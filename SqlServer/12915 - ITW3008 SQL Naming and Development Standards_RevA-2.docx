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EBAA7F" w14:textId="7C711948" w:rsidR="00B8595C" w:rsidRPr="00A978B1" w:rsidRDefault="00A978B1" w:rsidP="00A978B1">
      <w:pPr>
        <w:shd w:val="clear" w:color="auto" w:fill="4D86A0"/>
        <w:rPr>
          <w:smallCaps/>
          <w:color w:val="FFFFFF" w:themeColor="background1"/>
          <w:spacing w:val="15"/>
          <w:sz w:val="24"/>
          <w:szCs w:val="22"/>
        </w:rPr>
      </w:pPr>
      <w:r w:rsidRPr="00A978B1">
        <w:rPr>
          <w:smallCaps/>
          <w:color w:val="FFFFFF" w:themeColor="background1"/>
          <w:spacing w:val="15"/>
          <w:sz w:val="24"/>
          <w:szCs w:val="22"/>
        </w:rPr>
        <w:t>TABLE OF CONTENTS</w:t>
      </w:r>
    </w:p>
    <w:p w14:paraId="08FA8D13" w14:textId="74F232D9" w:rsidR="00EA3F08" w:rsidRDefault="00A978B1">
      <w:pPr>
        <w:pStyle w:val="TOC1"/>
        <w:rPr>
          <w:ins w:id="0" w:author="Kraig Hughes" w:date="2021-03-12T07:58:00Z"/>
          <w:noProof/>
          <w:color w:val="auto"/>
          <w:sz w:val="22"/>
          <w:szCs w:val="22"/>
        </w:rPr>
      </w:pPr>
      <w:r>
        <w:rPr>
          <w:smallCaps/>
          <w:spacing w:val="15"/>
          <w:sz w:val="22"/>
          <w:szCs w:val="22"/>
        </w:rPr>
        <w:fldChar w:fldCharType="begin"/>
      </w:r>
      <w:r>
        <w:rPr>
          <w:smallCaps/>
          <w:spacing w:val="15"/>
          <w:sz w:val="22"/>
          <w:szCs w:val="22"/>
        </w:rPr>
        <w:instrText xml:space="preserve"> TOC \o "1-1" \h \z \u </w:instrText>
      </w:r>
      <w:r>
        <w:rPr>
          <w:smallCaps/>
          <w:spacing w:val="15"/>
          <w:sz w:val="22"/>
          <w:szCs w:val="22"/>
        </w:rPr>
        <w:fldChar w:fldCharType="separate"/>
      </w:r>
      <w:ins w:id="1" w:author="Kraig Hughes" w:date="2021-03-12T07:58:00Z">
        <w:r w:rsidR="00EA3F08" w:rsidRPr="00181728">
          <w:rPr>
            <w:rStyle w:val="Hyperlink"/>
            <w:noProof/>
          </w:rPr>
          <w:fldChar w:fldCharType="begin"/>
        </w:r>
        <w:r w:rsidR="00EA3F08" w:rsidRPr="00181728">
          <w:rPr>
            <w:rStyle w:val="Hyperlink"/>
            <w:noProof/>
          </w:rPr>
          <w:instrText xml:space="preserve"> </w:instrText>
        </w:r>
        <w:r w:rsidR="00EA3F08">
          <w:rPr>
            <w:noProof/>
          </w:rPr>
          <w:instrText>HYPERLINK \l "_Toc66428336"</w:instrText>
        </w:r>
        <w:r w:rsidR="00EA3F08" w:rsidRPr="00181728">
          <w:rPr>
            <w:rStyle w:val="Hyperlink"/>
            <w:noProof/>
          </w:rPr>
          <w:instrText xml:space="preserve"> </w:instrText>
        </w:r>
        <w:r w:rsidR="00EA3F08" w:rsidRPr="00181728">
          <w:rPr>
            <w:rStyle w:val="Hyperlink"/>
            <w:noProof/>
          </w:rPr>
        </w:r>
        <w:r w:rsidR="00EA3F08" w:rsidRPr="00181728">
          <w:rPr>
            <w:rStyle w:val="Hyperlink"/>
            <w:noProof/>
          </w:rPr>
          <w:fldChar w:fldCharType="separate"/>
        </w:r>
        <w:r w:rsidR="00EA3F08" w:rsidRPr="00181728">
          <w:rPr>
            <w:rStyle w:val="Hyperlink"/>
            <w:noProof/>
          </w:rPr>
          <w:t>1</w:t>
        </w:r>
        <w:r w:rsidR="00EA3F08">
          <w:rPr>
            <w:noProof/>
            <w:color w:val="auto"/>
            <w:sz w:val="22"/>
            <w:szCs w:val="22"/>
          </w:rPr>
          <w:tab/>
        </w:r>
        <w:r w:rsidR="00EA3F08" w:rsidRPr="00181728">
          <w:rPr>
            <w:rStyle w:val="Hyperlink"/>
            <w:noProof/>
          </w:rPr>
          <w:t>Purpose</w:t>
        </w:r>
        <w:r w:rsidR="00EA3F08">
          <w:rPr>
            <w:noProof/>
            <w:webHidden/>
          </w:rPr>
          <w:tab/>
        </w:r>
        <w:r w:rsidR="00EA3F08">
          <w:rPr>
            <w:noProof/>
            <w:webHidden/>
          </w:rPr>
          <w:fldChar w:fldCharType="begin"/>
        </w:r>
        <w:r w:rsidR="00EA3F08">
          <w:rPr>
            <w:noProof/>
            <w:webHidden/>
          </w:rPr>
          <w:instrText xml:space="preserve"> PAGEREF _Toc66428336 \h </w:instrText>
        </w:r>
        <w:r w:rsidR="00EA3F08">
          <w:rPr>
            <w:noProof/>
            <w:webHidden/>
          </w:rPr>
        </w:r>
      </w:ins>
      <w:r w:rsidR="00EA3F08">
        <w:rPr>
          <w:noProof/>
          <w:webHidden/>
        </w:rPr>
        <w:fldChar w:fldCharType="separate"/>
      </w:r>
      <w:ins w:id="2" w:author="Kraig Hughes" w:date="2021-03-12T07:58:00Z">
        <w:r w:rsidR="00EA3F08">
          <w:rPr>
            <w:noProof/>
            <w:webHidden/>
          </w:rPr>
          <w:t>2</w:t>
        </w:r>
        <w:r w:rsidR="00EA3F08">
          <w:rPr>
            <w:noProof/>
            <w:webHidden/>
          </w:rPr>
          <w:fldChar w:fldCharType="end"/>
        </w:r>
        <w:r w:rsidR="00EA3F08" w:rsidRPr="00181728">
          <w:rPr>
            <w:rStyle w:val="Hyperlink"/>
            <w:noProof/>
          </w:rPr>
          <w:fldChar w:fldCharType="end"/>
        </w:r>
      </w:ins>
    </w:p>
    <w:p w14:paraId="0F02C621" w14:textId="45035130" w:rsidR="00EA3F08" w:rsidRDefault="00EA3F08">
      <w:pPr>
        <w:pStyle w:val="TOC1"/>
        <w:rPr>
          <w:ins w:id="3" w:author="Kraig Hughes" w:date="2021-03-12T07:58:00Z"/>
          <w:noProof/>
          <w:color w:val="auto"/>
          <w:sz w:val="22"/>
          <w:szCs w:val="22"/>
        </w:rPr>
      </w:pPr>
      <w:ins w:id="4" w:author="Kraig Hughes" w:date="2021-03-12T07:58:00Z">
        <w:r w:rsidRPr="00181728">
          <w:rPr>
            <w:rStyle w:val="Hyperlink"/>
            <w:noProof/>
          </w:rPr>
          <w:fldChar w:fldCharType="begin"/>
        </w:r>
        <w:r w:rsidRPr="00181728">
          <w:rPr>
            <w:rStyle w:val="Hyperlink"/>
            <w:noProof/>
          </w:rPr>
          <w:instrText xml:space="preserve"> </w:instrText>
        </w:r>
        <w:r>
          <w:rPr>
            <w:noProof/>
          </w:rPr>
          <w:instrText>HYPERLINK \l "_Toc66428337"</w:instrText>
        </w:r>
        <w:r w:rsidRPr="00181728">
          <w:rPr>
            <w:rStyle w:val="Hyperlink"/>
            <w:noProof/>
          </w:rPr>
          <w:instrText xml:space="preserve"> </w:instrText>
        </w:r>
        <w:r w:rsidRPr="00181728">
          <w:rPr>
            <w:rStyle w:val="Hyperlink"/>
            <w:noProof/>
          </w:rPr>
        </w:r>
        <w:r w:rsidRPr="00181728">
          <w:rPr>
            <w:rStyle w:val="Hyperlink"/>
            <w:noProof/>
          </w:rPr>
          <w:fldChar w:fldCharType="separate"/>
        </w:r>
        <w:r w:rsidRPr="00181728">
          <w:rPr>
            <w:rStyle w:val="Hyperlink"/>
            <w:noProof/>
          </w:rPr>
          <w:t>2</w:t>
        </w:r>
        <w:r>
          <w:rPr>
            <w:noProof/>
            <w:color w:val="auto"/>
            <w:sz w:val="22"/>
            <w:szCs w:val="22"/>
          </w:rPr>
          <w:tab/>
        </w:r>
        <w:r w:rsidRPr="00181728">
          <w:rPr>
            <w:rStyle w:val="Hyperlink"/>
            <w:noProof/>
          </w:rPr>
          <w:t>Scope</w:t>
        </w:r>
        <w:r>
          <w:rPr>
            <w:noProof/>
            <w:webHidden/>
          </w:rPr>
          <w:tab/>
        </w:r>
        <w:r>
          <w:rPr>
            <w:noProof/>
            <w:webHidden/>
          </w:rPr>
          <w:fldChar w:fldCharType="begin"/>
        </w:r>
        <w:r>
          <w:rPr>
            <w:noProof/>
            <w:webHidden/>
          </w:rPr>
          <w:instrText xml:space="preserve"> PAGEREF _Toc66428337 \h </w:instrText>
        </w:r>
        <w:r>
          <w:rPr>
            <w:noProof/>
            <w:webHidden/>
          </w:rPr>
        </w:r>
      </w:ins>
      <w:r>
        <w:rPr>
          <w:noProof/>
          <w:webHidden/>
        </w:rPr>
        <w:fldChar w:fldCharType="separate"/>
      </w:r>
      <w:ins w:id="5" w:author="Kraig Hughes" w:date="2021-03-12T07:58:00Z">
        <w:r>
          <w:rPr>
            <w:noProof/>
            <w:webHidden/>
          </w:rPr>
          <w:t>2</w:t>
        </w:r>
        <w:r>
          <w:rPr>
            <w:noProof/>
            <w:webHidden/>
          </w:rPr>
          <w:fldChar w:fldCharType="end"/>
        </w:r>
        <w:r w:rsidRPr="00181728">
          <w:rPr>
            <w:rStyle w:val="Hyperlink"/>
            <w:noProof/>
          </w:rPr>
          <w:fldChar w:fldCharType="end"/>
        </w:r>
      </w:ins>
    </w:p>
    <w:p w14:paraId="7877AA9D" w14:textId="781E7BA1" w:rsidR="00EA3F08" w:rsidRDefault="00EA3F08">
      <w:pPr>
        <w:pStyle w:val="TOC1"/>
        <w:rPr>
          <w:ins w:id="6" w:author="Kraig Hughes" w:date="2021-03-12T07:58:00Z"/>
          <w:noProof/>
          <w:color w:val="auto"/>
          <w:sz w:val="22"/>
          <w:szCs w:val="22"/>
        </w:rPr>
      </w:pPr>
      <w:ins w:id="7" w:author="Kraig Hughes" w:date="2021-03-12T07:58:00Z">
        <w:r w:rsidRPr="00181728">
          <w:rPr>
            <w:rStyle w:val="Hyperlink"/>
            <w:noProof/>
          </w:rPr>
          <w:fldChar w:fldCharType="begin"/>
        </w:r>
        <w:r w:rsidRPr="00181728">
          <w:rPr>
            <w:rStyle w:val="Hyperlink"/>
            <w:noProof/>
          </w:rPr>
          <w:instrText xml:space="preserve"> </w:instrText>
        </w:r>
        <w:r>
          <w:rPr>
            <w:noProof/>
          </w:rPr>
          <w:instrText>HYPERLINK \l "_Toc66428338"</w:instrText>
        </w:r>
        <w:r w:rsidRPr="00181728">
          <w:rPr>
            <w:rStyle w:val="Hyperlink"/>
            <w:noProof/>
          </w:rPr>
          <w:instrText xml:space="preserve"> </w:instrText>
        </w:r>
        <w:r w:rsidRPr="00181728">
          <w:rPr>
            <w:rStyle w:val="Hyperlink"/>
            <w:noProof/>
          </w:rPr>
        </w:r>
        <w:r w:rsidRPr="00181728">
          <w:rPr>
            <w:rStyle w:val="Hyperlink"/>
            <w:noProof/>
          </w:rPr>
          <w:fldChar w:fldCharType="separate"/>
        </w:r>
        <w:r w:rsidRPr="00181728">
          <w:rPr>
            <w:rStyle w:val="Hyperlink"/>
            <w:noProof/>
          </w:rPr>
          <w:t>3</w:t>
        </w:r>
        <w:r>
          <w:rPr>
            <w:noProof/>
            <w:color w:val="auto"/>
            <w:sz w:val="22"/>
            <w:szCs w:val="22"/>
          </w:rPr>
          <w:tab/>
        </w:r>
        <w:r w:rsidRPr="00181728">
          <w:rPr>
            <w:rStyle w:val="Hyperlink"/>
            <w:noProof/>
          </w:rPr>
          <w:t>Related Documents or Processes</w:t>
        </w:r>
        <w:r>
          <w:rPr>
            <w:noProof/>
            <w:webHidden/>
          </w:rPr>
          <w:tab/>
        </w:r>
        <w:r>
          <w:rPr>
            <w:noProof/>
            <w:webHidden/>
          </w:rPr>
          <w:fldChar w:fldCharType="begin"/>
        </w:r>
        <w:r>
          <w:rPr>
            <w:noProof/>
            <w:webHidden/>
          </w:rPr>
          <w:instrText xml:space="preserve"> PAGEREF _Toc66428338 \h </w:instrText>
        </w:r>
        <w:r>
          <w:rPr>
            <w:noProof/>
            <w:webHidden/>
          </w:rPr>
        </w:r>
      </w:ins>
      <w:r>
        <w:rPr>
          <w:noProof/>
          <w:webHidden/>
        </w:rPr>
        <w:fldChar w:fldCharType="separate"/>
      </w:r>
      <w:ins w:id="8" w:author="Kraig Hughes" w:date="2021-03-12T07:58:00Z">
        <w:r>
          <w:rPr>
            <w:noProof/>
            <w:webHidden/>
          </w:rPr>
          <w:t>2</w:t>
        </w:r>
        <w:r>
          <w:rPr>
            <w:noProof/>
            <w:webHidden/>
          </w:rPr>
          <w:fldChar w:fldCharType="end"/>
        </w:r>
        <w:r w:rsidRPr="00181728">
          <w:rPr>
            <w:rStyle w:val="Hyperlink"/>
            <w:noProof/>
          </w:rPr>
          <w:fldChar w:fldCharType="end"/>
        </w:r>
      </w:ins>
    </w:p>
    <w:p w14:paraId="21D945F1" w14:textId="4D9EE759" w:rsidR="00EA3F08" w:rsidRDefault="00EA3F08">
      <w:pPr>
        <w:pStyle w:val="TOC1"/>
        <w:rPr>
          <w:ins w:id="9" w:author="Kraig Hughes" w:date="2021-03-12T07:58:00Z"/>
          <w:noProof/>
          <w:color w:val="auto"/>
          <w:sz w:val="22"/>
          <w:szCs w:val="22"/>
        </w:rPr>
      </w:pPr>
      <w:ins w:id="10" w:author="Kraig Hughes" w:date="2021-03-12T07:58:00Z">
        <w:r w:rsidRPr="00181728">
          <w:rPr>
            <w:rStyle w:val="Hyperlink"/>
            <w:noProof/>
          </w:rPr>
          <w:fldChar w:fldCharType="begin"/>
        </w:r>
        <w:r w:rsidRPr="00181728">
          <w:rPr>
            <w:rStyle w:val="Hyperlink"/>
            <w:noProof/>
          </w:rPr>
          <w:instrText xml:space="preserve"> </w:instrText>
        </w:r>
        <w:r>
          <w:rPr>
            <w:noProof/>
          </w:rPr>
          <w:instrText>HYPERLINK \l "_Toc66428339"</w:instrText>
        </w:r>
        <w:r w:rsidRPr="00181728">
          <w:rPr>
            <w:rStyle w:val="Hyperlink"/>
            <w:noProof/>
          </w:rPr>
          <w:instrText xml:space="preserve"> </w:instrText>
        </w:r>
        <w:r w:rsidRPr="00181728">
          <w:rPr>
            <w:rStyle w:val="Hyperlink"/>
            <w:noProof/>
          </w:rPr>
        </w:r>
        <w:r w:rsidRPr="00181728">
          <w:rPr>
            <w:rStyle w:val="Hyperlink"/>
            <w:noProof/>
          </w:rPr>
          <w:fldChar w:fldCharType="separate"/>
        </w:r>
        <w:r w:rsidRPr="00181728">
          <w:rPr>
            <w:rStyle w:val="Hyperlink"/>
            <w:noProof/>
          </w:rPr>
          <w:t>4</w:t>
        </w:r>
        <w:r>
          <w:rPr>
            <w:noProof/>
            <w:color w:val="auto"/>
            <w:sz w:val="22"/>
            <w:szCs w:val="22"/>
          </w:rPr>
          <w:tab/>
        </w:r>
        <w:r w:rsidRPr="00181728">
          <w:rPr>
            <w:rStyle w:val="Hyperlink"/>
            <w:noProof/>
          </w:rPr>
          <w:t>Responsibility</w:t>
        </w:r>
        <w:r>
          <w:rPr>
            <w:noProof/>
            <w:webHidden/>
          </w:rPr>
          <w:tab/>
        </w:r>
        <w:r>
          <w:rPr>
            <w:noProof/>
            <w:webHidden/>
          </w:rPr>
          <w:fldChar w:fldCharType="begin"/>
        </w:r>
        <w:r>
          <w:rPr>
            <w:noProof/>
            <w:webHidden/>
          </w:rPr>
          <w:instrText xml:space="preserve"> PAGEREF _Toc66428339 \h </w:instrText>
        </w:r>
        <w:r>
          <w:rPr>
            <w:noProof/>
            <w:webHidden/>
          </w:rPr>
        </w:r>
      </w:ins>
      <w:r>
        <w:rPr>
          <w:noProof/>
          <w:webHidden/>
        </w:rPr>
        <w:fldChar w:fldCharType="separate"/>
      </w:r>
      <w:ins w:id="11" w:author="Kraig Hughes" w:date="2021-03-12T07:58:00Z">
        <w:r>
          <w:rPr>
            <w:noProof/>
            <w:webHidden/>
          </w:rPr>
          <w:t>2</w:t>
        </w:r>
        <w:r>
          <w:rPr>
            <w:noProof/>
            <w:webHidden/>
          </w:rPr>
          <w:fldChar w:fldCharType="end"/>
        </w:r>
        <w:r w:rsidRPr="00181728">
          <w:rPr>
            <w:rStyle w:val="Hyperlink"/>
            <w:noProof/>
          </w:rPr>
          <w:fldChar w:fldCharType="end"/>
        </w:r>
      </w:ins>
    </w:p>
    <w:p w14:paraId="275D0099" w14:textId="38FF15BA" w:rsidR="00EA3F08" w:rsidRDefault="00EA3F08">
      <w:pPr>
        <w:pStyle w:val="TOC1"/>
        <w:rPr>
          <w:ins w:id="12" w:author="Kraig Hughes" w:date="2021-03-12T07:58:00Z"/>
          <w:noProof/>
          <w:color w:val="auto"/>
          <w:sz w:val="22"/>
          <w:szCs w:val="22"/>
        </w:rPr>
      </w:pPr>
      <w:ins w:id="13" w:author="Kraig Hughes" w:date="2021-03-12T07:58:00Z">
        <w:r w:rsidRPr="00181728">
          <w:rPr>
            <w:rStyle w:val="Hyperlink"/>
            <w:noProof/>
          </w:rPr>
          <w:fldChar w:fldCharType="begin"/>
        </w:r>
        <w:r w:rsidRPr="00181728">
          <w:rPr>
            <w:rStyle w:val="Hyperlink"/>
            <w:noProof/>
          </w:rPr>
          <w:instrText xml:space="preserve"> </w:instrText>
        </w:r>
        <w:r>
          <w:rPr>
            <w:noProof/>
          </w:rPr>
          <w:instrText>HYPERLINK \l "_Toc66428340"</w:instrText>
        </w:r>
        <w:r w:rsidRPr="00181728">
          <w:rPr>
            <w:rStyle w:val="Hyperlink"/>
            <w:noProof/>
          </w:rPr>
          <w:instrText xml:space="preserve"> </w:instrText>
        </w:r>
        <w:r w:rsidRPr="00181728">
          <w:rPr>
            <w:rStyle w:val="Hyperlink"/>
            <w:noProof/>
          </w:rPr>
        </w:r>
        <w:r w:rsidRPr="00181728">
          <w:rPr>
            <w:rStyle w:val="Hyperlink"/>
            <w:noProof/>
          </w:rPr>
          <w:fldChar w:fldCharType="separate"/>
        </w:r>
        <w:r w:rsidRPr="00181728">
          <w:rPr>
            <w:rStyle w:val="Hyperlink"/>
            <w:noProof/>
          </w:rPr>
          <w:t>5</w:t>
        </w:r>
        <w:r>
          <w:rPr>
            <w:noProof/>
            <w:color w:val="auto"/>
            <w:sz w:val="22"/>
            <w:szCs w:val="22"/>
          </w:rPr>
          <w:tab/>
        </w:r>
        <w:r w:rsidRPr="00181728">
          <w:rPr>
            <w:rStyle w:val="Hyperlink"/>
            <w:noProof/>
          </w:rPr>
          <w:t xml:space="preserve">Standard </w:t>
        </w:r>
        <w:r w:rsidRPr="00181728">
          <w:rPr>
            <w:rStyle w:val="Hyperlink"/>
            <w:noProof/>
          </w:rPr>
          <w:t>P</w:t>
        </w:r>
        <w:r w:rsidRPr="00181728">
          <w:rPr>
            <w:rStyle w:val="Hyperlink"/>
            <w:noProof/>
          </w:rPr>
          <w:t>ortioning Procedure</w:t>
        </w:r>
        <w:r>
          <w:rPr>
            <w:noProof/>
            <w:webHidden/>
          </w:rPr>
          <w:tab/>
        </w:r>
        <w:r>
          <w:rPr>
            <w:noProof/>
            <w:webHidden/>
          </w:rPr>
          <w:fldChar w:fldCharType="begin"/>
        </w:r>
        <w:r>
          <w:rPr>
            <w:noProof/>
            <w:webHidden/>
          </w:rPr>
          <w:instrText xml:space="preserve"> PAGEREF _Toc66428340 \h </w:instrText>
        </w:r>
        <w:r>
          <w:rPr>
            <w:noProof/>
            <w:webHidden/>
          </w:rPr>
        </w:r>
      </w:ins>
      <w:r>
        <w:rPr>
          <w:noProof/>
          <w:webHidden/>
        </w:rPr>
        <w:fldChar w:fldCharType="separate"/>
      </w:r>
      <w:ins w:id="14" w:author="Kraig Hughes" w:date="2021-03-12T07:58:00Z">
        <w:r>
          <w:rPr>
            <w:noProof/>
            <w:webHidden/>
          </w:rPr>
          <w:t>3</w:t>
        </w:r>
        <w:r>
          <w:rPr>
            <w:noProof/>
            <w:webHidden/>
          </w:rPr>
          <w:fldChar w:fldCharType="end"/>
        </w:r>
        <w:r w:rsidRPr="00181728">
          <w:rPr>
            <w:rStyle w:val="Hyperlink"/>
            <w:noProof/>
          </w:rPr>
          <w:fldChar w:fldCharType="end"/>
        </w:r>
      </w:ins>
    </w:p>
    <w:p w14:paraId="35ECC373" w14:textId="6DB39E3B" w:rsidR="00EA3F08" w:rsidRDefault="00EA3F08">
      <w:pPr>
        <w:pStyle w:val="TOC1"/>
        <w:rPr>
          <w:ins w:id="15" w:author="Kraig Hughes" w:date="2021-03-12T07:58:00Z"/>
          <w:noProof/>
          <w:color w:val="auto"/>
          <w:sz w:val="22"/>
          <w:szCs w:val="22"/>
        </w:rPr>
      </w:pPr>
      <w:ins w:id="16" w:author="Kraig Hughes" w:date="2021-03-12T07:58:00Z">
        <w:r w:rsidRPr="00181728">
          <w:rPr>
            <w:rStyle w:val="Hyperlink"/>
            <w:noProof/>
          </w:rPr>
          <w:fldChar w:fldCharType="begin"/>
        </w:r>
        <w:r w:rsidRPr="00181728">
          <w:rPr>
            <w:rStyle w:val="Hyperlink"/>
            <w:noProof/>
          </w:rPr>
          <w:instrText xml:space="preserve"> </w:instrText>
        </w:r>
        <w:r>
          <w:rPr>
            <w:noProof/>
          </w:rPr>
          <w:instrText>HYPERLINK \l "_Toc66428341"</w:instrText>
        </w:r>
        <w:r w:rsidRPr="00181728">
          <w:rPr>
            <w:rStyle w:val="Hyperlink"/>
            <w:noProof/>
          </w:rPr>
          <w:instrText xml:space="preserve"> </w:instrText>
        </w:r>
        <w:r w:rsidRPr="00181728">
          <w:rPr>
            <w:rStyle w:val="Hyperlink"/>
            <w:noProof/>
          </w:rPr>
        </w:r>
        <w:r w:rsidRPr="00181728">
          <w:rPr>
            <w:rStyle w:val="Hyperlink"/>
            <w:noProof/>
          </w:rPr>
          <w:fldChar w:fldCharType="separate"/>
        </w:r>
        <w:r w:rsidRPr="00181728">
          <w:rPr>
            <w:rStyle w:val="Hyperlink"/>
            <w:noProof/>
          </w:rPr>
          <w:t>6</w:t>
        </w:r>
        <w:r>
          <w:rPr>
            <w:noProof/>
            <w:color w:val="auto"/>
            <w:sz w:val="22"/>
            <w:szCs w:val="22"/>
          </w:rPr>
          <w:tab/>
        </w:r>
        <w:r w:rsidRPr="00181728">
          <w:rPr>
            <w:rStyle w:val="Hyperlink"/>
            <w:noProof/>
          </w:rPr>
          <w:t>General Code Development Standards</w:t>
        </w:r>
        <w:r>
          <w:rPr>
            <w:noProof/>
            <w:webHidden/>
          </w:rPr>
          <w:tab/>
        </w:r>
        <w:r>
          <w:rPr>
            <w:noProof/>
            <w:webHidden/>
          </w:rPr>
          <w:fldChar w:fldCharType="begin"/>
        </w:r>
        <w:r>
          <w:rPr>
            <w:noProof/>
            <w:webHidden/>
          </w:rPr>
          <w:instrText xml:space="preserve"> PAGEREF _Toc66428341 \h </w:instrText>
        </w:r>
        <w:r>
          <w:rPr>
            <w:noProof/>
            <w:webHidden/>
          </w:rPr>
        </w:r>
      </w:ins>
      <w:r>
        <w:rPr>
          <w:noProof/>
          <w:webHidden/>
        </w:rPr>
        <w:fldChar w:fldCharType="separate"/>
      </w:r>
      <w:ins w:id="17" w:author="Kraig Hughes" w:date="2021-03-12T07:58:00Z">
        <w:r>
          <w:rPr>
            <w:noProof/>
            <w:webHidden/>
          </w:rPr>
          <w:t>21</w:t>
        </w:r>
        <w:r>
          <w:rPr>
            <w:noProof/>
            <w:webHidden/>
          </w:rPr>
          <w:fldChar w:fldCharType="end"/>
        </w:r>
        <w:r w:rsidRPr="00181728">
          <w:rPr>
            <w:rStyle w:val="Hyperlink"/>
            <w:noProof/>
          </w:rPr>
          <w:fldChar w:fldCharType="end"/>
        </w:r>
      </w:ins>
    </w:p>
    <w:p w14:paraId="5712F2C2" w14:textId="3DDBE9A1" w:rsidR="00EA3F08" w:rsidRDefault="00EA3F08">
      <w:pPr>
        <w:pStyle w:val="TOC1"/>
        <w:rPr>
          <w:ins w:id="18" w:author="Kraig Hughes" w:date="2021-03-12T07:58:00Z"/>
          <w:noProof/>
          <w:color w:val="auto"/>
          <w:sz w:val="22"/>
          <w:szCs w:val="22"/>
        </w:rPr>
      </w:pPr>
      <w:ins w:id="19" w:author="Kraig Hughes" w:date="2021-03-12T07:58:00Z">
        <w:r w:rsidRPr="00181728">
          <w:rPr>
            <w:rStyle w:val="Hyperlink"/>
            <w:noProof/>
          </w:rPr>
          <w:fldChar w:fldCharType="begin"/>
        </w:r>
        <w:r w:rsidRPr="00181728">
          <w:rPr>
            <w:rStyle w:val="Hyperlink"/>
            <w:noProof/>
          </w:rPr>
          <w:instrText xml:space="preserve"> </w:instrText>
        </w:r>
        <w:r>
          <w:rPr>
            <w:noProof/>
          </w:rPr>
          <w:instrText>HYPERLINK \l "_Toc66428342"</w:instrText>
        </w:r>
        <w:r w:rsidRPr="00181728">
          <w:rPr>
            <w:rStyle w:val="Hyperlink"/>
            <w:noProof/>
          </w:rPr>
          <w:instrText xml:space="preserve"> </w:instrText>
        </w:r>
        <w:r w:rsidRPr="00181728">
          <w:rPr>
            <w:rStyle w:val="Hyperlink"/>
            <w:noProof/>
          </w:rPr>
        </w:r>
        <w:r w:rsidRPr="00181728">
          <w:rPr>
            <w:rStyle w:val="Hyperlink"/>
            <w:noProof/>
          </w:rPr>
          <w:fldChar w:fldCharType="separate"/>
        </w:r>
        <w:r w:rsidRPr="00181728">
          <w:rPr>
            <w:rStyle w:val="Hyperlink"/>
            <w:noProof/>
          </w:rPr>
          <w:t>7</w:t>
        </w:r>
        <w:r>
          <w:rPr>
            <w:noProof/>
            <w:color w:val="auto"/>
            <w:sz w:val="22"/>
            <w:szCs w:val="22"/>
          </w:rPr>
          <w:tab/>
        </w:r>
        <w:r w:rsidRPr="00181728">
          <w:rPr>
            <w:rStyle w:val="Hyperlink"/>
            <w:noProof/>
          </w:rPr>
          <w:t>Source Code Formatting, Spacing and Capitalization</w:t>
        </w:r>
        <w:r>
          <w:rPr>
            <w:noProof/>
            <w:webHidden/>
          </w:rPr>
          <w:tab/>
        </w:r>
        <w:r>
          <w:rPr>
            <w:noProof/>
            <w:webHidden/>
          </w:rPr>
          <w:fldChar w:fldCharType="begin"/>
        </w:r>
        <w:r>
          <w:rPr>
            <w:noProof/>
            <w:webHidden/>
          </w:rPr>
          <w:instrText xml:space="preserve"> PAGEREF _Toc66428342 \h </w:instrText>
        </w:r>
        <w:r>
          <w:rPr>
            <w:noProof/>
            <w:webHidden/>
          </w:rPr>
        </w:r>
      </w:ins>
      <w:r>
        <w:rPr>
          <w:noProof/>
          <w:webHidden/>
        </w:rPr>
        <w:fldChar w:fldCharType="separate"/>
      </w:r>
      <w:ins w:id="20" w:author="Kraig Hughes" w:date="2021-03-12T07:58:00Z">
        <w:r>
          <w:rPr>
            <w:noProof/>
            <w:webHidden/>
          </w:rPr>
          <w:t>23</w:t>
        </w:r>
        <w:r>
          <w:rPr>
            <w:noProof/>
            <w:webHidden/>
          </w:rPr>
          <w:fldChar w:fldCharType="end"/>
        </w:r>
        <w:r w:rsidRPr="00181728">
          <w:rPr>
            <w:rStyle w:val="Hyperlink"/>
            <w:noProof/>
          </w:rPr>
          <w:fldChar w:fldCharType="end"/>
        </w:r>
      </w:ins>
    </w:p>
    <w:p w14:paraId="0CF7F078" w14:textId="32B27BCC" w:rsidR="00EA3F08" w:rsidRDefault="00EA3F08">
      <w:pPr>
        <w:pStyle w:val="TOC1"/>
        <w:rPr>
          <w:ins w:id="21" w:author="Kraig Hughes" w:date="2021-03-12T07:58:00Z"/>
          <w:noProof/>
          <w:color w:val="auto"/>
          <w:sz w:val="22"/>
          <w:szCs w:val="22"/>
        </w:rPr>
      </w:pPr>
      <w:ins w:id="22" w:author="Kraig Hughes" w:date="2021-03-12T07:58:00Z">
        <w:r w:rsidRPr="00181728">
          <w:rPr>
            <w:rStyle w:val="Hyperlink"/>
            <w:noProof/>
          </w:rPr>
          <w:fldChar w:fldCharType="begin"/>
        </w:r>
        <w:r w:rsidRPr="00181728">
          <w:rPr>
            <w:rStyle w:val="Hyperlink"/>
            <w:noProof/>
          </w:rPr>
          <w:instrText xml:space="preserve"> </w:instrText>
        </w:r>
        <w:r>
          <w:rPr>
            <w:noProof/>
          </w:rPr>
          <w:instrText>HYPERLINK \l "_Toc66428343"</w:instrText>
        </w:r>
        <w:r w:rsidRPr="00181728">
          <w:rPr>
            <w:rStyle w:val="Hyperlink"/>
            <w:noProof/>
          </w:rPr>
          <w:instrText xml:space="preserve"> </w:instrText>
        </w:r>
        <w:r w:rsidRPr="00181728">
          <w:rPr>
            <w:rStyle w:val="Hyperlink"/>
            <w:noProof/>
          </w:rPr>
        </w:r>
        <w:r w:rsidRPr="00181728">
          <w:rPr>
            <w:rStyle w:val="Hyperlink"/>
            <w:noProof/>
          </w:rPr>
          <w:fldChar w:fldCharType="separate"/>
        </w:r>
        <w:r w:rsidRPr="00181728">
          <w:rPr>
            <w:rStyle w:val="Hyperlink"/>
            <w:noProof/>
          </w:rPr>
          <w:t>8</w:t>
        </w:r>
        <w:r>
          <w:rPr>
            <w:noProof/>
            <w:color w:val="auto"/>
            <w:sz w:val="22"/>
            <w:szCs w:val="22"/>
          </w:rPr>
          <w:tab/>
        </w:r>
        <w:r w:rsidRPr="00181728">
          <w:rPr>
            <w:rStyle w:val="Hyperlink"/>
            <w:noProof/>
          </w:rPr>
          <w:t>Stored Procedure Development Standard</w:t>
        </w:r>
        <w:r>
          <w:rPr>
            <w:noProof/>
            <w:webHidden/>
          </w:rPr>
          <w:tab/>
        </w:r>
        <w:r>
          <w:rPr>
            <w:noProof/>
            <w:webHidden/>
          </w:rPr>
          <w:fldChar w:fldCharType="begin"/>
        </w:r>
        <w:r>
          <w:rPr>
            <w:noProof/>
            <w:webHidden/>
          </w:rPr>
          <w:instrText xml:space="preserve"> PAGEREF _Toc66428343 \h </w:instrText>
        </w:r>
        <w:r>
          <w:rPr>
            <w:noProof/>
            <w:webHidden/>
          </w:rPr>
        </w:r>
      </w:ins>
      <w:r>
        <w:rPr>
          <w:noProof/>
          <w:webHidden/>
        </w:rPr>
        <w:fldChar w:fldCharType="separate"/>
      </w:r>
      <w:ins w:id="23" w:author="Kraig Hughes" w:date="2021-03-12T07:58:00Z">
        <w:r>
          <w:rPr>
            <w:noProof/>
            <w:webHidden/>
          </w:rPr>
          <w:t>24</w:t>
        </w:r>
        <w:r>
          <w:rPr>
            <w:noProof/>
            <w:webHidden/>
          </w:rPr>
          <w:fldChar w:fldCharType="end"/>
        </w:r>
        <w:r w:rsidRPr="00181728">
          <w:rPr>
            <w:rStyle w:val="Hyperlink"/>
            <w:noProof/>
          </w:rPr>
          <w:fldChar w:fldCharType="end"/>
        </w:r>
      </w:ins>
    </w:p>
    <w:p w14:paraId="1ED0E5F7" w14:textId="4277E6B9" w:rsidR="00EA3F08" w:rsidRDefault="00EA3F08">
      <w:pPr>
        <w:pStyle w:val="TOC1"/>
        <w:rPr>
          <w:ins w:id="24" w:author="Kraig Hughes" w:date="2021-03-12T07:58:00Z"/>
          <w:noProof/>
          <w:color w:val="auto"/>
          <w:sz w:val="22"/>
          <w:szCs w:val="22"/>
        </w:rPr>
      </w:pPr>
      <w:ins w:id="25" w:author="Kraig Hughes" w:date="2021-03-12T07:58:00Z">
        <w:r w:rsidRPr="00181728">
          <w:rPr>
            <w:rStyle w:val="Hyperlink"/>
            <w:noProof/>
          </w:rPr>
          <w:fldChar w:fldCharType="begin"/>
        </w:r>
        <w:r w:rsidRPr="00181728">
          <w:rPr>
            <w:rStyle w:val="Hyperlink"/>
            <w:noProof/>
          </w:rPr>
          <w:instrText xml:space="preserve"> </w:instrText>
        </w:r>
        <w:r>
          <w:rPr>
            <w:noProof/>
          </w:rPr>
          <w:instrText>HYPERLINK \l "_Toc66428344"</w:instrText>
        </w:r>
        <w:r w:rsidRPr="00181728">
          <w:rPr>
            <w:rStyle w:val="Hyperlink"/>
            <w:noProof/>
          </w:rPr>
          <w:instrText xml:space="preserve"> </w:instrText>
        </w:r>
        <w:r w:rsidRPr="00181728">
          <w:rPr>
            <w:rStyle w:val="Hyperlink"/>
            <w:noProof/>
          </w:rPr>
        </w:r>
        <w:r w:rsidRPr="00181728">
          <w:rPr>
            <w:rStyle w:val="Hyperlink"/>
            <w:noProof/>
          </w:rPr>
          <w:fldChar w:fldCharType="separate"/>
        </w:r>
        <w:r w:rsidRPr="00181728">
          <w:rPr>
            <w:rStyle w:val="Hyperlink"/>
            <w:noProof/>
          </w:rPr>
          <w:t>9</w:t>
        </w:r>
        <w:r>
          <w:rPr>
            <w:noProof/>
            <w:color w:val="auto"/>
            <w:sz w:val="22"/>
            <w:szCs w:val="22"/>
          </w:rPr>
          <w:tab/>
        </w:r>
        <w:r w:rsidRPr="00181728">
          <w:rPr>
            <w:rStyle w:val="Hyperlink"/>
            <w:noProof/>
          </w:rPr>
          <w:t>User Defined Function Development Standards</w:t>
        </w:r>
        <w:r>
          <w:rPr>
            <w:noProof/>
            <w:webHidden/>
          </w:rPr>
          <w:tab/>
        </w:r>
        <w:r>
          <w:rPr>
            <w:noProof/>
            <w:webHidden/>
          </w:rPr>
          <w:fldChar w:fldCharType="begin"/>
        </w:r>
        <w:r>
          <w:rPr>
            <w:noProof/>
            <w:webHidden/>
          </w:rPr>
          <w:instrText xml:space="preserve"> PAGEREF _Toc66428344 \h </w:instrText>
        </w:r>
        <w:r>
          <w:rPr>
            <w:noProof/>
            <w:webHidden/>
          </w:rPr>
        </w:r>
      </w:ins>
      <w:r>
        <w:rPr>
          <w:noProof/>
          <w:webHidden/>
        </w:rPr>
        <w:fldChar w:fldCharType="separate"/>
      </w:r>
      <w:ins w:id="26" w:author="Kraig Hughes" w:date="2021-03-12T07:58:00Z">
        <w:r>
          <w:rPr>
            <w:noProof/>
            <w:webHidden/>
          </w:rPr>
          <w:t>27</w:t>
        </w:r>
        <w:r>
          <w:rPr>
            <w:noProof/>
            <w:webHidden/>
          </w:rPr>
          <w:fldChar w:fldCharType="end"/>
        </w:r>
        <w:r w:rsidRPr="00181728">
          <w:rPr>
            <w:rStyle w:val="Hyperlink"/>
            <w:noProof/>
          </w:rPr>
          <w:fldChar w:fldCharType="end"/>
        </w:r>
      </w:ins>
    </w:p>
    <w:p w14:paraId="4F12FB50" w14:textId="00F6C8FD" w:rsidR="00EA3F08" w:rsidRDefault="00EA3F08">
      <w:pPr>
        <w:pStyle w:val="TOC1"/>
        <w:rPr>
          <w:ins w:id="27" w:author="Kraig Hughes" w:date="2021-03-12T07:58:00Z"/>
          <w:noProof/>
          <w:color w:val="auto"/>
          <w:sz w:val="22"/>
          <w:szCs w:val="22"/>
        </w:rPr>
      </w:pPr>
      <w:ins w:id="28" w:author="Kraig Hughes" w:date="2021-03-12T07:58:00Z">
        <w:r w:rsidRPr="00181728">
          <w:rPr>
            <w:rStyle w:val="Hyperlink"/>
            <w:noProof/>
          </w:rPr>
          <w:fldChar w:fldCharType="begin"/>
        </w:r>
        <w:r w:rsidRPr="00181728">
          <w:rPr>
            <w:rStyle w:val="Hyperlink"/>
            <w:noProof/>
          </w:rPr>
          <w:instrText xml:space="preserve"> </w:instrText>
        </w:r>
        <w:r>
          <w:rPr>
            <w:noProof/>
          </w:rPr>
          <w:instrText>HYPERLINK \l "_Toc66428345"</w:instrText>
        </w:r>
        <w:r w:rsidRPr="00181728">
          <w:rPr>
            <w:rStyle w:val="Hyperlink"/>
            <w:noProof/>
          </w:rPr>
          <w:instrText xml:space="preserve"> </w:instrText>
        </w:r>
        <w:r w:rsidRPr="00181728">
          <w:rPr>
            <w:rStyle w:val="Hyperlink"/>
            <w:noProof/>
          </w:rPr>
        </w:r>
        <w:r w:rsidRPr="00181728">
          <w:rPr>
            <w:rStyle w:val="Hyperlink"/>
            <w:noProof/>
          </w:rPr>
          <w:fldChar w:fldCharType="separate"/>
        </w:r>
        <w:r w:rsidRPr="00181728">
          <w:rPr>
            <w:rStyle w:val="Hyperlink"/>
            <w:noProof/>
          </w:rPr>
          <w:t>10</w:t>
        </w:r>
        <w:r>
          <w:rPr>
            <w:noProof/>
            <w:color w:val="auto"/>
            <w:sz w:val="22"/>
            <w:szCs w:val="22"/>
          </w:rPr>
          <w:tab/>
        </w:r>
        <w:r w:rsidRPr="00181728">
          <w:rPr>
            <w:rStyle w:val="Hyperlink"/>
            <w:noProof/>
          </w:rPr>
          <w:t>View Development Standards</w:t>
        </w:r>
        <w:r>
          <w:rPr>
            <w:noProof/>
            <w:webHidden/>
          </w:rPr>
          <w:tab/>
        </w:r>
        <w:r>
          <w:rPr>
            <w:noProof/>
            <w:webHidden/>
          </w:rPr>
          <w:fldChar w:fldCharType="begin"/>
        </w:r>
        <w:r>
          <w:rPr>
            <w:noProof/>
            <w:webHidden/>
          </w:rPr>
          <w:instrText xml:space="preserve"> PAGEREF _Toc66428345 \h </w:instrText>
        </w:r>
        <w:r>
          <w:rPr>
            <w:noProof/>
            <w:webHidden/>
          </w:rPr>
        </w:r>
      </w:ins>
      <w:r>
        <w:rPr>
          <w:noProof/>
          <w:webHidden/>
        </w:rPr>
        <w:fldChar w:fldCharType="separate"/>
      </w:r>
      <w:ins w:id="29" w:author="Kraig Hughes" w:date="2021-03-12T07:58:00Z">
        <w:r>
          <w:rPr>
            <w:noProof/>
            <w:webHidden/>
          </w:rPr>
          <w:t>29</w:t>
        </w:r>
        <w:r>
          <w:rPr>
            <w:noProof/>
            <w:webHidden/>
          </w:rPr>
          <w:fldChar w:fldCharType="end"/>
        </w:r>
        <w:r w:rsidRPr="00181728">
          <w:rPr>
            <w:rStyle w:val="Hyperlink"/>
            <w:noProof/>
          </w:rPr>
          <w:fldChar w:fldCharType="end"/>
        </w:r>
      </w:ins>
    </w:p>
    <w:p w14:paraId="264009F3" w14:textId="7AC6D196" w:rsidR="00EA3F08" w:rsidRDefault="00EA3F08">
      <w:pPr>
        <w:pStyle w:val="TOC1"/>
        <w:rPr>
          <w:ins w:id="30" w:author="Kraig Hughes" w:date="2021-03-12T07:58:00Z"/>
          <w:noProof/>
          <w:color w:val="auto"/>
          <w:sz w:val="22"/>
          <w:szCs w:val="22"/>
        </w:rPr>
      </w:pPr>
      <w:ins w:id="31" w:author="Kraig Hughes" w:date="2021-03-12T07:58:00Z">
        <w:r w:rsidRPr="00181728">
          <w:rPr>
            <w:rStyle w:val="Hyperlink"/>
            <w:noProof/>
          </w:rPr>
          <w:fldChar w:fldCharType="begin"/>
        </w:r>
        <w:r w:rsidRPr="00181728">
          <w:rPr>
            <w:rStyle w:val="Hyperlink"/>
            <w:noProof/>
          </w:rPr>
          <w:instrText xml:space="preserve"> </w:instrText>
        </w:r>
        <w:r>
          <w:rPr>
            <w:noProof/>
          </w:rPr>
          <w:instrText>HYPERLINK \l "_Toc66428346"</w:instrText>
        </w:r>
        <w:r w:rsidRPr="00181728">
          <w:rPr>
            <w:rStyle w:val="Hyperlink"/>
            <w:noProof/>
          </w:rPr>
          <w:instrText xml:space="preserve"> </w:instrText>
        </w:r>
        <w:r w:rsidRPr="00181728">
          <w:rPr>
            <w:rStyle w:val="Hyperlink"/>
            <w:noProof/>
          </w:rPr>
        </w:r>
        <w:r w:rsidRPr="00181728">
          <w:rPr>
            <w:rStyle w:val="Hyperlink"/>
            <w:noProof/>
          </w:rPr>
          <w:fldChar w:fldCharType="separate"/>
        </w:r>
        <w:r w:rsidRPr="00181728">
          <w:rPr>
            <w:rStyle w:val="Hyperlink"/>
            <w:noProof/>
          </w:rPr>
          <w:t>11</w:t>
        </w:r>
        <w:r>
          <w:rPr>
            <w:noProof/>
            <w:color w:val="auto"/>
            <w:sz w:val="22"/>
            <w:szCs w:val="22"/>
          </w:rPr>
          <w:tab/>
        </w:r>
        <w:r w:rsidRPr="00181728">
          <w:rPr>
            <w:rStyle w:val="Hyperlink"/>
            <w:noProof/>
          </w:rPr>
          <w:t>Trigger Development Standards</w:t>
        </w:r>
        <w:r>
          <w:rPr>
            <w:noProof/>
            <w:webHidden/>
          </w:rPr>
          <w:tab/>
        </w:r>
        <w:r>
          <w:rPr>
            <w:noProof/>
            <w:webHidden/>
          </w:rPr>
          <w:fldChar w:fldCharType="begin"/>
        </w:r>
        <w:r>
          <w:rPr>
            <w:noProof/>
            <w:webHidden/>
          </w:rPr>
          <w:instrText xml:space="preserve"> PAGEREF _Toc66428346 \h </w:instrText>
        </w:r>
        <w:r>
          <w:rPr>
            <w:noProof/>
            <w:webHidden/>
          </w:rPr>
        </w:r>
      </w:ins>
      <w:r>
        <w:rPr>
          <w:noProof/>
          <w:webHidden/>
        </w:rPr>
        <w:fldChar w:fldCharType="separate"/>
      </w:r>
      <w:ins w:id="32" w:author="Kraig Hughes" w:date="2021-03-12T07:58:00Z">
        <w:r>
          <w:rPr>
            <w:noProof/>
            <w:webHidden/>
          </w:rPr>
          <w:t>31</w:t>
        </w:r>
        <w:r>
          <w:rPr>
            <w:noProof/>
            <w:webHidden/>
          </w:rPr>
          <w:fldChar w:fldCharType="end"/>
        </w:r>
        <w:r w:rsidRPr="00181728">
          <w:rPr>
            <w:rStyle w:val="Hyperlink"/>
            <w:noProof/>
          </w:rPr>
          <w:fldChar w:fldCharType="end"/>
        </w:r>
      </w:ins>
    </w:p>
    <w:p w14:paraId="01CA799C" w14:textId="753348DF" w:rsidR="00EA3F08" w:rsidRDefault="00EA3F08">
      <w:pPr>
        <w:pStyle w:val="TOC1"/>
        <w:rPr>
          <w:ins w:id="33" w:author="Kraig Hughes" w:date="2021-03-12T07:58:00Z"/>
          <w:noProof/>
          <w:color w:val="auto"/>
          <w:sz w:val="22"/>
          <w:szCs w:val="22"/>
        </w:rPr>
      </w:pPr>
      <w:ins w:id="34" w:author="Kraig Hughes" w:date="2021-03-12T07:58:00Z">
        <w:r w:rsidRPr="00181728">
          <w:rPr>
            <w:rStyle w:val="Hyperlink"/>
            <w:noProof/>
          </w:rPr>
          <w:fldChar w:fldCharType="begin"/>
        </w:r>
        <w:r w:rsidRPr="00181728">
          <w:rPr>
            <w:rStyle w:val="Hyperlink"/>
            <w:noProof/>
          </w:rPr>
          <w:instrText xml:space="preserve"> </w:instrText>
        </w:r>
        <w:r>
          <w:rPr>
            <w:noProof/>
          </w:rPr>
          <w:instrText>HYPERLINK \l "_Toc66428347"</w:instrText>
        </w:r>
        <w:r w:rsidRPr="00181728">
          <w:rPr>
            <w:rStyle w:val="Hyperlink"/>
            <w:noProof/>
          </w:rPr>
          <w:instrText xml:space="preserve"> </w:instrText>
        </w:r>
        <w:r w:rsidRPr="00181728">
          <w:rPr>
            <w:rStyle w:val="Hyperlink"/>
            <w:noProof/>
          </w:rPr>
        </w:r>
        <w:r w:rsidRPr="00181728">
          <w:rPr>
            <w:rStyle w:val="Hyperlink"/>
            <w:noProof/>
          </w:rPr>
          <w:fldChar w:fldCharType="separate"/>
        </w:r>
        <w:r w:rsidRPr="00181728">
          <w:rPr>
            <w:rStyle w:val="Hyperlink"/>
            <w:noProof/>
          </w:rPr>
          <w:t>12</w:t>
        </w:r>
        <w:r>
          <w:rPr>
            <w:noProof/>
            <w:color w:val="auto"/>
            <w:sz w:val="22"/>
            <w:szCs w:val="22"/>
          </w:rPr>
          <w:tab/>
        </w:r>
        <w:r w:rsidRPr="00181728">
          <w:rPr>
            <w:rStyle w:val="Hyperlink"/>
            <w:noProof/>
          </w:rPr>
          <w:t>Cursor Development Standards</w:t>
        </w:r>
        <w:r>
          <w:rPr>
            <w:noProof/>
            <w:webHidden/>
          </w:rPr>
          <w:tab/>
        </w:r>
        <w:r>
          <w:rPr>
            <w:noProof/>
            <w:webHidden/>
          </w:rPr>
          <w:fldChar w:fldCharType="begin"/>
        </w:r>
        <w:r>
          <w:rPr>
            <w:noProof/>
            <w:webHidden/>
          </w:rPr>
          <w:instrText xml:space="preserve"> PAGEREF _Toc66428347 \h </w:instrText>
        </w:r>
        <w:r>
          <w:rPr>
            <w:noProof/>
            <w:webHidden/>
          </w:rPr>
        </w:r>
      </w:ins>
      <w:r>
        <w:rPr>
          <w:noProof/>
          <w:webHidden/>
        </w:rPr>
        <w:fldChar w:fldCharType="separate"/>
      </w:r>
      <w:ins w:id="35" w:author="Kraig Hughes" w:date="2021-03-12T07:58:00Z">
        <w:r>
          <w:rPr>
            <w:noProof/>
            <w:webHidden/>
          </w:rPr>
          <w:t>33</w:t>
        </w:r>
        <w:r>
          <w:rPr>
            <w:noProof/>
            <w:webHidden/>
          </w:rPr>
          <w:fldChar w:fldCharType="end"/>
        </w:r>
        <w:r w:rsidRPr="00181728">
          <w:rPr>
            <w:rStyle w:val="Hyperlink"/>
            <w:noProof/>
          </w:rPr>
          <w:fldChar w:fldCharType="end"/>
        </w:r>
      </w:ins>
    </w:p>
    <w:p w14:paraId="4FA81057" w14:textId="57ABFD10" w:rsidR="00EA3F08" w:rsidRDefault="00EA3F08">
      <w:pPr>
        <w:pStyle w:val="TOC1"/>
        <w:rPr>
          <w:ins w:id="36" w:author="Kraig Hughes" w:date="2021-03-12T07:58:00Z"/>
          <w:noProof/>
          <w:color w:val="auto"/>
          <w:sz w:val="22"/>
          <w:szCs w:val="22"/>
        </w:rPr>
      </w:pPr>
      <w:ins w:id="37" w:author="Kraig Hughes" w:date="2021-03-12T07:58:00Z">
        <w:r w:rsidRPr="00181728">
          <w:rPr>
            <w:rStyle w:val="Hyperlink"/>
            <w:noProof/>
          </w:rPr>
          <w:fldChar w:fldCharType="begin"/>
        </w:r>
        <w:r w:rsidRPr="00181728">
          <w:rPr>
            <w:rStyle w:val="Hyperlink"/>
            <w:noProof/>
          </w:rPr>
          <w:instrText xml:space="preserve"> </w:instrText>
        </w:r>
        <w:r>
          <w:rPr>
            <w:noProof/>
          </w:rPr>
          <w:instrText>HYPERLINK \l "_Toc66428348"</w:instrText>
        </w:r>
        <w:r w:rsidRPr="00181728">
          <w:rPr>
            <w:rStyle w:val="Hyperlink"/>
            <w:noProof/>
          </w:rPr>
          <w:instrText xml:space="preserve"> </w:instrText>
        </w:r>
        <w:r w:rsidRPr="00181728">
          <w:rPr>
            <w:rStyle w:val="Hyperlink"/>
            <w:noProof/>
          </w:rPr>
        </w:r>
        <w:r w:rsidRPr="00181728">
          <w:rPr>
            <w:rStyle w:val="Hyperlink"/>
            <w:noProof/>
          </w:rPr>
          <w:fldChar w:fldCharType="separate"/>
        </w:r>
        <w:r w:rsidRPr="00181728">
          <w:rPr>
            <w:rStyle w:val="Hyperlink"/>
            <w:noProof/>
          </w:rPr>
          <w:t>13</w:t>
        </w:r>
        <w:r>
          <w:rPr>
            <w:noProof/>
            <w:color w:val="auto"/>
            <w:sz w:val="22"/>
            <w:szCs w:val="22"/>
          </w:rPr>
          <w:tab/>
        </w:r>
        <w:r w:rsidRPr="00181728">
          <w:rPr>
            <w:rStyle w:val="Hyperlink"/>
            <w:noProof/>
          </w:rPr>
          <w:t>SQL Server Jobs</w:t>
        </w:r>
        <w:r>
          <w:rPr>
            <w:noProof/>
            <w:webHidden/>
          </w:rPr>
          <w:tab/>
        </w:r>
        <w:r>
          <w:rPr>
            <w:noProof/>
            <w:webHidden/>
          </w:rPr>
          <w:fldChar w:fldCharType="begin"/>
        </w:r>
        <w:r>
          <w:rPr>
            <w:noProof/>
            <w:webHidden/>
          </w:rPr>
          <w:instrText xml:space="preserve"> PAGEREF _Toc66428348 \h </w:instrText>
        </w:r>
        <w:r>
          <w:rPr>
            <w:noProof/>
            <w:webHidden/>
          </w:rPr>
        </w:r>
      </w:ins>
      <w:r>
        <w:rPr>
          <w:noProof/>
          <w:webHidden/>
        </w:rPr>
        <w:fldChar w:fldCharType="separate"/>
      </w:r>
      <w:ins w:id="38" w:author="Kraig Hughes" w:date="2021-03-12T07:58:00Z">
        <w:r>
          <w:rPr>
            <w:noProof/>
            <w:webHidden/>
          </w:rPr>
          <w:t>34</w:t>
        </w:r>
        <w:r>
          <w:rPr>
            <w:noProof/>
            <w:webHidden/>
          </w:rPr>
          <w:fldChar w:fldCharType="end"/>
        </w:r>
        <w:r w:rsidRPr="00181728">
          <w:rPr>
            <w:rStyle w:val="Hyperlink"/>
            <w:noProof/>
          </w:rPr>
          <w:fldChar w:fldCharType="end"/>
        </w:r>
      </w:ins>
    </w:p>
    <w:p w14:paraId="7D87BC0F" w14:textId="09A52AAD" w:rsidR="00EA3F08" w:rsidRDefault="00EA3F08">
      <w:pPr>
        <w:pStyle w:val="TOC1"/>
        <w:rPr>
          <w:ins w:id="39" w:author="Kraig Hughes" w:date="2021-03-12T07:58:00Z"/>
          <w:noProof/>
          <w:color w:val="auto"/>
          <w:sz w:val="22"/>
          <w:szCs w:val="22"/>
        </w:rPr>
      </w:pPr>
      <w:ins w:id="40" w:author="Kraig Hughes" w:date="2021-03-12T07:58:00Z">
        <w:r w:rsidRPr="00181728">
          <w:rPr>
            <w:rStyle w:val="Hyperlink"/>
            <w:noProof/>
          </w:rPr>
          <w:fldChar w:fldCharType="begin"/>
        </w:r>
        <w:r w:rsidRPr="00181728">
          <w:rPr>
            <w:rStyle w:val="Hyperlink"/>
            <w:noProof/>
          </w:rPr>
          <w:instrText xml:space="preserve"> </w:instrText>
        </w:r>
        <w:r>
          <w:rPr>
            <w:noProof/>
          </w:rPr>
          <w:instrText>HYPERLINK \l "_Toc66428349"</w:instrText>
        </w:r>
        <w:r w:rsidRPr="00181728">
          <w:rPr>
            <w:rStyle w:val="Hyperlink"/>
            <w:noProof/>
          </w:rPr>
          <w:instrText xml:space="preserve"> </w:instrText>
        </w:r>
        <w:r w:rsidRPr="00181728">
          <w:rPr>
            <w:rStyle w:val="Hyperlink"/>
            <w:noProof/>
          </w:rPr>
        </w:r>
        <w:r w:rsidRPr="00181728">
          <w:rPr>
            <w:rStyle w:val="Hyperlink"/>
            <w:noProof/>
          </w:rPr>
          <w:fldChar w:fldCharType="separate"/>
        </w:r>
        <w:r w:rsidRPr="00181728">
          <w:rPr>
            <w:rStyle w:val="Hyperlink"/>
            <w:noProof/>
          </w:rPr>
          <w:t>14</w:t>
        </w:r>
        <w:r>
          <w:rPr>
            <w:noProof/>
            <w:color w:val="auto"/>
            <w:sz w:val="22"/>
            <w:szCs w:val="22"/>
          </w:rPr>
          <w:tab/>
        </w:r>
        <w:r w:rsidRPr="00181728">
          <w:rPr>
            <w:rStyle w:val="Hyperlink"/>
            <w:noProof/>
          </w:rPr>
          <w:t>Error Handling</w:t>
        </w:r>
        <w:r>
          <w:rPr>
            <w:noProof/>
            <w:webHidden/>
          </w:rPr>
          <w:tab/>
        </w:r>
        <w:r>
          <w:rPr>
            <w:noProof/>
            <w:webHidden/>
          </w:rPr>
          <w:fldChar w:fldCharType="begin"/>
        </w:r>
        <w:r>
          <w:rPr>
            <w:noProof/>
            <w:webHidden/>
          </w:rPr>
          <w:instrText xml:space="preserve"> PAGEREF _Toc66428349 \h </w:instrText>
        </w:r>
        <w:r>
          <w:rPr>
            <w:noProof/>
            <w:webHidden/>
          </w:rPr>
        </w:r>
      </w:ins>
      <w:r>
        <w:rPr>
          <w:noProof/>
          <w:webHidden/>
        </w:rPr>
        <w:fldChar w:fldCharType="separate"/>
      </w:r>
      <w:ins w:id="41" w:author="Kraig Hughes" w:date="2021-03-12T07:58:00Z">
        <w:r>
          <w:rPr>
            <w:noProof/>
            <w:webHidden/>
          </w:rPr>
          <w:t>34</w:t>
        </w:r>
        <w:r>
          <w:rPr>
            <w:noProof/>
            <w:webHidden/>
          </w:rPr>
          <w:fldChar w:fldCharType="end"/>
        </w:r>
        <w:r w:rsidRPr="00181728">
          <w:rPr>
            <w:rStyle w:val="Hyperlink"/>
            <w:noProof/>
          </w:rPr>
          <w:fldChar w:fldCharType="end"/>
        </w:r>
      </w:ins>
    </w:p>
    <w:p w14:paraId="5B469637" w14:textId="172CE6A6" w:rsidR="00EA3F08" w:rsidRDefault="00EA3F08">
      <w:pPr>
        <w:pStyle w:val="TOC1"/>
        <w:rPr>
          <w:ins w:id="42" w:author="Kraig Hughes" w:date="2021-03-12T07:58:00Z"/>
          <w:noProof/>
          <w:color w:val="auto"/>
          <w:sz w:val="22"/>
          <w:szCs w:val="22"/>
        </w:rPr>
      </w:pPr>
      <w:ins w:id="43" w:author="Kraig Hughes" w:date="2021-03-12T07:58:00Z">
        <w:r w:rsidRPr="00181728">
          <w:rPr>
            <w:rStyle w:val="Hyperlink"/>
            <w:noProof/>
          </w:rPr>
          <w:fldChar w:fldCharType="begin"/>
        </w:r>
        <w:r w:rsidRPr="00181728">
          <w:rPr>
            <w:rStyle w:val="Hyperlink"/>
            <w:noProof/>
          </w:rPr>
          <w:instrText xml:space="preserve"> </w:instrText>
        </w:r>
        <w:r>
          <w:rPr>
            <w:noProof/>
          </w:rPr>
          <w:instrText>HYPERLINK \l "_Toc66428350"</w:instrText>
        </w:r>
        <w:r w:rsidRPr="00181728">
          <w:rPr>
            <w:rStyle w:val="Hyperlink"/>
            <w:noProof/>
          </w:rPr>
          <w:instrText xml:space="preserve"> </w:instrText>
        </w:r>
        <w:r w:rsidRPr="00181728">
          <w:rPr>
            <w:rStyle w:val="Hyperlink"/>
            <w:noProof/>
          </w:rPr>
        </w:r>
        <w:r w:rsidRPr="00181728">
          <w:rPr>
            <w:rStyle w:val="Hyperlink"/>
            <w:noProof/>
          </w:rPr>
          <w:fldChar w:fldCharType="separate"/>
        </w:r>
        <w:r w:rsidRPr="00181728">
          <w:rPr>
            <w:rStyle w:val="Hyperlink"/>
            <w:noProof/>
          </w:rPr>
          <w:t>15</w:t>
        </w:r>
        <w:r>
          <w:rPr>
            <w:noProof/>
            <w:color w:val="auto"/>
            <w:sz w:val="22"/>
            <w:szCs w:val="22"/>
          </w:rPr>
          <w:tab/>
        </w:r>
        <w:r w:rsidRPr="00181728">
          <w:rPr>
            <w:rStyle w:val="Hyperlink"/>
            <w:noProof/>
          </w:rPr>
          <w:t>Transaction Management</w:t>
        </w:r>
        <w:r>
          <w:rPr>
            <w:noProof/>
            <w:webHidden/>
          </w:rPr>
          <w:tab/>
        </w:r>
        <w:r>
          <w:rPr>
            <w:noProof/>
            <w:webHidden/>
          </w:rPr>
          <w:fldChar w:fldCharType="begin"/>
        </w:r>
        <w:r>
          <w:rPr>
            <w:noProof/>
            <w:webHidden/>
          </w:rPr>
          <w:instrText xml:space="preserve"> PAGEREF _Toc66428350 \h </w:instrText>
        </w:r>
        <w:r>
          <w:rPr>
            <w:noProof/>
            <w:webHidden/>
          </w:rPr>
        </w:r>
      </w:ins>
      <w:r>
        <w:rPr>
          <w:noProof/>
          <w:webHidden/>
        </w:rPr>
        <w:fldChar w:fldCharType="separate"/>
      </w:r>
      <w:ins w:id="44" w:author="Kraig Hughes" w:date="2021-03-12T07:58:00Z">
        <w:r>
          <w:rPr>
            <w:noProof/>
            <w:webHidden/>
          </w:rPr>
          <w:t>37</w:t>
        </w:r>
        <w:r>
          <w:rPr>
            <w:noProof/>
            <w:webHidden/>
          </w:rPr>
          <w:fldChar w:fldCharType="end"/>
        </w:r>
        <w:r w:rsidRPr="00181728">
          <w:rPr>
            <w:rStyle w:val="Hyperlink"/>
            <w:noProof/>
          </w:rPr>
          <w:fldChar w:fldCharType="end"/>
        </w:r>
      </w:ins>
    </w:p>
    <w:p w14:paraId="3DFDA51B" w14:textId="3EB32AE5" w:rsidR="00EA3F08" w:rsidRDefault="00EA3F08">
      <w:pPr>
        <w:pStyle w:val="TOC1"/>
        <w:rPr>
          <w:ins w:id="45" w:author="Kraig Hughes" w:date="2021-03-12T07:58:00Z"/>
          <w:noProof/>
          <w:color w:val="auto"/>
          <w:sz w:val="22"/>
          <w:szCs w:val="22"/>
        </w:rPr>
      </w:pPr>
      <w:ins w:id="46" w:author="Kraig Hughes" w:date="2021-03-12T07:58:00Z">
        <w:r w:rsidRPr="00181728">
          <w:rPr>
            <w:rStyle w:val="Hyperlink"/>
            <w:noProof/>
          </w:rPr>
          <w:fldChar w:fldCharType="begin"/>
        </w:r>
        <w:r w:rsidRPr="00181728">
          <w:rPr>
            <w:rStyle w:val="Hyperlink"/>
            <w:noProof/>
          </w:rPr>
          <w:instrText xml:space="preserve"> </w:instrText>
        </w:r>
        <w:r>
          <w:rPr>
            <w:noProof/>
          </w:rPr>
          <w:instrText>HYPERLINK \l "_Toc66428351"</w:instrText>
        </w:r>
        <w:r w:rsidRPr="00181728">
          <w:rPr>
            <w:rStyle w:val="Hyperlink"/>
            <w:noProof/>
          </w:rPr>
          <w:instrText xml:space="preserve"> </w:instrText>
        </w:r>
        <w:r w:rsidRPr="00181728">
          <w:rPr>
            <w:rStyle w:val="Hyperlink"/>
            <w:noProof/>
          </w:rPr>
        </w:r>
        <w:r w:rsidRPr="00181728">
          <w:rPr>
            <w:rStyle w:val="Hyperlink"/>
            <w:noProof/>
          </w:rPr>
          <w:fldChar w:fldCharType="separate"/>
        </w:r>
        <w:r w:rsidRPr="00181728">
          <w:rPr>
            <w:rStyle w:val="Hyperlink"/>
            <w:noProof/>
          </w:rPr>
          <w:t>16</w:t>
        </w:r>
        <w:r>
          <w:rPr>
            <w:noProof/>
            <w:color w:val="auto"/>
            <w:sz w:val="22"/>
            <w:szCs w:val="22"/>
          </w:rPr>
          <w:tab/>
        </w:r>
        <w:r w:rsidRPr="00181728">
          <w:rPr>
            <w:rStyle w:val="Hyperlink"/>
            <w:noProof/>
          </w:rPr>
          <w:t>Concurrency and Isolation Policy</w:t>
        </w:r>
        <w:r>
          <w:rPr>
            <w:noProof/>
            <w:webHidden/>
          </w:rPr>
          <w:tab/>
        </w:r>
        <w:r>
          <w:rPr>
            <w:noProof/>
            <w:webHidden/>
          </w:rPr>
          <w:fldChar w:fldCharType="begin"/>
        </w:r>
        <w:r>
          <w:rPr>
            <w:noProof/>
            <w:webHidden/>
          </w:rPr>
          <w:instrText xml:space="preserve"> PAGEREF _Toc66428351 \h </w:instrText>
        </w:r>
        <w:r>
          <w:rPr>
            <w:noProof/>
            <w:webHidden/>
          </w:rPr>
        </w:r>
      </w:ins>
      <w:r>
        <w:rPr>
          <w:noProof/>
          <w:webHidden/>
        </w:rPr>
        <w:fldChar w:fldCharType="separate"/>
      </w:r>
      <w:ins w:id="47" w:author="Kraig Hughes" w:date="2021-03-12T07:58:00Z">
        <w:r>
          <w:rPr>
            <w:noProof/>
            <w:webHidden/>
          </w:rPr>
          <w:t>39</w:t>
        </w:r>
        <w:r>
          <w:rPr>
            <w:noProof/>
            <w:webHidden/>
          </w:rPr>
          <w:fldChar w:fldCharType="end"/>
        </w:r>
        <w:r w:rsidRPr="00181728">
          <w:rPr>
            <w:rStyle w:val="Hyperlink"/>
            <w:noProof/>
          </w:rPr>
          <w:fldChar w:fldCharType="end"/>
        </w:r>
      </w:ins>
    </w:p>
    <w:p w14:paraId="46B3D094" w14:textId="236CDB67" w:rsidR="00EA3F08" w:rsidRDefault="00EA3F08">
      <w:pPr>
        <w:pStyle w:val="TOC1"/>
        <w:rPr>
          <w:ins w:id="48" w:author="Kraig Hughes" w:date="2021-03-12T07:58:00Z"/>
          <w:noProof/>
          <w:color w:val="auto"/>
          <w:sz w:val="22"/>
          <w:szCs w:val="22"/>
        </w:rPr>
      </w:pPr>
      <w:ins w:id="49" w:author="Kraig Hughes" w:date="2021-03-12T07:58:00Z">
        <w:r w:rsidRPr="00181728">
          <w:rPr>
            <w:rStyle w:val="Hyperlink"/>
            <w:noProof/>
          </w:rPr>
          <w:fldChar w:fldCharType="begin"/>
        </w:r>
        <w:r w:rsidRPr="00181728">
          <w:rPr>
            <w:rStyle w:val="Hyperlink"/>
            <w:noProof/>
          </w:rPr>
          <w:instrText xml:space="preserve"> </w:instrText>
        </w:r>
        <w:r>
          <w:rPr>
            <w:noProof/>
          </w:rPr>
          <w:instrText>HYPERLINK \l "_Toc66428352"</w:instrText>
        </w:r>
        <w:r w:rsidRPr="00181728">
          <w:rPr>
            <w:rStyle w:val="Hyperlink"/>
            <w:noProof/>
          </w:rPr>
          <w:instrText xml:space="preserve"> </w:instrText>
        </w:r>
        <w:r w:rsidRPr="00181728">
          <w:rPr>
            <w:rStyle w:val="Hyperlink"/>
            <w:noProof/>
          </w:rPr>
        </w:r>
        <w:r w:rsidRPr="00181728">
          <w:rPr>
            <w:rStyle w:val="Hyperlink"/>
            <w:noProof/>
          </w:rPr>
          <w:fldChar w:fldCharType="separate"/>
        </w:r>
        <w:r w:rsidRPr="00181728">
          <w:rPr>
            <w:rStyle w:val="Hyperlink"/>
            <w:noProof/>
          </w:rPr>
          <w:t>17</w:t>
        </w:r>
        <w:r>
          <w:rPr>
            <w:noProof/>
            <w:color w:val="auto"/>
            <w:sz w:val="22"/>
            <w:szCs w:val="22"/>
          </w:rPr>
          <w:tab/>
        </w:r>
        <w:r w:rsidRPr="00181728">
          <w:rPr>
            <w:rStyle w:val="Hyperlink"/>
            <w:noProof/>
          </w:rPr>
          <w:t>Logical and Physical Database Design</w:t>
        </w:r>
        <w:r>
          <w:rPr>
            <w:noProof/>
            <w:webHidden/>
          </w:rPr>
          <w:tab/>
        </w:r>
        <w:r>
          <w:rPr>
            <w:noProof/>
            <w:webHidden/>
          </w:rPr>
          <w:fldChar w:fldCharType="begin"/>
        </w:r>
        <w:r>
          <w:rPr>
            <w:noProof/>
            <w:webHidden/>
          </w:rPr>
          <w:instrText xml:space="preserve"> PAGEREF _Toc66428352 \h </w:instrText>
        </w:r>
        <w:r>
          <w:rPr>
            <w:noProof/>
            <w:webHidden/>
          </w:rPr>
        </w:r>
      </w:ins>
      <w:r>
        <w:rPr>
          <w:noProof/>
          <w:webHidden/>
        </w:rPr>
        <w:fldChar w:fldCharType="separate"/>
      </w:r>
      <w:ins w:id="50" w:author="Kraig Hughes" w:date="2021-03-12T07:58:00Z">
        <w:r>
          <w:rPr>
            <w:noProof/>
            <w:webHidden/>
          </w:rPr>
          <w:t>40</w:t>
        </w:r>
        <w:r>
          <w:rPr>
            <w:noProof/>
            <w:webHidden/>
          </w:rPr>
          <w:fldChar w:fldCharType="end"/>
        </w:r>
        <w:r w:rsidRPr="00181728">
          <w:rPr>
            <w:rStyle w:val="Hyperlink"/>
            <w:noProof/>
          </w:rPr>
          <w:fldChar w:fldCharType="end"/>
        </w:r>
      </w:ins>
    </w:p>
    <w:p w14:paraId="7B559A73" w14:textId="70727511" w:rsidR="00EA3F08" w:rsidRDefault="00EA3F08">
      <w:pPr>
        <w:pStyle w:val="TOC1"/>
        <w:rPr>
          <w:ins w:id="51" w:author="Kraig Hughes" w:date="2021-03-12T07:58:00Z"/>
          <w:noProof/>
          <w:color w:val="auto"/>
          <w:sz w:val="22"/>
          <w:szCs w:val="22"/>
        </w:rPr>
      </w:pPr>
      <w:ins w:id="52" w:author="Kraig Hughes" w:date="2021-03-12T07:58:00Z">
        <w:r w:rsidRPr="00181728">
          <w:rPr>
            <w:rStyle w:val="Hyperlink"/>
            <w:noProof/>
          </w:rPr>
          <w:fldChar w:fldCharType="begin"/>
        </w:r>
        <w:r w:rsidRPr="00181728">
          <w:rPr>
            <w:rStyle w:val="Hyperlink"/>
            <w:noProof/>
          </w:rPr>
          <w:instrText xml:space="preserve"> </w:instrText>
        </w:r>
        <w:r>
          <w:rPr>
            <w:noProof/>
          </w:rPr>
          <w:instrText>HYPERLINK \l "_Toc66428353"</w:instrText>
        </w:r>
        <w:r w:rsidRPr="00181728">
          <w:rPr>
            <w:rStyle w:val="Hyperlink"/>
            <w:noProof/>
          </w:rPr>
          <w:instrText xml:space="preserve"> </w:instrText>
        </w:r>
        <w:r w:rsidRPr="00181728">
          <w:rPr>
            <w:rStyle w:val="Hyperlink"/>
            <w:noProof/>
          </w:rPr>
        </w:r>
        <w:r w:rsidRPr="00181728">
          <w:rPr>
            <w:rStyle w:val="Hyperlink"/>
            <w:noProof/>
          </w:rPr>
          <w:fldChar w:fldCharType="separate"/>
        </w:r>
        <w:r w:rsidRPr="00181728">
          <w:rPr>
            <w:rStyle w:val="Hyperlink"/>
            <w:noProof/>
          </w:rPr>
          <w:t>18</w:t>
        </w:r>
        <w:r>
          <w:rPr>
            <w:noProof/>
            <w:color w:val="auto"/>
            <w:sz w:val="22"/>
            <w:szCs w:val="22"/>
          </w:rPr>
          <w:tab/>
        </w:r>
        <w:r w:rsidRPr="00181728">
          <w:rPr>
            <w:rStyle w:val="Hyperlink"/>
            <w:noProof/>
          </w:rPr>
          <w:t>Other Development Standards and Requirements</w:t>
        </w:r>
        <w:r>
          <w:rPr>
            <w:noProof/>
            <w:webHidden/>
          </w:rPr>
          <w:tab/>
        </w:r>
        <w:r>
          <w:rPr>
            <w:noProof/>
            <w:webHidden/>
          </w:rPr>
          <w:fldChar w:fldCharType="begin"/>
        </w:r>
        <w:r>
          <w:rPr>
            <w:noProof/>
            <w:webHidden/>
          </w:rPr>
          <w:instrText xml:space="preserve"> PAGEREF _Toc66428353 \h </w:instrText>
        </w:r>
        <w:r>
          <w:rPr>
            <w:noProof/>
            <w:webHidden/>
          </w:rPr>
        </w:r>
      </w:ins>
      <w:r>
        <w:rPr>
          <w:noProof/>
          <w:webHidden/>
        </w:rPr>
        <w:fldChar w:fldCharType="separate"/>
      </w:r>
      <w:ins w:id="53" w:author="Kraig Hughes" w:date="2021-03-12T07:58:00Z">
        <w:r>
          <w:rPr>
            <w:noProof/>
            <w:webHidden/>
          </w:rPr>
          <w:t>40</w:t>
        </w:r>
        <w:r>
          <w:rPr>
            <w:noProof/>
            <w:webHidden/>
          </w:rPr>
          <w:fldChar w:fldCharType="end"/>
        </w:r>
        <w:r w:rsidRPr="00181728">
          <w:rPr>
            <w:rStyle w:val="Hyperlink"/>
            <w:noProof/>
          </w:rPr>
          <w:fldChar w:fldCharType="end"/>
        </w:r>
      </w:ins>
    </w:p>
    <w:p w14:paraId="1E132212" w14:textId="66606431" w:rsidR="00EA3F08" w:rsidRDefault="00EA3F08">
      <w:pPr>
        <w:pStyle w:val="TOC1"/>
        <w:rPr>
          <w:ins w:id="54" w:author="Kraig Hughes" w:date="2021-03-12T07:58:00Z"/>
          <w:noProof/>
          <w:color w:val="auto"/>
          <w:sz w:val="22"/>
          <w:szCs w:val="22"/>
        </w:rPr>
      </w:pPr>
      <w:ins w:id="55" w:author="Kraig Hughes" w:date="2021-03-12T07:58:00Z">
        <w:r w:rsidRPr="00181728">
          <w:rPr>
            <w:rStyle w:val="Hyperlink"/>
            <w:noProof/>
          </w:rPr>
          <w:fldChar w:fldCharType="begin"/>
        </w:r>
        <w:r w:rsidRPr="00181728">
          <w:rPr>
            <w:rStyle w:val="Hyperlink"/>
            <w:noProof/>
          </w:rPr>
          <w:instrText xml:space="preserve"> </w:instrText>
        </w:r>
        <w:r>
          <w:rPr>
            <w:noProof/>
          </w:rPr>
          <w:instrText>HYPERLINK \l "_Toc66428354"</w:instrText>
        </w:r>
        <w:r w:rsidRPr="00181728">
          <w:rPr>
            <w:rStyle w:val="Hyperlink"/>
            <w:noProof/>
          </w:rPr>
          <w:instrText xml:space="preserve"> </w:instrText>
        </w:r>
        <w:r w:rsidRPr="00181728">
          <w:rPr>
            <w:rStyle w:val="Hyperlink"/>
            <w:noProof/>
          </w:rPr>
        </w:r>
        <w:r w:rsidRPr="00181728">
          <w:rPr>
            <w:rStyle w:val="Hyperlink"/>
            <w:noProof/>
          </w:rPr>
          <w:fldChar w:fldCharType="separate"/>
        </w:r>
        <w:r w:rsidRPr="00181728">
          <w:rPr>
            <w:rStyle w:val="Hyperlink"/>
            <w:noProof/>
          </w:rPr>
          <w:t>19</w:t>
        </w:r>
        <w:r>
          <w:rPr>
            <w:noProof/>
            <w:color w:val="auto"/>
            <w:sz w:val="22"/>
            <w:szCs w:val="22"/>
          </w:rPr>
          <w:tab/>
        </w:r>
        <w:r w:rsidRPr="00181728">
          <w:rPr>
            <w:rStyle w:val="Hyperlink"/>
            <w:noProof/>
          </w:rPr>
          <w:t>Code Deployment</w:t>
        </w:r>
        <w:r>
          <w:rPr>
            <w:noProof/>
            <w:webHidden/>
          </w:rPr>
          <w:tab/>
        </w:r>
        <w:r>
          <w:rPr>
            <w:noProof/>
            <w:webHidden/>
          </w:rPr>
          <w:fldChar w:fldCharType="begin"/>
        </w:r>
        <w:r>
          <w:rPr>
            <w:noProof/>
            <w:webHidden/>
          </w:rPr>
          <w:instrText xml:space="preserve"> PAGEREF _Toc66428354 \h </w:instrText>
        </w:r>
        <w:r>
          <w:rPr>
            <w:noProof/>
            <w:webHidden/>
          </w:rPr>
        </w:r>
      </w:ins>
      <w:r>
        <w:rPr>
          <w:noProof/>
          <w:webHidden/>
        </w:rPr>
        <w:fldChar w:fldCharType="separate"/>
      </w:r>
      <w:ins w:id="56" w:author="Kraig Hughes" w:date="2021-03-12T07:58:00Z">
        <w:r>
          <w:rPr>
            <w:noProof/>
            <w:webHidden/>
          </w:rPr>
          <w:t>45</w:t>
        </w:r>
        <w:r>
          <w:rPr>
            <w:noProof/>
            <w:webHidden/>
          </w:rPr>
          <w:fldChar w:fldCharType="end"/>
        </w:r>
        <w:r w:rsidRPr="00181728">
          <w:rPr>
            <w:rStyle w:val="Hyperlink"/>
            <w:noProof/>
          </w:rPr>
          <w:fldChar w:fldCharType="end"/>
        </w:r>
      </w:ins>
    </w:p>
    <w:p w14:paraId="5F0EBC6B" w14:textId="2412F02E" w:rsidR="00EA3F08" w:rsidRDefault="00EA3F08">
      <w:pPr>
        <w:pStyle w:val="TOC1"/>
        <w:rPr>
          <w:ins w:id="57" w:author="Kraig Hughes" w:date="2021-03-12T07:58:00Z"/>
          <w:noProof/>
          <w:color w:val="auto"/>
          <w:sz w:val="22"/>
          <w:szCs w:val="22"/>
        </w:rPr>
      </w:pPr>
      <w:ins w:id="58" w:author="Kraig Hughes" w:date="2021-03-12T07:58:00Z">
        <w:r w:rsidRPr="00181728">
          <w:rPr>
            <w:rStyle w:val="Hyperlink"/>
            <w:noProof/>
          </w:rPr>
          <w:fldChar w:fldCharType="begin"/>
        </w:r>
        <w:r w:rsidRPr="00181728">
          <w:rPr>
            <w:rStyle w:val="Hyperlink"/>
            <w:noProof/>
          </w:rPr>
          <w:instrText xml:space="preserve"> </w:instrText>
        </w:r>
        <w:r>
          <w:rPr>
            <w:noProof/>
          </w:rPr>
          <w:instrText>HYPERLINK \l "_Toc66428355"</w:instrText>
        </w:r>
        <w:r w:rsidRPr="00181728">
          <w:rPr>
            <w:rStyle w:val="Hyperlink"/>
            <w:noProof/>
          </w:rPr>
          <w:instrText xml:space="preserve"> </w:instrText>
        </w:r>
        <w:r w:rsidRPr="00181728">
          <w:rPr>
            <w:rStyle w:val="Hyperlink"/>
            <w:noProof/>
          </w:rPr>
        </w:r>
        <w:r w:rsidRPr="00181728">
          <w:rPr>
            <w:rStyle w:val="Hyperlink"/>
            <w:noProof/>
          </w:rPr>
          <w:fldChar w:fldCharType="separate"/>
        </w:r>
        <w:r w:rsidRPr="00181728">
          <w:rPr>
            <w:rStyle w:val="Hyperlink"/>
            <w:noProof/>
          </w:rPr>
          <w:t>20</w:t>
        </w:r>
        <w:r>
          <w:rPr>
            <w:noProof/>
            <w:color w:val="auto"/>
            <w:sz w:val="22"/>
            <w:szCs w:val="22"/>
          </w:rPr>
          <w:tab/>
        </w:r>
        <w:r w:rsidRPr="00181728">
          <w:rPr>
            <w:rStyle w:val="Hyperlink"/>
            <w:noProof/>
          </w:rPr>
          <w:t>Revision History</w:t>
        </w:r>
        <w:r>
          <w:rPr>
            <w:noProof/>
            <w:webHidden/>
          </w:rPr>
          <w:tab/>
        </w:r>
        <w:r>
          <w:rPr>
            <w:noProof/>
            <w:webHidden/>
          </w:rPr>
          <w:fldChar w:fldCharType="begin"/>
        </w:r>
        <w:r>
          <w:rPr>
            <w:noProof/>
            <w:webHidden/>
          </w:rPr>
          <w:instrText xml:space="preserve"> PAGEREF _Toc66428355 \h </w:instrText>
        </w:r>
        <w:r>
          <w:rPr>
            <w:noProof/>
            <w:webHidden/>
          </w:rPr>
        </w:r>
      </w:ins>
      <w:r>
        <w:rPr>
          <w:noProof/>
          <w:webHidden/>
        </w:rPr>
        <w:fldChar w:fldCharType="separate"/>
      </w:r>
      <w:ins w:id="59" w:author="Kraig Hughes" w:date="2021-03-12T07:58:00Z">
        <w:r>
          <w:rPr>
            <w:noProof/>
            <w:webHidden/>
          </w:rPr>
          <w:t>49</w:t>
        </w:r>
        <w:r>
          <w:rPr>
            <w:noProof/>
            <w:webHidden/>
          </w:rPr>
          <w:fldChar w:fldCharType="end"/>
        </w:r>
        <w:r w:rsidRPr="00181728">
          <w:rPr>
            <w:rStyle w:val="Hyperlink"/>
            <w:noProof/>
          </w:rPr>
          <w:fldChar w:fldCharType="end"/>
        </w:r>
      </w:ins>
    </w:p>
    <w:p w14:paraId="21EE7489" w14:textId="6890758D" w:rsidR="00A978B1" w:rsidDel="00EA3F08" w:rsidRDefault="00A978B1">
      <w:pPr>
        <w:pStyle w:val="TOC1"/>
        <w:rPr>
          <w:del w:id="60" w:author="Kraig Hughes" w:date="2021-03-12T07:58:00Z"/>
          <w:noProof/>
          <w:color w:val="auto"/>
          <w:sz w:val="22"/>
          <w:szCs w:val="22"/>
        </w:rPr>
      </w:pPr>
      <w:del w:id="61" w:author="Kraig Hughes" w:date="2021-03-12T07:58:00Z">
        <w:r w:rsidRPr="00EA3F08" w:rsidDel="00EA3F08">
          <w:rPr>
            <w:noProof/>
            <w:rPrChange w:id="62" w:author="Kraig Hughes" w:date="2021-03-12T07:58:00Z">
              <w:rPr>
                <w:rStyle w:val="Hyperlink"/>
                <w:noProof/>
              </w:rPr>
            </w:rPrChange>
          </w:rPr>
          <w:delText>1</w:delText>
        </w:r>
        <w:r w:rsidDel="00EA3F08">
          <w:rPr>
            <w:noProof/>
            <w:color w:val="auto"/>
            <w:sz w:val="22"/>
            <w:szCs w:val="22"/>
          </w:rPr>
          <w:tab/>
        </w:r>
        <w:r w:rsidRPr="00EA3F08" w:rsidDel="00EA3F08">
          <w:rPr>
            <w:noProof/>
            <w:rPrChange w:id="63" w:author="Kraig Hughes" w:date="2021-03-12T07:58:00Z">
              <w:rPr>
                <w:rStyle w:val="Hyperlink"/>
                <w:noProof/>
              </w:rPr>
            </w:rPrChange>
          </w:rPr>
          <w:delText>Purpose</w:delText>
        </w:r>
        <w:r w:rsidDel="00EA3F08">
          <w:rPr>
            <w:noProof/>
            <w:webHidden/>
          </w:rPr>
          <w:tab/>
        </w:r>
        <w:r w:rsidR="009B31CE" w:rsidDel="00EA3F08">
          <w:rPr>
            <w:noProof/>
            <w:webHidden/>
          </w:rPr>
          <w:delText>2</w:delText>
        </w:r>
      </w:del>
    </w:p>
    <w:p w14:paraId="53F97F04" w14:textId="492D150F" w:rsidR="00A978B1" w:rsidDel="00EA3F08" w:rsidRDefault="00A978B1">
      <w:pPr>
        <w:pStyle w:val="TOC1"/>
        <w:rPr>
          <w:del w:id="64" w:author="Kraig Hughes" w:date="2021-03-12T07:58:00Z"/>
          <w:noProof/>
          <w:color w:val="auto"/>
          <w:sz w:val="22"/>
          <w:szCs w:val="22"/>
        </w:rPr>
      </w:pPr>
      <w:del w:id="65" w:author="Kraig Hughes" w:date="2021-03-12T07:58:00Z">
        <w:r w:rsidRPr="00EA3F08" w:rsidDel="00EA3F08">
          <w:rPr>
            <w:noProof/>
            <w:rPrChange w:id="66" w:author="Kraig Hughes" w:date="2021-03-12T07:58:00Z">
              <w:rPr>
                <w:rStyle w:val="Hyperlink"/>
                <w:noProof/>
              </w:rPr>
            </w:rPrChange>
          </w:rPr>
          <w:delText>2</w:delText>
        </w:r>
        <w:r w:rsidDel="00EA3F08">
          <w:rPr>
            <w:noProof/>
            <w:color w:val="auto"/>
            <w:sz w:val="22"/>
            <w:szCs w:val="22"/>
          </w:rPr>
          <w:tab/>
        </w:r>
        <w:r w:rsidRPr="00EA3F08" w:rsidDel="00EA3F08">
          <w:rPr>
            <w:noProof/>
            <w:rPrChange w:id="67" w:author="Kraig Hughes" w:date="2021-03-12T07:58:00Z">
              <w:rPr>
                <w:rStyle w:val="Hyperlink"/>
                <w:noProof/>
              </w:rPr>
            </w:rPrChange>
          </w:rPr>
          <w:delText>Scope</w:delText>
        </w:r>
        <w:r w:rsidDel="00EA3F08">
          <w:rPr>
            <w:noProof/>
            <w:webHidden/>
          </w:rPr>
          <w:tab/>
        </w:r>
        <w:r w:rsidR="009B31CE" w:rsidDel="00EA3F08">
          <w:rPr>
            <w:noProof/>
            <w:webHidden/>
          </w:rPr>
          <w:delText>2</w:delText>
        </w:r>
      </w:del>
    </w:p>
    <w:p w14:paraId="258A8EBA" w14:textId="0BEAFE8D" w:rsidR="00A978B1" w:rsidDel="00EA3F08" w:rsidRDefault="00A978B1">
      <w:pPr>
        <w:pStyle w:val="TOC1"/>
        <w:rPr>
          <w:del w:id="68" w:author="Kraig Hughes" w:date="2021-03-12T07:58:00Z"/>
          <w:noProof/>
          <w:color w:val="auto"/>
          <w:sz w:val="22"/>
          <w:szCs w:val="22"/>
        </w:rPr>
      </w:pPr>
      <w:del w:id="69" w:author="Kraig Hughes" w:date="2021-03-12T07:58:00Z">
        <w:r w:rsidRPr="00EA3F08" w:rsidDel="00EA3F08">
          <w:rPr>
            <w:noProof/>
            <w:rPrChange w:id="70" w:author="Kraig Hughes" w:date="2021-03-12T07:58:00Z">
              <w:rPr>
                <w:rStyle w:val="Hyperlink"/>
                <w:noProof/>
              </w:rPr>
            </w:rPrChange>
          </w:rPr>
          <w:delText>3</w:delText>
        </w:r>
        <w:r w:rsidDel="00EA3F08">
          <w:rPr>
            <w:noProof/>
            <w:color w:val="auto"/>
            <w:sz w:val="22"/>
            <w:szCs w:val="22"/>
          </w:rPr>
          <w:tab/>
        </w:r>
        <w:r w:rsidRPr="00EA3F08" w:rsidDel="00EA3F08">
          <w:rPr>
            <w:noProof/>
            <w:rPrChange w:id="71" w:author="Kraig Hughes" w:date="2021-03-12T07:58:00Z">
              <w:rPr>
                <w:rStyle w:val="Hyperlink"/>
                <w:noProof/>
              </w:rPr>
            </w:rPrChange>
          </w:rPr>
          <w:delText>Related Documents or Processes</w:delText>
        </w:r>
        <w:r w:rsidDel="00EA3F08">
          <w:rPr>
            <w:noProof/>
            <w:webHidden/>
          </w:rPr>
          <w:tab/>
        </w:r>
        <w:r w:rsidR="009B31CE" w:rsidDel="00EA3F08">
          <w:rPr>
            <w:noProof/>
            <w:webHidden/>
          </w:rPr>
          <w:delText>2</w:delText>
        </w:r>
      </w:del>
    </w:p>
    <w:p w14:paraId="4F9239FB" w14:textId="7557F54A" w:rsidR="00A978B1" w:rsidDel="00EA3F08" w:rsidRDefault="00A978B1">
      <w:pPr>
        <w:pStyle w:val="TOC1"/>
        <w:rPr>
          <w:del w:id="72" w:author="Kraig Hughes" w:date="2021-03-12T07:58:00Z"/>
          <w:noProof/>
          <w:color w:val="auto"/>
          <w:sz w:val="22"/>
          <w:szCs w:val="22"/>
        </w:rPr>
      </w:pPr>
      <w:del w:id="73" w:author="Kraig Hughes" w:date="2021-03-12T07:58:00Z">
        <w:r w:rsidRPr="00EA3F08" w:rsidDel="00EA3F08">
          <w:rPr>
            <w:noProof/>
            <w:rPrChange w:id="74" w:author="Kraig Hughes" w:date="2021-03-12T07:58:00Z">
              <w:rPr>
                <w:rStyle w:val="Hyperlink"/>
                <w:noProof/>
              </w:rPr>
            </w:rPrChange>
          </w:rPr>
          <w:delText>4</w:delText>
        </w:r>
        <w:r w:rsidDel="00EA3F08">
          <w:rPr>
            <w:noProof/>
            <w:color w:val="auto"/>
            <w:sz w:val="22"/>
            <w:szCs w:val="22"/>
          </w:rPr>
          <w:tab/>
        </w:r>
        <w:r w:rsidRPr="00EA3F08" w:rsidDel="00EA3F08">
          <w:rPr>
            <w:noProof/>
            <w:rPrChange w:id="75" w:author="Kraig Hughes" w:date="2021-03-12T07:58:00Z">
              <w:rPr>
                <w:rStyle w:val="Hyperlink"/>
                <w:noProof/>
              </w:rPr>
            </w:rPrChange>
          </w:rPr>
          <w:delText>Responsibility</w:delText>
        </w:r>
        <w:r w:rsidDel="00EA3F08">
          <w:rPr>
            <w:noProof/>
            <w:webHidden/>
          </w:rPr>
          <w:tab/>
        </w:r>
        <w:r w:rsidR="009B31CE" w:rsidDel="00EA3F08">
          <w:rPr>
            <w:noProof/>
            <w:webHidden/>
          </w:rPr>
          <w:delText>2</w:delText>
        </w:r>
      </w:del>
    </w:p>
    <w:p w14:paraId="37C725CE" w14:textId="233835EF" w:rsidR="00A978B1" w:rsidDel="00EA3F08" w:rsidRDefault="00A978B1">
      <w:pPr>
        <w:pStyle w:val="TOC1"/>
        <w:rPr>
          <w:del w:id="76" w:author="Kraig Hughes" w:date="2021-03-12T07:58:00Z"/>
          <w:noProof/>
          <w:color w:val="auto"/>
          <w:sz w:val="22"/>
          <w:szCs w:val="22"/>
        </w:rPr>
      </w:pPr>
      <w:del w:id="77" w:author="Kraig Hughes" w:date="2021-03-12T07:58:00Z">
        <w:r w:rsidRPr="00EA3F08" w:rsidDel="00EA3F08">
          <w:rPr>
            <w:noProof/>
            <w:rPrChange w:id="78" w:author="Kraig Hughes" w:date="2021-03-12T07:58:00Z">
              <w:rPr>
                <w:rStyle w:val="Hyperlink"/>
                <w:noProof/>
              </w:rPr>
            </w:rPrChange>
          </w:rPr>
          <w:delText>5</w:delText>
        </w:r>
        <w:r w:rsidDel="00EA3F08">
          <w:rPr>
            <w:noProof/>
            <w:color w:val="auto"/>
            <w:sz w:val="22"/>
            <w:szCs w:val="22"/>
          </w:rPr>
          <w:tab/>
        </w:r>
        <w:r w:rsidRPr="00EA3F08" w:rsidDel="00EA3F08">
          <w:rPr>
            <w:noProof/>
            <w:rPrChange w:id="79" w:author="Kraig Hughes" w:date="2021-03-12T07:58:00Z">
              <w:rPr>
                <w:rStyle w:val="Hyperlink"/>
                <w:noProof/>
              </w:rPr>
            </w:rPrChange>
          </w:rPr>
          <w:delText>Standard Portioning Procedure</w:delText>
        </w:r>
        <w:r w:rsidDel="00EA3F08">
          <w:rPr>
            <w:noProof/>
            <w:webHidden/>
          </w:rPr>
          <w:tab/>
        </w:r>
        <w:r w:rsidR="009B31CE" w:rsidDel="00EA3F08">
          <w:rPr>
            <w:noProof/>
            <w:webHidden/>
          </w:rPr>
          <w:delText>3</w:delText>
        </w:r>
      </w:del>
    </w:p>
    <w:p w14:paraId="6E021E95" w14:textId="43316951" w:rsidR="00A978B1" w:rsidDel="00EA3F08" w:rsidRDefault="00A978B1">
      <w:pPr>
        <w:pStyle w:val="TOC1"/>
        <w:rPr>
          <w:del w:id="80" w:author="Kraig Hughes" w:date="2021-03-12T07:58:00Z"/>
          <w:noProof/>
          <w:color w:val="auto"/>
          <w:sz w:val="22"/>
          <w:szCs w:val="22"/>
        </w:rPr>
      </w:pPr>
      <w:del w:id="81" w:author="Kraig Hughes" w:date="2021-03-12T07:58:00Z">
        <w:r w:rsidRPr="00EA3F08" w:rsidDel="00EA3F08">
          <w:rPr>
            <w:noProof/>
            <w:rPrChange w:id="82" w:author="Kraig Hughes" w:date="2021-03-12T07:58:00Z">
              <w:rPr>
                <w:rStyle w:val="Hyperlink"/>
                <w:noProof/>
              </w:rPr>
            </w:rPrChange>
          </w:rPr>
          <w:delText>6</w:delText>
        </w:r>
        <w:r w:rsidDel="00EA3F08">
          <w:rPr>
            <w:noProof/>
            <w:color w:val="auto"/>
            <w:sz w:val="22"/>
            <w:szCs w:val="22"/>
          </w:rPr>
          <w:tab/>
        </w:r>
        <w:r w:rsidRPr="00EA3F08" w:rsidDel="00EA3F08">
          <w:rPr>
            <w:noProof/>
            <w:rPrChange w:id="83" w:author="Kraig Hughes" w:date="2021-03-12T07:58:00Z">
              <w:rPr>
                <w:rStyle w:val="Hyperlink"/>
                <w:noProof/>
              </w:rPr>
            </w:rPrChange>
          </w:rPr>
          <w:delText>General Code Development Standards</w:delText>
        </w:r>
        <w:r w:rsidDel="00EA3F08">
          <w:rPr>
            <w:noProof/>
            <w:webHidden/>
          </w:rPr>
          <w:tab/>
        </w:r>
        <w:r w:rsidR="009B31CE" w:rsidDel="00EA3F08">
          <w:rPr>
            <w:noProof/>
            <w:webHidden/>
          </w:rPr>
          <w:delText>19</w:delText>
        </w:r>
      </w:del>
    </w:p>
    <w:p w14:paraId="625C36A8" w14:textId="24D428E4" w:rsidR="00A978B1" w:rsidDel="00EA3F08" w:rsidRDefault="00A978B1">
      <w:pPr>
        <w:pStyle w:val="TOC1"/>
        <w:rPr>
          <w:del w:id="84" w:author="Kraig Hughes" w:date="2021-03-12T07:58:00Z"/>
          <w:noProof/>
          <w:color w:val="auto"/>
          <w:sz w:val="22"/>
          <w:szCs w:val="22"/>
        </w:rPr>
      </w:pPr>
      <w:del w:id="85" w:author="Kraig Hughes" w:date="2021-03-12T07:58:00Z">
        <w:r w:rsidRPr="00EA3F08" w:rsidDel="00EA3F08">
          <w:rPr>
            <w:noProof/>
            <w:rPrChange w:id="86" w:author="Kraig Hughes" w:date="2021-03-12T07:58:00Z">
              <w:rPr>
                <w:rStyle w:val="Hyperlink"/>
                <w:noProof/>
              </w:rPr>
            </w:rPrChange>
          </w:rPr>
          <w:delText>7</w:delText>
        </w:r>
        <w:r w:rsidDel="00EA3F08">
          <w:rPr>
            <w:noProof/>
            <w:color w:val="auto"/>
            <w:sz w:val="22"/>
            <w:szCs w:val="22"/>
          </w:rPr>
          <w:tab/>
        </w:r>
        <w:r w:rsidRPr="00EA3F08" w:rsidDel="00EA3F08">
          <w:rPr>
            <w:noProof/>
            <w:rPrChange w:id="87" w:author="Kraig Hughes" w:date="2021-03-12T07:58:00Z">
              <w:rPr>
                <w:rStyle w:val="Hyperlink"/>
                <w:noProof/>
              </w:rPr>
            </w:rPrChange>
          </w:rPr>
          <w:delText>Source Code Formatting, Spacing and Capitalization</w:delText>
        </w:r>
        <w:r w:rsidDel="00EA3F08">
          <w:rPr>
            <w:noProof/>
            <w:webHidden/>
          </w:rPr>
          <w:tab/>
        </w:r>
        <w:r w:rsidR="009B31CE" w:rsidDel="00EA3F08">
          <w:rPr>
            <w:noProof/>
            <w:webHidden/>
          </w:rPr>
          <w:delText>21</w:delText>
        </w:r>
      </w:del>
    </w:p>
    <w:p w14:paraId="06A9C70B" w14:textId="72E13245" w:rsidR="00A978B1" w:rsidDel="00EA3F08" w:rsidRDefault="00A978B1">
      <w:pPr>
        <w:pStyle w:val="TOC1"/>
        <w:rPr>
          <w:del w:id="88" w:author="Kraig Hughes" w:date="2021-03-12T07:58:00Z"/>
          <w:noProof/>
          <w:color w:val="auto"/>
          <w:sz w:val="22"/>
          <w:szCs w:val="22"/>
        </w:rPr>
      </w:pPr>
      <w:del w:id="89" w:author="Kraig Hughes" w:date="2021-03-12T07:58:00Z">
        <w:r w:rsidRPr="00EA3F08" w:rsidDel="00EA3F08">
          <w:rPr>
            <w:noProof/>
            <w:rPrChange w:id="90" w:author="Kraig Hughes" w:date="2021-03-12T07:58:00Z">
              <w:rPr>
                <w:rStyle w:val="Hyperlink"/>
                <w:noProof/>
              </w:rPr>
            </w:rPrChange>
          </w:rPr>
          <w:delText>8</w:delText>
        </w:r>
        <w:r w:rsidDel="00EA3F08">
          <w:rPr>
            <w:noProof/>
            <w:color w:val="auto"/>
            <w:sz w:val="22"/>
            <w:szCs w:val="22"/>
          </w:rPr>
          <w:tab/>
        </w:r>
        <w:r w:rsidRPr="00EA3F08" w:rsidDel="00EA3F08">
          <w:rPr>
            <w:noProof/>
            <w:rPrChange w:id="91" w:author="Kraig Hughes" w:date="2021-03-12T07:58:00Z">
              <w:rPr>
                <w:rStyle w:val="Hyperlink"/>
                <w:noProof/>
              </w:rPr>
            </w:rPrChange>
          </w:rPr>
          <w:delText>Stored Procedure Development Standard</w:delText>
        </w:r>
        <w:r w:rsidDel="00EA3F08">
          <w:rPr>
            <w:noProof/>
            <w:webHidden/>
          </w:rPr>
          <w:tab/>
        </w:r>
        <w:r w:rsidR="009B31CE" w:rsidDel="00EA3F08">
          <w:rPr>
            <w:noProof/>
            <w:webHidden/>
          </w:rPr>
          <w:delText>21</w:delText>
        </w:r>
      </w:del>
    </w:p>
    <w:p w14:paraId="3A4595B6" w14:textId="0C10DDF3" w:rsidR="00A978B1" w:rsidDel="00EA3F08" w:rsidRDefault="00A978B1">
      <w:pPr>
        <w:pStyle w:val="TOC1"/>
        <w:rPr>
          <w:del w:id="92" w:author="Kraig Hughes" w:date="2021-03-12T07:58:00Z"/>
          <w:noProof/>
          <w:color w:val="auto"/>
          <w:sz w:val="22"/>
          <w:szCs w:val="22"/>
        </w:rPr>
      </w:pPr>
      <w:del w:id="93" w:author="Kraig Hughes" w:date="2021-03-12T07:58:00Z">
        <w:r w:rsidRPr="00EA3F08" w:rsidDel="00EA3F08">
          <w:rPr>
            <w:noProof/>
            <w:rPrChange w:id="94" w:author="Kraig Hughes" w:date="2021-03-12T07:58:00Z">
              <w:rPr>
                <w:rStyle w:val="Hyperlink"/>
                <w:noProof/>
              </w:rPr>
            </w:rPrChange>
          </w:rPr>
          <w:delText>9</w:delText>
        </w:r>
        <w:r w:rsidDel="00EA3F08">
          <w:rPr>
            <w:noProof/>
            <w:color w:val="auto"/>
            <w:sz w:val="22"/>
            <w:szCs w:val="22"/>
          </w:rPr>
          <w:tab/>
        </w:r>
        <w:r w:rsidRPr="00EA3F08" w:rsidDel="00EA3F08">
          <w:rPr>
            <w:noProof/>
            <w:rPrChange w:id="95" w:author="Kraig Hughes" w:date="2021-03-12T07:58:00Z">
              <w:rPr>
                <w:rStyle w:val="Hyperlink"/>
                <w:noProof/>
              </w:rPr>
            </w:rPrChange>
          </w:rPr>
          <w:delText>User Defined Function Development Stadnards</w:delText>
        </w:r>
        <w:r w:rsidDel="00EA3F08">
          <w:rPr>
            <w:noProof/>
            <w:webHidden/>
          </w:rPr>
          <w:tab/>
        </w:r>
        <w:r w:rsidR="009B31CE" w:rsidDel="00EA3F08">
          <w:rPr>
            <w:noProof/>
            <w:webHidden/>
          </w:rPr>
          <w:delText>25</w:delText>
        </w:r>
      </w:del>
    </w:p>
    <w:p w14:paraId="1A8D411C" w14:textId="6AC99E42" w:rsidR="00A978B1" w:rsidDel="00EA3F08" w:rsidRDefault="00A978B1">
      <w:pPr>
        <w:pStyle w:val="TOC1"/>
        <w:rPr>
          <w:del w:id="96" w:author="Kraig Hughes" w:date="2021-03-12T07:58:00Z"/>
          <w:noProof/>
          <w:color w:val="auto"/>
          <w:sz w:val="22"/>
          <w:szCs w:val="22"/>
        </w:rPr>
      </w:pPr>
      <w:del w:id="97" w:author="Kraig Hughes" w:date="2021-03-12T07:58:00Z">
        <w:r w:rsidRPr="00EA3F08" w:rsidDel="00EA3F08">
          <w:rPr>
            <w:noProof/>
            <w:rPrChange w:id="98" w:author="Kraig Hughes" w:date="2021-03-12T07:58:00Z">
              <w:rPr>
                <w:rStyle w:val="Hyperlink"/>
                <w:noProof/>
              </w:rPr>
            </w:rPrChange>
          </w:rPr>
          <w:delText>10</w:delText>
        </w:r>
        <w:r w:rsidDel="00EA3F08">
          <w:rPr>
            <w:noProof/>
            <w:color w:val="auto"/>
            <w:sz w:val="22"/>
            <w:szCs w:val="22"/>
          </w:rPr>
          <w:tab/>
        </w:r>
        <w:r w:rsidRPr="00EA3F08" w:rsidDel="00EA3F08">
          <w:rPr>
            <w:noProof/>
            <w:rPrChange w:id="99" w:author="Kraig Hughes" w:date="2021-03-12T07:58:00Z">
              <w:rPr>
                <w:rStyle w:val="Hyperlink"/>
                <w:noProof/>
              </w:rPr>
            </w:rPrChange>
          </w:rPr>
          <w:delText>View Development Standards</w:delText>
        </w:r>
        <w:r w:rsidDel="00EA3F08">
          <w:rPr>
            <w:noProof/>
            <w:webHidden/>
          </w:rPr>
          <w:tab/>
        </w:r>
        <w:r w:rsidR="009B31CE" w:rsidDel="00EA3F08">
          <w:rPr>
            <w:noProof/>
            <w:webHidden/>
          </w:rPr>
          <w:delText>27</w:delText>
        </w:r>
      </w:del>
    </w:p>
    <w:p w14:paraId="3807886B" w14:textId="75278CB0" w:rsidR="00A978B1" w:rsidDel="00EA3F08" w:rsidRDefault="00A978B1">
      <w:pPr>
        <w:pStyle w:val="TOC1"/>
        <w:rPr>
          <w:del w:id="100" w:author="Kraig Hughes" w:date="2021-03-12T07:58:00Z"/>
          <w:noProof/>
          <w:color w:val="auto"/>
          <w:sz w:val="22"/>
          <w:szCs w:val="22"/>
        </w:rPr>
      </w:pPr>
      <w:del w:id="101" w:author="Kraig Hughes" w:date="2021-03-12T07:58:00Z">
        <w:r w:rsidRPr="00EA3F08" w:rsidDel="00EA3F08">
          <w:rPr>
            <w:noProof/>
            <w:rPrChange w:id="102" w:author="Kraig Hughes" w:date="2021-03-12T07:58:00Z">
              <w:rPr>
                <w:rStyle w:val="Hyperlink"/>
                <w:noProof/>
              </w:rPr>
            </w:rPrChange>
          </w:rPr>
          <w:delText>11</w:delText>
        </w:r>
        <w:r w:rsidDel="00EA3F08">
          <w:rPr>
            <w:noProof/>
            <w:color w:val="auto"/>
            <w:sz w:val="22"/>
            <w:szCs w:val="22"/>
          </w:rPr>
          <w:tab/>
        </w:r>
        <w:r w:rsidRPr="00EA3F08" w:rsidDel="00EA3F08">
          <w:rPr>
            <w:noProof/>
            <w:rPrChange w:id="103" w:author="Kraig Hughes" w:date="2021-03-12T07:58:00Z">
              <w:rPr>
                <w:rStyle w:val="Hyperlink"/>
                <w:noProof/>
              </w:rPr>
            </w:rPrChange>
          </w:rPr>
          <w:delText>Trigger Development Standards</w:delText>
        </w:r>
        <w:r w:rsidDel="00EA3F08">
          <w:rPr>
            <w:noProof/>
            <w:webHidden/>
          </w:rPr>
          <w:tab/>
        </w:r>
        <w:r w:rsidR="009B31CE" w:rsidDel="00EA3F08">
          <w:rPr>
            <w:noProof/>
            <w:webHidden/>
          </w:rPr>
          <w:delText>29</w:delText>
        </w:r>
      </w:del>
    </w:p>
    <w:p w14:paraId="14094205" w14:textId="6CA8A181" w:rsidR="00A978B1" w:rsidDel="00EA3F08" w:rsidRDefault="00A978B1">
      <w:pPr>
        <w:pStyle w:val="TOC1"/>
        <w:rPr>
          <w:del w:id="104" w:author="Kraig Hughes" w:date="2021-03-12T07:58:00Z"/>
          <w:noProof/>
          <w:color w:val="auto"/>
          <w:sz w:val="22"/>
          <w:szCs w:val="22"/>
        </w:rPr>
      </w:pPr>
      <w:del w:id="105" w:author="Kraig Hughes" w:date="2021-03-12T07:58:00Z">
        <w:r w:rsidRPr="00EA3F08" w:rsidDel="00EA3F08">
          <w:rPr>
            <w:noProof/>
            <w:rPrChange w:id="106" w:author="Kraig Hughes" w:date="2021-03-12T07:58:00Z">
              <w:rPr>
                <w:rStyle w:val="Hyperlink"/>
                <w:noProof/>
              </w:rPr>
            </w:rPrChange>
          </w:rPr>
          <w:delText>12</w:delText>
        </w:r>
        <w:r w:rsidDel="00EA3F08">
          <w:rPr>
            <w:noProof/>
            <w:color w:val="auto"/>
            <w:sz w:val="22"/>
            <w:szCs w:val="22"/>
          </w:rPr>
          <w:tab/>
        </w:r>
        <w:r w:rsidRPr="00EA3F08" w:rsidDel="00EA3F08">
          <w:rPr>
            <w:noProof/>
            <w:rPrChange w:id="107" w:author="Kraig Hughes" w:date="2021-03-12T07:58:00Z">
              <w:rPr>
                <w:rStyle w:val="Hyperlink"/>
                <w:noProof/>
              </w:rPr>
            </w:rPrChange>
          </w:rPr>
          <w:delText>Cursor Development Standards</w:delText>
        </w:r>
        <w:r w:rsidDel="00EA3F08">
          <w:rPr>
            <w:noProof/>
            <w:webHidden/>
          </w:rPr>
          <w:tab/>
        </w:r>
        <w:r w:rsidR="009B31CE" w:rsidDel="00EA3F08">
          <w:rPr>
            <w:noProof/>
            <w:webHidden/>
          </w:rPr>
          <w:delText>31</w:delText>
        </w:r>
      </w:del>
    </w:p>
    <w:p w14:paraId="423688CB" w14:textId="26AE3344" w:rsidR="00A978B1" w:rsidDel="00EA3F08" w:rsidRDefault="00A978B1">
      <w:pPr>
        <w:pStyle w:val="TOC1"/>
        <w:rPr>
          <w:del w:id="108" w:author="Kraig Hughes" w:date="2021-03-12T07:58:00Z"/>
          <w:noProof/>
          <w:color w:val="auto"/>
          <w:sz w:val="22"/>
          <w:szCs w:val="22"/>
        </w:rPr>
      </w:pPr>
      <w:del w:id="109" w:author="Kraig Hughes" w:date="2021-03-12T07:58:00Z">
        <w:r w:rsidRPr="00EA3F08" w:rsidDel="00EA3F08">
          <w:rPr>
            <w:noProof/>
            <w:rPrChange w:id="110" w:author="Kraig Hughes" w:date="2021-03-12T07:58:00Z">
              <w:rPr>
                <w:rStyle w:val="Hyperlink"/>
                <w:noProof/>
              </w:rPr>
            </w:rPrChange>
          </w:rPr>
          <w:delText>13</w:delText>
        </w:r>
        <w:r w:rsidDel="00EA3F08">
          <w:rPr>
            <w:noProof/>
            <w:color w:val="auto"/>
            <w:sz w:val="22"/>
            <w:szCs w:val="22"/>
          </w:rPr>
          <w:tab/>
        </w:r>
        <w:r w:rsidRPr="00EA3F08" w:rsidDel="00EA3F08">
          <w:rPr>
            <w:noProof/>
            <w:rPrChange w:id="111" w:author="Kraig Hughes" w:date="2021-03-12T07:58:00Z">
              <w:rPr>
                <w:rStyle w:val="Hyperlink"/>
                <w:noProof/>
              </w:rPr>
            </w:rPrChange>
          </w:rPr>
          <w:delText>SQL Server Jobs</w:delText>
        </w:r>
        <w:r w:rsidDel="00EA3F08">
          <w:rPr>
            <w:noProof/>
            <w:webHidden/>
          </w:rPr>
          <w:tab/>
        </w:r>
        <w:r w:rsidR="009B31CE" w:rsidDel="00EA3F08">
          <w:rPr>
            <w:noProof/>
            <w:webHidden/>
          </w:rPr>
          <w:delText>31</w:delText>
        </w:r>
      </w:del>
    </w:p>
    <w:p w14:paraId="412A9875" w14:textId="095EF7DF" w:rsidR="00A978B1" w:rsidDel="00EA3F08" w:rsidRDefault="00A978B1">
      <w:pPr>
        <w:pStyle w:val="TOC1"/>
        <w:rPr>
          <w:del w:id="112" w:author="Kraig Hughes" w:date="2021-03-12T07:58:00Z"/>
          <w:noProof/>
          <w:color w:val="auto"/>
          <w:sz w:val="22"/>
          <w:szCs w:val="22"/>
        </w:rPr>
      </w:pPr>
      <w:del w:id="113" w:author="Kraig Hughes" w:date="2021-03-12T07:58:00Z">
        <w:r w:rsidRPr="00EA3F08" w:rsidDel="00EA3F08">
          <w:rPr>
            <w:noProof/>
            <w:rPrChange w:id="114" w:author="Kraig Hughes" w:date="2021-03-12T07:58:00Z">
              <w:rPr>
                <w:rStyle w:val="Hyperlink"/>
                <w:noProof/>
              </w:rPr>
            </w:rPrChange>
          </w:rPr>
          <w:delText>14</w:delText>
        </w:r>
        <w:r w:rsidDel="00EA3F08">
          <w:rPr>
            <w:noProof/>
            <w:color w:val="auto"/>
            <w:sz w:val="22"/>
            <w:szCs w:val="22"/>
          </w:rPr>
          <w:tab/>
        </w:r>
        <w:r w:rsidRPr="00EA3F08" w:rsidDel="00EA3F08">
          <w:rPr>
            <w:noProof/>
            <w:rPrChange w:id="115" w:author="Kraig Hughes" w:date="2021-03-12T07:58:00Z">
              <w:rPr>
                <w:rStyle w:val="Hyperlink"/>
                <w:noProof/>
              </w:rPr>
            </w:rPrChange>
          </w:rPr>
          <w:delText>Error Handling</w:delText>
        </w:r>
        <w:r w:rsidDel="00EA3F08">
          <w:rPr>
            <w:noProof/>
            <w:webHidden/>
          </w:rPr>
          <w:tab/>
        </w:r>
        <w:r w:rsidR="009B31CE" w:rsidDel="00EA3F08">
          <w:rPr>
            <w:noProof/>
            <w:webHidden/>
          </w:rPr>
          <w:delText>32</w:delText>
        </w:r>
      </w:del>
    </w:p>
    <w:p w14:paraId="1A2789A3" w14:textId="07A99137" w:rsidR="00A978B1" w:rsidDel="00EA3F08" w:rsidRDefault="00A978B1">
      <w:pPr>
        <w:pStyle w:val="TOC1"/>
        <w:rPr>
          <w:del w:id="116" w:author="Kraig Hughes" w:date="2021-03-12T07:58:00Z"/>
          <w:noProof/>
          <w:color w:val="auto"/>
          <w:sz w:val="22"/>
          <w:szCs w:val="22"/>
        </w:rPr>
      </w:pPr>
      <w:del w:id="117" w:author="Kraig Hughes" w:date="2021-03-12T07:58:00Z">
        <w:r w:rsidRPr="00EA3F08" w:rsidDel="00EA3F08">
          <w:rPr>
            <w:noProof/>
            <w:rPrChange w:id="118" w:author="Kraig Hughes" w:date="2021-03-12T07:58:00Z">
              <w:rPr>
                <w:rStyle w:val="Hyperlink"/>
                <w:noProof/>
              </w:rPr>
            </w:rPrChange>
          </w:rPr>
          <w:delText>15</w:delText>
        </w:r>
        <w:r w:rsidDel="00EA3F08">
          <w:rPr>
            <w:noProof/>
            <w:color w:val="auto"/>
            <w:sz w:val="22"/>
            <w:szCs w:val="22"/>
          </w:rPr>
          <w:tab/>
        </w:r>
        <w:r w:rsidRPr="00EA3F08" w:rsidDel="00EA3F08">
          <w:rPr>
            <w:noProof/>
            <w:rPrChange w:id="119" w:author="Kraig Hughes" w:date="2021-03-12T07:58:00Z">
              <w:rPr>
                <w:rStyle w:val="Hyperlink"/>
                <w:noProof/>
              </w:rPr>
            </w:rPrChange>
          </w:rPr>
          <w:delText>Transaction Management</w:delText>
        </w:r>
        <w:r w:rsidDel="00EA3F08">
          <w:rPr>
            <w:noProof/>
            <w:webHidden/>
          </w:rPr>
          <w:tab/>
        </w:r>
        <w:r w:rsidR="009B31CE" w:rsidDel="00EA3F08">
          <w:rPr>
            <w:noProof/>
            <w:webHidden/>
          </w:rPr>
          <w:delText>35</w:delText>
        </w:r>
      </w:del>
    </w:p>
    <w:p w14:paraId="79D7F07A" w14:textId="0369B9B0" w:rsidR="00A978B1" w:rsidDel="00EA3F08" w:rsidRDefault="00A978B1">
      <w:pPr>
        <w:pStyle w:val="TOC1"/>
        <w:rPr>
          <w:del w:id="120" w:author="Kraig Hughes" w:date="2021-03-12T07:58:00Z"/>
          <w:noProof/>
          <w:color w:val="auto"/>
          <w:sz w:val="22"/>
          <w:szCs w:val="22"/>
        </w:rPr>
      </w:pPr>
      <w:del w:id="121" w:author="Kraig Hughes" w:date="2021-03-12T07:58:00Z">
        <w:r w:rsidRPr="00EA3F08" w:rsidDel="00EA3F08">
          <w:rPr>
            <w:noProof/>
            <w:rPrChange w:id="122" w:author="Kraig Hughes" w:date="2021-03-12T07:58:00Z">
              <w:rPr>
                <w:rStyle w:val="Hyperlink"/>
                <w:noProof/>
              </w:rPr>
            </w:rPrChange>
          </w:rPr>
          <w:delText>16</w:delText>
        </w:r>
        <w:r w:rsidDel="00EA3F08">
          <w:rPr>
            <w:noProof/>
            <w:color w:val="auto"/>
            <w:sz w:val="22"/>
            <w:szCs w:val="22"/>
          </w:rPr>
          <w:tab/>
        </w:r>
        <w:r w:rsidRPr="00EA3F08" w:rsidDel="00EA3F08">
          <w:rPr>
            <w:noProof/>
            <w:rPrChange w:id="123" w:author="Kraig Hughes" w:date="2021-03-12T07:58:00Z">
              <w:rPr>
                <w:rStyle w:val="Hyperlink"/>
                <w:noProof/>
              </w:rPr>
            </w:rPrChange>
          </w:rPr>
          <w:delText>Concurrency and Isolation Policy</w:delText>
        </w:r>
        <w:r w:rsidDel="00EA3F08">
          <w:rPr>
            <w:noProof/>
            <w:webHidden/>
          </w:rPr>
          <w:tab/>
        </w:r>
        <w:r w:rsidR="009B31CE" w:rsidDel="00EA3F08">
          <w:rPr>
            <w:noProof/>
            <w:webHidden/>
          </w:rPr>
          <w:delText>37</w:delText>
        </w:r>
      </w:del>
    </w:p>
    <w:p w14:paraId="6C317659" w14:textId="10B9C496" w:rsidR="00A978B1" w:rsidDel="00EA3F08" w:rsidRDefault="00A978B1">
      <w:pPr>
        <w:pStyle w:val="TOC1"/>
        <w:rPr>
          <w:del w:id="124" w:author="Kraig Hughes" w:date="2021-03-12T07:58:00Z"/>
          <w:noProof/>
          <w:color w:val="auto"/>
          <w:sz w:val="22"/>
          <w:szCs w:val="22"/>
        </w:rPr>
      </w:pPr>
      <w:del w:id="125" w:author="Kraig Hughes" w:date="2021-03-12T07:58:00Z">
        <w:r w:rsidRPr="00EA3F08" w:rsidDel="00EA3F08">
          <w:rPr>
            <w:noProof/>
            <w:rPrChange w:id="126" w:author="Kraig Hughes" w:date="2021-03-12T07:58:00Z">
              <w:rPr>
                <w:rStyle w:val="Hyperlink"/>
                <w:noProof/>
              </w:rPr>
            </w:rPrChange>
          </w:rPr>
          <w:delText>17</w:delText>
        </w:r>
        <w:r w:rsidDel="00EA3F08">
          <w:rPr>
            <w:noProof/>
            <w:color w:val="auto"/>
            <w:sz w:val="22"/>
            <w:szCs w:val="22"/>
          </w:rPr>
          <w:tab/>
        </w:r>
        <w:r w:rsidRPr="00EA3F08" w:rsidDel="00EA3F08">
          <w:rPr>
            <w:noProof/>
            <w:rPrChange w:id="127" w:author="Kraig Hughes" w:date="2021-03-12T07:58:00Z">
              <w:rPr>
                <w:rStyle w:val="Hyperlink"/>
                <w:noProof/>
              </w:rPr>
            </w:rPrChange>
          </w:rPr>
          <w:delText>Logical and Physical Database Design</w:delText>
        </w:r>
        <w:r w:rsidDel="00EA3F08">
          <w:rPr>
            <w:noProof/>
            <w:webHidden/>
          </w:rPr>
          <w:tab/>
        </w:r>
        <w:r w:rsidR="009B31CE" w:rsidDel="00EA3F08">
          <w:rPr>
            <w:noProof/>
            <w:webHidden/>
          </w:rPr>
          <w:delText>38</w:delText>
        </w:r>
      </w:del>
    </w:p>
    <w:p w14:paraId="40962241" w14:textId="351E64E6" w:rsidR="00A978B1" w:rsidDel="00EA3F08" w:rsidRDefault="00A978B1">
      <w:pPr>
        <w:pStyle w:val="TOC1"/>
        <w:rPr>
          <w:del w:id="128" w:author="Kraig Hughes" w:date="2021-03-12T07:58:00Z"/>
          <w:noProof/>
          <w:color w:val="auto"/>
          <w:sz w:val="22"/>
          <w:szCs w:val="22"/>
        </w:rPr>
      </w:pPr>
      <w:del w:id="129" w:author="Kraig Hughes" w:date="2021-03-12T07:58:00Z">
        <w:r w:rsidRPr="00EA3F08" w:rsidDel="00EA3F08">
          <w:rPr>
            <w:noProof/>
            <w:rPrChange w:id="130" w:author="Kraig Hughes" w:date="2021-03-12T07:58:00Z">
              <w:rPr>
                <w:rStyle w:val="Hyperlink"/>
                <w:noProof/>
              </w:rPr>
            </w:rPrChange>
          </w:rPr>
          <w:delText>18</w:delText>
        </w:r>
        <w:r w:rsidDel="00EA3F08">
          <w:rPr>
            <w:noProof/>
            <w:color w:val="auto"/>
            <w:sz w:val="22"/>
            <w:szCs w:val="22"/>
          </w:rPr>
          <w:tab/>
        </w:r>
        <w:r w:rsidRPr="00EA3F08" w:rsidDel="00EA3F08">
          <w:rPr>
            <w:noProof/>
            <w:rPrChange w:id="131" w:author="Kraig Hughes" w:date="2021-03-12T07:58:00Z">
              <w:rPr>
                <w:rStyle w:val="Hyperlink"/>
                <w:noProof/>
              </w:rPr>
            </w:rPrChange>
          </w:rPr>
          <w:delText>Other Development Standards and Requirements</w:delText>
        </w:r>
        <w:r w:rsidDel="00EA3F08">
          <w:rPr>
            <w:noProof/>
            <w:webHidden/>
          </w:rPr>
          <w:tab/>
        </w:r>
        <w:r w:rsidR="009B31CE" w:rsidDel="00EA3F08">
          <w:rPr>
            <w:noProof/>
            <w:webHidden/>
          </w:rPr>
          <w:delText>38</w:delText>
        </w:r>
      </w:del>
    </w:p>
    <w:p w14:paraId="5AACDD12" w14:textId="7C73D345" w:rsidR="00A978B1" w:rsidDel="00EA3F08" w:rsidRDefault="00A978B1">
      <w:pPr>
        <w:pStyle w:val="TOC1"/>
        <w:rPr>
          <w:del w:id="132" w:author="Kraig Hughes" w:date="2021-03-12T07:58:00Z"/>
          <w:noProof/>
          <w:color w:val="auto"/>
          <w:sz w:val="22"/>
          <w:szCs w:val="22"/>
        </w:rPr>
      </w:pPr>
      <w:del w:id="133" w:author="Kraig Hughes" w:date="2021-03-12T07:58:00Z">
        <w:r w:rsidRPr="00EA3F08" w:rsidDel="00EA3F08">
          <w:rPr>
            <w:noProof/>
            <w:rPrChange w:id="134" w:author="Kraig Hughes" w:date="2021-03-12T07:58:00Z">
              <w:rPr>
                <w:rStyle w:val="Hyperlink"/>
                <w:noProof/>
              </w:rPr>
            </w:rPrChange>
          </w:rPr>
          <w:delText>19</w:delText>
        </w:r>
        <w:r w:rsidDel="00EA3F08">
          <w:rPr>
            <w:noProof/>
            <w:color w:val="auto"/>
            <w:sz w:val="22"/>
            <w:szCs w:val="22"/>
          </w:rPr>
          <w:tab/>
        </w:r>
        <w:r w:rsidRPr="00EA3F08" w:rsidDel="00EA3F08">
          <w:rPr>
            <w:noProof/>
            <w:rPrChange w:id="135" w:author="Kraig Hughes" w:date="2021-03-12T07:58:00Z">
              <w:rPr>
                <w:rStyle w:val="Hyperlink"/>
                <w:noProof/>
              </w:rPr>
            </w:rPrChange>
          </w:rPr>
          <w:delText>Code Deployment</w:delText>
        </w:r>
        <w:r w:rsidDel="00EA3F08">
          <w:rPr>
            <w:noProof/>
            <w:webHidden/>
          </w:rPr>
          <w:tab/>
        </w:r>
        <w:r w:rsidR="009B31CE" w:rsidDel="00EA3F08">
          <w:rPr>
            <w:noProof/>
            <w:webHidden/>
          </w:rPr>
          <w:delText>42</w:delText>
        </w:r>
      </w:del>
    </w:p>
    <w:p w14:paraId="34A9E3FD" w14:textId="6ED0DA67" w:rsidR="00A978B1" w:rsidDel="00EA3F08" w:rsidRDefault="00A978B1">
      <w:pPr>
        <w:pStyle w:val="TOC1"/>
        <w:rPr>
          <w:del w:id="136" w:author="Kraig Hughes" w:date="2021-03-12T07:58:00Z"/>
          <w:noProof/>
          <w:color w:val="auto"/>
          <w:sz w:val="22"/>
          <w:szCs w:val="22"/>
        </w:rPr>
      </w:pPr>
      <w:del w:id="137" w:author="Kraig Hughes" w:date="2021-03-12T07:58:00Z">
        <w:r w:rsidRPr="00EA3F08" w:rsidDel="00EA3F08">
          <w:rPr>
            <w:noProof/>
            <w:rPrChange w:id="138" w:author="Kraig Hughes" w:date="2021-03-12T07:58:00Z">
              <w:rPr>
                <w:rStyle w:val="Hyperlink"/>
                <w:noProof/>
              </w:rPr>
            </w:rPrChange>
          </w:rPr>
          <w:lastRenderedPageBreak/>
          <w:delText>20</w:delText>
        </w:r>
        <w:r w:rsidDel="00EA3F08">
          <w:rPr>
            <w:noProof/>
            <w:color w:val="auto"/>
            <w:sz w:val="22"/>
            <w:szCs w:val="22"/>
          </w:rPr>
          <w:tab/>
        </w:r>
        <w:r w:rsidRPr="00EA3F08" w:rsidDel="00EA3F08">
          <w:rPr>
            <w:noProof/>
            <w:rPrChange w:id="139" w:author="Kraig Hughes" w:date="2021-03-12T07:58:00Z">
              <w:rPr>
                <w:rStyle w:val="Hyperlink"/>
                <w:noProof/>
              </w:rPr>
            </w:rPrChange>
          </w:rPr>
          <w:delText>Revision History</w:delText>
        </w:r>
        <w:r w:rsidDel="00EA3F08">
          <w:rPr>
            <w:noProof/>
            <w:webHidden/>
          </w:rPr>
          <w:tab/>
        </w:r>
        <w:r w:rsidR="009B31CE" w:rsidDel="00EA3F08">
          <w:rPr>
            <w:noProof/>
            <w:webHidden/>
          </w:rPr>
          <w:delText>47</w:delText>
        </w:r>
      </w:del>
    </w:p>
    <w:p w14:paraId="60A74C7B" w14:textId="77777777" w:rsidR="00A978B1" w:rsidRDefault="00A978B1">
      <w:pPr>
        <w:rPr>
          <w:smallCaps/>
          <w:spacing w:val="15"/>
          <w:sz w:val="22"/>
          <w:szCs w:val="22"/>
        </w:rPr>
      </w:pPr>
      <w:r>
        <w:rPr>
          <w:smallCaps/>
          <w:spacing w:val="15"/>
          <w:sz w:val="22"/>
          <w:szCs w:val="22"/>
        </w:rPr>
        <w:fldChar w:fldCharType="end"/>
      </w:r>
    </w:p>
    <w:p w14:paraId="0D2DEC52" w14:textId="77777777" w:rsidR="00A978B1" w:rsidRDefault="00A978B1">
      <w:pPr>
        <w:rPr>
          <w:smallCaps/>
          <w:spacing w:val="15"/>
          <w:sz w:val="22"/>
          <w:szCs w:val="22"/>
        </w:rPr>
      </w:pPr>
    </w:p>
    <w:p w14:paraId="35CFACE7" w14:textId="77777777" w:rsidR="00A978B1" w:rsidRDefault="00A978B1">
      <w:pPr>
        <w:rPr>
          <w:smallCaps/>
          <w:spacing w:val="15"/>
          <w:sz w:val="22"/>
          <w:szCs w:val="22"/>
        </w:rPr>
      </w:pPr>
    </w:p>
    <w:p w14:paraId="7B28ECB6" w14:textId="77777777" w:rsidR="00A978B1" w:rsidRDefault="00A978B1">
      <w:pPr>
        <w:rPr>
          <w:smallCaps/>
          <w:spacing w:val="15"/>
          <w:sz w:val="22"/>
          <w:szCs w:val="22"/>
        </w:rPr>
      </w:pPr>
    </w:p>
    <w:p w14:paraId="6C0DF74D" w14:textId="77777777" w:rsidR="00A978B1" w:rsidRDefault="00A978B1">
      <w:pPr>
        <w:rPr>
          <w:smallCaps/>
          <w:spacing w:val="15"/>
          <w:sz w:val="22"/>
          <w:szCs w:val="22"/>
        </w:rPr>
      </w:pPr>
    </w:p>
    <w:p w14:paraId="6ED54878" w14:textId="77777777" w:rsidR="00A978B1" w:rsidRDefault="00A978B1">
      <w:pPr>
        <w:rPr>
          <w:smallCaps/>
          <w:spacing w:val="15"/>
          <w:sz w:val="22"/>
          <w:szCs w:val="22"/>
        </w:rPr>
      </w:pPr>
    </w:p>
    <w:p w14:paraId="074A1B68" w14:textId="77777777" w:rsidR="00A978B1" w:rsidRDefault="00A978B1">
      <w:pPr>
        <w:rPr>
          <w:smallCaps/>
          <w:spacing w:val="15"/>
          <w:sz w:val="22"/>
          <w:szCs w:val="22"/>
        </w:rPr>
      </w:pPr>
    </w:p>
    <w:p w14:paraId="410A2957" w14:textId="77777777" w:rsidR="00A978B1" w:rsidRDefault="00A978B1">
      <w:pPr>
        <w:rPr>
          <w:smallCaps/>
          <w:spacing w:val="15"/>
          <w:sz w:val="22"/>
          <w:szCs w:val="22"/>
        </w:rPr>
      </w:pPr>
    </w:p>
    <w:p w14:paraId="3DE0D02A" w14:textId="77777777" w:rsidR="00A978B1" w:rsidRDefault="00A978B1">
      <w:pPr>
        <w:rPr>
          <w:smallCaps/>
          <w:spacing w:val="15"/>
          <w:sz w:val="22"/>
          <w:szCs w:val="22"/>
        </w:rPr>
      </w:pPr>
    </w:p>
    <w:p w14:paraId="3DEBAAD7" w14:textId="77777777" w:rsidR="00AA4115" w:rsidRDefault="00AA4115" w:rsidP="00CC5433">
      <w:pPr>
        <w:pStyle w:val="Heading1"/>
      </w:pPr>
      <w:bookmarkStart w:id="140" w:name="_Toc33791613"/>
      <w:bookmarkStart w:id="141" w:name="_Toc66428336"/>
      <w:r>
        <w:t>Purpose</w:t>
      </w:r>
      <w:bookmarkEnd w:id="140"/>
      <w:bookmarkEnd w:id="141"/>
    </w:p>
    <w:p w14:paraId="3DEBAAD8" w14:textId="77777777" w:rsidR="00051AF1" w:rsidRPr="001D3979" w:rsidRDefault="00051AF1" w:rsidP="00051AF1">
      <w:pPr>
        <w:rPr>
          <w:color w:val="5E5E5E" w:themeColor="accent5" w:themeShade="80"/>
        </w:rPr>
      </w:pPr>
      <w:r w:rsidRPr="001D3979">
        <w:rPr>
          <w:color w:val="5E5E5E" w:themeColor="accent5" w:themeShade="80"/>
        </w:rPr>
        <w:t>Database conventions and standards help to organize server infrastructure and make database administrator and developer teams more productive. Standards must be robust enough to survive changing circumstances. Good standards that are consistently applied grow in usefulness over time because they serve to make even unfamiliar databases easier to understand.</w:t>
      </w:r>
    </w:p>
    <w:p w14:paraId="3DEBAAD9" w14:textId="77777777" w:rsidR="00051AF1" w:rsidRPr="001D3979" w:rsidRDefault="00051AF1" w:rsidP="00051AF1">
      <w:pPr>
        <w:rPr>
          <w:color w:val="5E5E5E" w:themeColor="accent5" w:themeShade="80"/>
        </w:rPr>
      </w:pPr>
      <w:r w:rsidRPr="001D3979">
        <w:rPr>
          <w:color w:val="5E5E5E" w:themeColor="accent5" w:themeShade="80"/>
        </w:rPr>
        <w:lastRenderedPageBreak/>
        <w:t>Staff members who use or maintain the database should be able to easily identify an object's purpose, type, and function. For example, a database administrator can easily identify the type of object causing blocking scenarios, or a database developer can easily identify the integrity constraints affecting a table.</w:t>
      </w:r>
    </w:p>
    <w:p w14:paraId="3DEBAADA" w14:textId="77777777" w:rsidR="00051AF1" w:rsidRPr="001D3979" w:rsidRDefault="00051AF1" w:rsidP="00051AF1">
      <w:pPr>
        <w:rPr>
          <w:color w:val="5E5E5E" w:themeColor="accent5" w:themeShade="80"/>
        </w:rPr>
      </w:pPr>
      <w:r w:rsidRPr="001D3979">
        <w:rPr>
          <w:color w:val="5E5E5E" w:themeColor="accent5" w:themeShade="80"/>
        </w:rPr>
        <w:t>Conventions also improve communication with vendors by providing them with standards to work with. It is especially critical to have good naming standards when outsourcing database development work; otherwise, the resulting database design can be very hard to maintain.</w:t>
      </w:r>
    </w:p>
    <w:p w14:paraId="3DEBAADB" w14:textId="77777777" w:rsidR="00AA4115" w:rsidRDefault="00AA4115" w:rsidP="00E2672B">
      <w:pPr>
        <w:pStyle w:val="Heading1"/>
      </w:pPr>
      <w:bookmarkStart w:id="142" w:name="_Toc33791614"/>
      <w:bookmarkStart w:id="143" w:name="_Toc66428337"/>
      <w:r>
        <w:t>Scope</w:t>
      </w:r>
      <w:bookmarkEnd w:id="142"/>
      <w:bookmarkEnd w:id="143"/>
    </w:p>
    <w:p w14:paraId="3DEBAADC" w14:textId="77777777" w:rsidR="00051AF1" w:rsidRPr="001D3979" w:rsidRDefault="00051AF1" w:rsidP="00051AF1">
      <w:pPr>
        <w:rPr>
          <w:color w:val="5E5E5E" w:themeColor="accent5" w:themeShade="80"/>
        </w:rPr>
      </w:pPr>
      <w:r w:rsidRPr="001D3979">
        <w:rPr>
          <w:color w:val="5E5E5E" w:themeColor="accent5" w:themeShade="80"/>
        </w:rPr>
        <w:t>This work instruction provides standards for developing T-SQL code in MS SQL Server environments by internal developers and external contractors.  Requirements and standards provided in the document are also applicable to T-SQL statements used in standalone T-SQL batches and script files.</w:t>
      </w:r>
    </w:p>
    <w:p w14:paraId="3DEBAADD" w14:textId="77777777" w:rsidR="00051AF1" w:rsidRPr="001D3979" w:rsidRDefault="00051AF1" w:rsidP="00051AF1">
      <w:pPr>
        <w:rPr>
          <w:color w:val="5E5E5E" w:themeColor="accent5" w:themeShade="80"/>
        </w:rPr>
      </w:pPr>
      <w:r w:rsidRPr="001D3979">
        <w:rPr>
          <w:color w:val="5E5E5E" w:themeColor="accent5" w:themeShade="80"/>
        </w:rPr>
        <w:t>This document does not cover the following areas:</w:t>
      </w:r>
    </w:p>
    <w:p w14:paraId="3DEBAADE" w14:textId="77777777" w:rsidR="00051AF1" w:rsidRPr="001D3979" w:rsidRDefault="00051AF1" w:rsidP="00C102AE">
      <w:pPr>
        <w:numPr>
          <w:ilvl w:val="0"/>
          <w:numId w:val="5"/>
        </w:numPr>
        <w:spacing w:before="0" w:after="0" w:line="240" w:lineRule="auto"/>
        <w:rPr>
          <w:color w:val="5E5E5E" w:themeColor="accent5" w:themeShade="80"/>
        </w:rPr>
      </w:pPr>
      <w:r w:rsidRPr="001D3979">
        <w:rPr>
          <w:color w:val="5E5E5E" w:themeColor="accent5" w:themeShade="80"/>
        </w:rPr>
        <w:t>Standards for developing SSIS packages;</w:t>
      </w:r>
    </w:p>
    <w:p w14:paraId="3DEBAADF" w14:textId="77777777" w:rsidR="00051AF1" w:rsidRPr="001D3979" w:rsidRDefault="00051AF1" w:rsidP="00C102AE">
      <w:pPr>
        <w:numPr>
          <w:ilvl w:val="0"/>
          <w:numId w:val="5"/>
        </w:numPr>
        <w:spacing w:before="0" w:after="0" w:line="240" w:lineRule="auto"/>
        <w:rPr>
          <w:color w:val="5E5E5E" w:themeColor="accent5" w:themeShade="80"/>
        </w:rPr>
      </w:pPr>
      <w:r w:rsidRPr="001D3979">
        <w:rPr>
          <w:color w:val="5E5E5E" w:themeColor="accent5" w:themeShade="80"/>
        </w:rPr>
        <w:t>Standards for creating non-application related scheduled jobs;</w:t>
      </w:r>
    </w:p>
    <w:p w14:paraId="3DEBAAE0" w14:textId="77777777" w:rsidR="00051AF1" w:rsidRPr="001D3979" w:rsidRDefault="00051AF1" w:rsidP="00C102AE">
      <w:pPr>
        <w:numPr>
          <w:ilvl w:val="0"/>
          <w:numId w:val="5"/>
        </w:numPr>
        <w:spacing w:before="0" w:after="0" w:line="240" w:lineRule="auto"/>
        <w:rPr>
          <w:color w:val="5E5E5E" w:themeColor="accent5" w:themeShade="80"/>
        </w:rPr>
      </w:pPr>
      <w:r w:rsidRPr="001D3979">
        <w:rPr>
          <w:color w:val="5E5E5E" w:themeColor="accent5" w:themeShade="80"/>
        </w:rPr>
        <w:t>Methods and approaches for conceptual, logical and physical database design; however, some standards and recommendations are provided in the document;</w:t>
      </w:r>
    </w:p>
    <w:p w14:paraId="3DEBAAE1" w14:textId="77777777" w:rsidR="00051AF1" w:rsidRPr="001D3979" w:rsidRDefault="00051AF1" w:rsidP="00C102AE">
      <w:pPr>
        <w:numPr>
          <w:ilvl w:val="0"/>
          <w:numId w:val="5"/>
        </w:numPr>
        <w:spacing w:before="0" w:after="0" w:line="240" w:lineRule="auto"/>
        <w:rPr>
          <w:color w:val="5E5E5E" w:themeColor="accent5" w:themeShade="80"/>
        </w:rPr>
      </w:pPr>
      <w:r w:rsidRPr="001D3979">
        <w:rPr>
          <w:color w:val="5E5E5E" w:themeColor="accent5" w:themeShade="80"/>
        </w:rPr>
        <w:lastRenderedPageBreak/>
        <w:t>Implementation of backup and recovery strategies for databases;</w:t>
      </w:r>
    </w:p>
    <w:p w14:paraId="3DEBAAE2" w14:textId="77777777" w:rsidR="00051AF1" w:rsidRPr="001D3979" w:rsidRDefault="00051AF1" w:rsidP="00C102AE">
      <w:pPr>
        <w:numPr>
          <w:ilvl w:val="0"/>
          <w:numId w:val="5"/>
        </w:numPr>
        <w:spacing w:before="0" w:after="0" w:line="240" w:lineRule="auto"/>
        <w:rPr>
          <w:color w:val="5E5E5E" w:themeColor="accent5" w:themeShade="80"/>
        </w:rPr>
      </w:pPr>
      <w:r w:rsidRPr="001D3979">
        <w:rPr>
          <w:color w:val="5E5E5E" w:themeColor="accent5" w:themeShade="80"/>
        </w:rPr>
        <w:t>Methods and approaches of setting up replication in SQL Server environment;</w:t>
      </w:r>
    </w:p>
    <w:p w14:paraId="3DEBAAE3" w14:textId="77777777" w:rsidR="00051AF1" w:rsidRPr="001D3979" w:rsidRDefault="00051AF1" w:rsidP="00C102AE">
      <w:pPr>
        <w:numPr>
          <w:ilvl w:val="0"/>
          <w:numId w:val="5"/>
        </w:numPr>
        <w:spacing w:before="0" w:after="0" w:line="240" w:lineRule="auto"/>
        <w:rPr>
          <w:color w:val="5E5E5E" w:themeColor="accent5" w:themeShade="80"/>
        </w:rPr>
      </w:pPr>
      <w:r w:rsidRPr="001D3979">
        <w:rPr>
          <w:color w:val="5E5E5E" w:themeColor="accent5" w:themeShade="80"/>
        </w:rPr>
        <w:t>Neither requirements, nor implementations of database connectivity components for .NET or Java environments have been examined in the document;</w:t>
      </w:r>
    </w:p>
    <w:p w14:paraId="3DEBAAE4" w14:textId="77777777" w:rsidR="00437B7A" w:rsidRPr="00AA4115" w:rsidRDefault="00437B7A" w:rsidP="00437B7A">
      <w:pPr>
        <w:pStyle w:val="Heading1"/>
      </w:pPr>
      <w:bookmarkStart w:id="144" w:name="_Toc33791615"/>
      <w:bookmarkStart w:id="145" w:name="_Toc66428338"/>
      <w:r>
        <w:t>Related Documents or Processes</w:t>
      </w:r>
      <w:bookmarkEnd w:id="144"/>
      <w:bookmarkEnd w:id="145"/>
    </w:p>
    <w:p w14:paraId="3DEBAAE5" w14:textId="77777777" w:rsidR="00051AF1" w:rsidRPr="001D3979" w:rsidRDefault="00051AF1" w:rsidP="00437B7A">
      <w:pPr>
        <w:rPr>
          <w:color w:val="5E5E5E" w:themeColor="accent5" w:themeShade="80"/>
        </w:rPr>
      </w:pPr>
      <w:r w:rsidRPr="001D3979">
        <w:rPr>
          <w:color w:val="5E5E5E" w:themeColor="accent5" w:themeShade="80"/>
        </w:rPr>
        <w:t>2315 ITP001 IT Corporate Policy</w:t>
      </w:r>
    </w:p>
    <w:p w14:paraId="3DEBAAE6" w14:textId="77777777" w:rsidR="00AA4115" w:rsidRDefault="008C5A11" w:rsidP="00AA4115">
      <w:pPr>
        <w:pStyle w:val="Heading1"/>
      </w:pPr>
      <w:bookmarkStart w:id="146" w:name="_Toc33791616"/>
      <w:bookmarkStart w:id="147" w:name="_Toc66428339"/>
      <w:r>
        <w:t>Responsibility</w:t>
      </w:r>
      <w:bookmarkEnd w:id="146"/>
      <w:bookmarkEnd w:id="147"/>
    </w:p>
    <w:p w14:paraId="3DEBAAE7" w14:textId="77777777" w:rsidR="00EB20C5" w:rsidRPr="001D3979" w:rsidRDefault="00051AF1" w:rsidP="00EB20C5">
      <w:pPr>
        <w:rPr>
          <w:color w:val="5E5E5E" w:themeColor="accent5" w:themeShade="80"/>
        </w:rPr>
      </w:pPr>
      <w:r w:rsidRPr="001D3979">
        <w:rPr>
          <w:color w:val="5E5E5E" w:themeColor="accent5" w:themeShade="80"/>
        </w:rPr>
        <w:t>The Director of Infrastructure is responsible for updating the information in this work instruction.</w:t>
      </w:r>
    </w:p>
    <w:p w14:paraId="3DEBAAE8" w14:textId="77777777" w:rsidR="00051AF1" w:rsidRPr="001D3979" w:rsidRDefault="00051AF1" w:rsidP="00051AF1">
      <w:pPr>
        <w:rPr>
          <w:color w:val="5E5E5E" w:themeColor="accent5" w:themeShade="80"/>
        </w:rPr>
      </w:pPr>
      <w:r w:rsidRPr="001D3979">
        <w:rPr>
          <w:color w:val="5E5E5E" w:themeColor="accent5" w:themeShade="80"/>
        </w:rPr>
        <w:t xml:space="preserve">The ultimate responsibility for maintaining these standards across the enterprise falls upon the DBA/Data Architect or the person implementing the object within the SQL Server. </w:t>
      </w:r>
    </w:p>
    <w:p w14:paraId="3DEBAAE9" w14:textId="77777777" w:rsidR="00051AF1" w:rsidRPr="001D3979" w:rsidRDefault="00051AF1" w:rsidP="00051AF1">
      <w:pPr>
        <w:rPr>
          <w:color w:val="5E5E5E" w:themeColor="accent5" w:themeShade="80"/>
        </w:rPr>
      </w:pPr>
      <w:r w:rsidRPr="001D3979">
        <w:rPr>
          <w:color w:val="5E5E5E" w:themeColor="accent5" w:themeShade="80"/>
        </w:rPr>
        <w:t>T-SQL Developers will follow these development standards and create code that operates as efficiently as possible.  If code needs to deviate from these standards, it must be documented within the stored procedure, view, function, trigger, etc.</w:t>
      </w:r>
    </w:p>
    <w:p w14:paraId="3DEBAAEA" w14:textId="77777777" w:rsidR="00051AF1" w:rsidRPr="00EB20C5" w:rsidRDefault="00051AF1" w:rsidP="00EB20C5"/>
    <w:p w14:paraId="3DEBAAEB" w14:textId="05A20EB2" w:rsidR="005833A4" w:rsidRDefault="00051AF1" w:rsidP="005833A4">
      <w:pPr>
        <w:pStyle w:val="Heading1"/>
      </w:pPr>
      <w:bookmarkStart w:id="148" w:name="_Toc33791617"/>
      <w:bookmarkStart w:id="149" w:name="_Toc66428340"/>
      <w:r>
        <w:lastRenderedPageBreak/>
        <w:t xml:space="preserve">Standard </w:t>
      </w:r>
      <w:del w:id="150" w:author="Kraig Hughes" w:date="2021-03-12T08:14:00Z">
        <w:r w:rsidDel="00DA7824">
          <w:delText>Portioning Procedure</w:delText>
        </w:r>
      </w:del>
      <w:bookmarkEnd w:id="148"/>
      <w:bookmarkEnd w:id="149"/>
      <w:ins w:id="151" w:author="Kraig Hughes" w:date="2021-03-12T08:14:00Z">
        <w:r w:rsidR="00DA7824">
          <w:t>Naming Conventions</w:t>
        </w:r>
      </w:ins>
    </w:p>
    <w:p w14:paraId="3DEBAAEC" w14:textId="77777777" w:rsidR="005833A4" w:rsidRDefault="00051AF1" w:rsidP="005833A4">
      <w:pPr>
        <w:pStyle w:val="Heading2"/>
      </w:pPr>
      <w:bookmarkStart w:id="152" w:name="_Toc33791618"/>
      <w:r>
        <w:t>General</w:t>
      </w:r>
      <w:bookmarkEnd w:id="152"/>
    </w:p>
    <w:p w14:paraId="3DEBAAED" w14:textId="2CB16CC8" w:rsidR="002E65A7" w:rsidDel="00BF6C68" w:rsidRDefault="002E65A7">
      <w:pPr>
        <w:rPr>
          <w:del w:id="153" w:author="Kraig Hughes" w:date="2021-03-12T14:53:00Z"/>
          <w:sz w:val="21"/>
          <w:szCs w:val="21"/>
        </w:rPr>
      </w:pPr>
    </w:p>
    <w:p w14:paraId="3DEBAAEE" w14:textId="77777777" w:rsidR="002E65A7" w:rsidRPr="001D3979" w:rsidRDefault="002E65A7" w:rsidP="00C102AE">
      <w:pPr>
        <w:numPr>
          <w:ilvl w:val="0"/>
          <w:numId w:val="6"/>
        </w:numPr>
        <w:spacing w:before="0" w:after="0" w:line="240" w:lineRule="auto"/>
        <w:rPr>
          <w:color w:val="5E5E5E" w:themeColor="accent5" w:themeShade="80"/>
        </w:rPr>
      </w:pPr>
      <w:r w:rsidRPr="001D3979">
        <w:rPr>
          <w:color w:val="5E5E5E" w:themeColor="accent5" w:themeShade="80"/>
        </w:rPr>
        <w:t>Previously existing items are grandfathered in, and will only be changed when it is convenient to do so.</w:t>
      </w:r>
    </w:p>
    <w:p w14:paraId="3DEBAAEF" w14:textId="77777777" w:rsidR="002E65A7" w:rsidRPr="001D3979" w:rsidRDefault="002E65A7" w:rsidP="00C102AE">
      <w:pPr>
        <w:numPr>
          <w:ilvl w:val="0"/>
          <w:numId w:val="6"/>
        </w:numPr>
        <w:spacing w:before="0" w:after="0" w:line="240" w:lineRule="auto"/>
        <w:rPr>
          <w:color w:val="5E5E5E" w:themeColor="accent5" w:themeShade="80"/>
        </w:rPr>
      </w:pPr>
      <w:r w:rsidRPr="001D3979">
        <w:rPr>
          <w:color w:val="5E5E5E" w:themeColor="accent5" w:themeShade="80"/>
        </w:rPr>
        <w:t>These rules are enforced for all database environments.</w:t>
      </w:r>
    </w:p>
    <w:p w14:paraId="3DEBAAF0" w14:textId="77777777" w:rsidR="002E65A7" w:rsidRPr="001D3979" w:rsidRDefault="002E65A7" w:rsidP="00C102AE">
      <w:pPr>
        <w:numPr>
          <w:ilvl w:val="0"/>
          <w:numId w:val="6"/>
        </w:numPr>
        <w:spacing w:before="0" w:after="0" w:line="240" w:lineRule="auto"/>
        <w:rPr>
          <w:color w:val="5E5E5E" w:themeColor="accent5" w:themeShade="80"/>
        </w:rPr>
      </w:pPr>
      <w:r w:rsidRPr="001D3979">
        <w:rPr>
          <w:color w:val="5E5E5E" w:themeColor="accent5" w:themeShade="80"/>
        </w:rPr>
        <w:t>Use Pascal casing</w:t>
      </w:r>
    </w:p>
    <w:p w14:paraId="3DEBAAF1" w14:textId="77777777" w:rsidR="002E65A7" w:rsidRPr="001D3979" w:rsidRDefault="002E65A7" w:rsidP="00C102AE">
      <w:pPr>
        <w:numPr>
          <w:ilvl w:val="1"/>
          <w:numId w:val="6"/>
        </w:numPr>
        <w:spacing w:before="0" w:after="0" w:line="240" w:lineRule="auto"/>
        <w:rPr>
          <w:color w:val="5E5E5E" w:themeColor="accent5" w:themeShade="80"/>
        </w:rPr>
      </w:pPr>
      <w:r w:rsidRPr="001D3979">
        <w:rPr>
          <w:color w:val="5E5E5E" w:themeColor="accent5" w:themeShade="80"/>
        </w:rPr>
        <w:t>The first letter of each word in a name is capitalized</w:t>
      </w:r>
    </w:p>
    <w:p w14:paraId="3DEBAAF2" w14:textId="77777777" w:rsidR="002E65A7" w:rsidRPr="001D3979" w:rsidRDefault="002E65A7" w:rsidP="00C102AE">
      <w:pPr>
        <w:numPr>
          <w:ilvl w:val="1"/>
          <w:numId w:val="6"/>
        </w:numPr>
        <w:spacing w:before="0" w:after="0" w:line="240" w:lineRule="auto"/>
        <w:rPr>
          <w:color w:val="5E5E5E" w:themeColor="accent5" w:themeShade="80"/>
        </w:rPr>
      </w:pPr>
      <w:r w:rsidRPr="001D3979">
        <w:rPr>
          <w:color w:val="5E5E5E" w:themeColor="accent5" w:themeShade="80"/>
        </w:rPr>
        <w:t>No more than one capitalized letter in succession.  Exceptions as noted.</w:t>
      </w:r>
    </w:p>
    <w:p w14:paraId="3DEBAAF3" w14:textId="77777777" w:rsidR="002E65A7" w:rsidRPr="001D3979" w:rsidRDefault="002E65A7" w:rsidP="00C102AE">
      <w:pPr>
        <w:numPr>
          <w:ilvl w:val="1"/>
          <w:numId w:val="6"/>
        </w:numPr>
        <w:spacing w:before="0" w:after="0" w:line="240" w:lineRule="auto"/>
        <w:rPr>
          <w:color w:val="5E5E5E" w:themeColor="accent5" w:themeShade="80"/>
        </w:rPr>
      </w:pPr>
      <w:r w:rsidRPr="001D3979">
        <w:rPr>
          <w:color w:val="5E5E5E" w:themeColor="accent5" w:themeShade="80"/>
        </w:rPr>
        <w:t>When acronyms or abbreviations are used in the names only the first letter is capitalized (e.g. CtoVersion, not CTOVersion)</w:t>
      </w:r>
    </w:p>
    <w:p w14:paraId="3DEBAAF4" w14:textId="77777777" w:rsidR="002E65A7" w:rsidRPr="001D3979" w:rsidRDefault="002E65A7" w:rsidP="00C102AE">
      <w:pPr>
        <w:numPr>
          <w:ilvl w:val="0"/>
          <w:numId w:val="6"/>
        </w:numPr>
        <w:spacing w:before="0" w:after="0" w:line="240" w:lineRule="auto"/>
        <w:rPr>
          <w:color w:val="5E5E5E" w:themeColor="accent5" w:themeShade="80"/>
        </w:rPr>
      </w:pPr>
      <w:r w:rsidRPr="001D3979">
        <w:rPr>
          <w:color w:val="5E5E5E" w:themeColor="accent5" w:themeShade="80"/>
        </w:rPr>
        <w:t xml:space="preserve">Do not use reserved keywords as the name for any object.  These words may be included as part of a name.  (Ref. SQL Server Books Online or the following URL: </w:t>
      </w:r>
      <w:hyperlink r:id="rId13" w:history="1">
        <w:r w:rsidRPr="001D3979">
          <w:rPr>
            <w:color w:val="5E5E5E" w:themeColor="accent5" w:themeShade="80"/>
            <w:u w:val="single"/>
          </w:rPr>
          <w:t>http://msdn.microsoft.com/en-us/library/ms189822.aspx</w:t>
        </w:r>
      </w:hyperlink>
      <w:r w:rsidRPr="001D3979">
        <w:rPr>
          <w:color w:val="5E5E5E" w:themeColor="accent5" w:themeShade="80"/>
        </w:rPr>
        <w:t>)</w:t>
      </w:r>
    </w:p>
    <w:p w14:paraId="3DEBAAF5" w14:textId="77777777" w:rsidR="002E65A7" w:rsidRPr="001D3979" w:rsidRDefault="002E65A7" w:rsidP="00C102AE">
      <w:pPr>
        <w:numPr>
          <w:ilvl w:val="0"/>
          <w:numId w:val="6"/>
        </w:numPr>
        <w:spacing w:before="0" w:after="0" w:line="240" w:lineRule="auto"/>
        <w:rPr>
          <w:color w:val="5E5E5E" w:themeColor="accent5" w:themeShade="80"/>
        </w:rPr>
      </w:pPr>
      <w:r w:rsidRPr="001D3979">
        <w:rPr>
          <w:color w:val="5E5E5E" w:themeColor="accent5" w:themeShade="80"/>
        </w:rPr>
        <w:t>The first character of all names must be a letter.</w:t>
      </w:r>
    </w:p>
    <w:p w14:paraId="3DEBAAF6" w14:textId="77777777" w:rsidR="002E65A7" w:rsidRPr="001D3979" w:rsidRDefault="002E65A7" w:rsidP="00C102AE">
      <w:pPr>
        <w:numPr>
          <w:ilvl w:val="0"/>
          <w:numId w:val="6"/>
        </w:numPr>
        <w:spacing w:before="0" w:after="0" w:line="240" w:lineRule="auto"/>
        <w:rPr>
          <w:color w:val="5E5E5E" w:themeColor="accent5" w:themeShade="80"/>
        </w:rPr>
      </w:pPr>
      <w:r w:rsidRPr="001D3979">
        <w:rPr>
          <w:color w:val="5E5E5E" w:themeColor="accent5" w:themeShade="80"/>
        </w:rPr>
        <w:t>No embedded spaces in names.</w:t>
      </w:r>
    </w:p>
    <w:p w14:paraId="3DEBAAF7" w14:textId="77777777" w:rsidR="002E65A7" w:rsidRPr="001D3979" w:rsidRDefault="002E65A7" w:rsidP="00C102AE">
      <w:pPr>
        <w:numPr>
          <w:ilvl w:val="0"/>
          <w:numId w:val="6"/>
        </w:numPr>
        <w:spacing w:before="0" w:after="0" w:line="240" w:lineRule="auto"/>
        <w:rPr>
          <w:color w:val="5E5E5E" w:themeColor="accent5" w:themeShade="80"/>
        </w:rPr>
      </w:pPr>
      <w:r w:rsidRPr="001D3979">
        <w:rPr>
          <w:color w:val="5E5E5E" w:themeColor="accent5" w:themeShade="80"/>
        </w:rPr>
        <w:t>Do not use special characters in names. Special characters include the following:</w:t>
      </w:r>
      <w:r w:rsidRPr="001D3979">
        <w:rPr>
          <w:color w:val="5E5E5E" w:themeColor="accent5" w:themeShade="80"/>
        </w:rPr>
        <w:br/>
      </w:r>
    </w:p>
    <w:tbl>
      <w:tblPr>
        <w:tblW w:w="918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Change w:id="154" w:author="Kraig Hughes" w:date="2021-03-12T15:02:00Z">
          <w:tblPr>
            <w:tblW w:w="918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PrChange>
      </w:tblPr>
      <w:tblGrid>
        <w:gridCol w:w="3397"/>
        <w:gridCol w:w="1463"/>
        <w:gridCol w:w="2430"/>
        <w:gridCol w:w="1890"/>
        <w:tblGridChange w:id="155">
          <w:tblGrid>
            <w:gridCol w:w="3510"/>
            <w:gridCol w:w="1350"/>
            <w:gridCol w:w="2430"/>
            <w:gridCol w:w="1890"/>
          </w:tblGrid>
        </w:tblGridChange>
      </w:tblGrid>
      <w:tr w:rsidR="002E65A7" w:rsidRPr="001D3979" w14:paraId="3DEBAAFC" w14:textId="77777777" w:rsidTr="00F43E59">
        <w:tc>
          <w:tcPr>
            <w:tcW w:w="3397" w:type="dxa"/>
            <w:shd w:val="clear" w:color="auto" w:fill="FFFF00"/>
            <w:tcPrChange w:id="156" w:author="Kraig Hughes" w:date="2021-03-12T15:02:00Z">
              <w:tcPr>
                <w:tcW w:w="3510" w:type="dxa"/>
                <w:shd w:val="clear" w:color="auto" w:fill="FFFF00"/>
              </w:tcPr>
            </w:tcPrChange>
          </w:tcPr>
          <w:p w14:paraId="3DEBAAF8" w14:textId="77777777" w:rsidR="002E65A7" w:rsidRPr="001D3979" w:rsidRDefault="002E65A7" w:rsidP="002E65A7">
            <w:pPr>
              <w:rPr>
                <w:rFonts w:eastAsia="Arial Unicode MS" w:cs="Arial"/>
                <w:b/>
                <w:bCs/>
                <w:i/>
                <w:color w:val="5E5E5E" w:themeColor="accent5" w:themeShade="80"/>
              </w:rPr>
            </w:pPr>
            <w:r w:rsidRPr="001D3979">
              <w:rPr>
                <w:rFonts w:eastAsia="Arial Unicode MS" w:cs="Arial"/>
                <w:b/>
                <w:bCs/>
                <w:i/>
                <w:color w:val="5E5E5E" w:themeColor="accent5" w:themeShade="80"/>
              </w:rPr>
              <w:t>Description</w:t>
            </w:r>
          </w:p>
        </w:tc>
        <w:tc>
          <w:tcPr>
            <w:tcW w:w="1463" w:type="dxa"/>
            <w:shd w:val="clear" w:color="auto" w:fill="FFFF00"/>
            <w:tcPrChange w:id="157" w:author="Kraig Hughes" w:date="2021-03-12T15:02:00Z">
              <w:tcPr>
                <w:tcW w:w="1350" w:type="dxa"/>
                <w:shd w:val="clear" w:color="auto" w:fill="FFFF00"/>
              </w:tcPr>
            </w:tcPrChange>
          </w:tcPr>
          <w:p w14:paraId="3DEBAAF9" w14:textId="77777777" w:rsidR="002E65A7" w:rsidRPr="001D3979" w:rsidRDefault="002E65A7" w:rsidP="002E65A7">
            <w:pPr>
              <w:rPr>
                <w:rFonts w:eastAsia="Arial Unicode MS" w:cs="Arial"/>
                <w:b/>
                <w:bCs/>
                <w:i/>
                <w:color w:val="5E5E5E" w:themeColor="accent5" w:themeShade="80"/>
              </w:rPr>
            </w:pPr>
            <w:r w:rsidRPr="001D3979">
              <w:rPr>
                <w:rFonts w:eastAsia="Arial Unicode MS" w:cs="Arial"/>
                <w:b/>
                <w:bCs/>
                <w:i/>
                <w:color w:val="5E5E5E" w:themeColor="accent5" w:themeShade="80"/>
              </w:rPr>
              <w:t>Character(s)</w:t>
            </w:r>
          </w:p>
        </w:tc>
        <w:tc>
          <w:tcPr>
            <w:tcW w:w="2430" w:type="dxa"/>
            <w:shd w:val="clear" w:color="auto" w:fill="FFFF00"/>
            <w:tcPrChange w:id="158" w:author="Kraig Hughes" w:date="2021-03-12T15:02:00Z">
              <w:tcPr>
                <w:tcW w:w="2430" w:type="dxa"/>
                <w:shd w:val="clear" w:color="auto" w:fill="FFFF00"/>
              </w:tcPr>
            </w:tcPrChange>
          </w:tcPr>
          <w:p w14:paraId="3DEBAAFA" w14:textId="77777777" w:rsidR="002E65A7" w:rsidRPr="001D3979" w:rsidRDefault="002E65A7" w:rsidP="002E65A7">
            <w:pPr>
              <w:rPr>
                <w:rFonts w:eastAsia="Arial Unicode MS" w:cs="Arial"/>
                <w:b/>
                <w:bCs/>
                <w:i/>
                <w:color w:val="5E5E5E" w:themeColor="accent5" w:themeShade="80"/>
              </w:rPr>
            </w:pPr>
            <w:r w:rsidRPr="001D3979">
              <w:rPr>
                <w:rFonts w:eastAsia="Arial Unicode MS" w:cs="Arial"/>
                <w:b/>
                <w:bCs/>
                <w:i/>
                <w:color w:val="5E5E5E" w:themeColor="accent5" w:themeShade="80"/>
              </w:rPr>
              <w:t>Description</w:t>
            </w:r>
          </w:p>
        </w:tc>
        <w:tc>
          <w:tcPr>
            <w:tcW w:w="1890" w:type="dxa"/>
            <w:shd w:val="clear" w:color="auto" w:fill="FFFF00"/>
            <w:tcPrChange w:id="159" w:author="Kraig Hughes" w:date="2021-03-12T15:02:00Z">
              <w:tcPr>
                <w:tcW w:w="1890" w:type="dxa"/>
                <w:shd w:val="clear" w:color="auto" w:fill="FFFF00"/>
              </w:tcPr>
            </w:tcPrChange>
          </w:tcPr>
          <w:p w14:paraId="3DEBAAFB" w14:textId="77777777" w:rsidR="002E65A7" w:rsidRPr="001D3979" w:rsidRDefault="002E65A7" w:rsidP="002E65A7">
            <w:pPr>
              <w:rPr>
                <w:rFonts w:eastAsia="Arial Unicode MS" w:cs="Arial"/>
                <w:b/>
                <w:bCs/>
                <w:i/>
                <w:color w:val="5E5E5E" w:themeColor="accent5" w:themeShade="80"/>
              </w:rPr>
            </w:pPr>
            <w:r w:rsidRPr="001D3979">
              <w:rPr>
                <w:rFonts w:eastAsia="Arial Unicode MS" w:cs="Arial"/>
                <w:b/>
                <w:bCs/>
                <w:i/>
                <w:color w:val="5E5E5E" w:themeColor="accent5" w:themeShade="80"/>
              </w:rPr>
              <w:t>Character(s)</w:t>
            </w:r>
          </w:p>
        </w:tc>
      </w:tr>
      <w:tr w:rsidR="002E65A7" w:rsidRPr="001D3979" w14:paraId="3DEBAB01" w14:textId="77777777" w:rsidTr="00F43E59">
        <w:tc>
          <w:tcPr>
            <w:tcW w:w="3397" w:type="dxa"/>
            <w:shd w:val="clear" w:color="auto" w:fill="auto"/>
            <w:tcPrChange w:id="160" w:author="Kraig Hughes" w:date="2021-03-12T15:02:00Z">
              <w:tcPr>
                <w:tcW w:w="3510" w:type="dxa"/>
                <w:shd w:val="clear" w:color="auto" w:fill="auto"/>
              </w:tcPr>
            </w:tcPrChange>
          </w:tcPr>
          <w:p w14:paraId="3DEBAAFD" w14:textId="77777777" w:rsidR="002E65A7" w:rsidRPr="001D3979" w:rsidRDefault="002E65A7" w:rsidP="002E65A7">
            <w:pPr>
              <w:rPr>
                <w:color w:val="5E5E5E" w:themeColor="accent5" w:themeShade="80"/>
              </w:rPr>
            </w:pPr>
            <w:r w:rsidRPr="001D3979">
              <w:rPr>
                <w:color w:val="5E5E5E" w:themeColor="accent5" w:themeShade="80"/>
              </w:rPr>
              <w:t>Tilde</w:t>
            </w:r>
          </w:p>
        </w:tc>
        <w:tc>
          <w:tcPr>
            <w:tcW w:w="1463" w:type="dxa"/>
            <w:shd w:val="clear" w:color="auto" w:fill="auto"/>
            <w:tcPrChange w:id="161" w:author="Kraig Hughes" w:date="2021-03-12T15:02:00Z">
              <w:tcPr>
                <w:tcW w:w="1350" w:type="dxa"/>
                <w:shd w:val="clear" w:color="auto" w:fill="auto"/>
              </w:tcPr>
            </w:tcPrChange>
          </w:tcPr>
          <w:p w14:paraId="3DEBAAFE" w14:textId="77777777" w:rsidR="002E65A7" w:rsidRPr="001D3979" w:rsidRDefault="002E65A7" w:rsidP="002E65A7">
            <w:pPr>
              <w:jc w:val="center"/>
              <w:rPr>
                <w:color w:val="5E5E5E" w:themeColor="accent5" w:themeShade="80"/>
              </w:rPr>
            </w:pPr>
            <w:r w:rsidRPr="001D3979">
              <w:rPr>
                <w:color w:val="5E5E5E" w:themeColor="accent5" w:themeShade="80"/>
              </w:rPr>
              <w:t>~</w:t>
            </w:r>
          </w:p>
        </w:tc>
        <w:tc>
          <w:tcPr>
            <w:tcW w:w="2430" w:type="dxa"/>
            <w:tcPrChange w:id="162" w:author="Kraig Hughes" w:date="2021-03-12T15:02:00Z">
              <w:tcPr>
                <w:tcW w:w="2430" w:type="dxa"/>
              </w:tcPr>
            </w:tcPrChange>
          </w:tcPr>
          <w:p w14:paraId="3DEBAAFF" w14:textId="77777777" w:rsidR="002E65A7" w:rsidRPr="001D3979" w:rsidRDefault="002E65A7" w:rsidP="002E65A7">
            <w:pPr>
              <w:rPr>
                <w:color w:val="5E5E5E" w:themeColor="accent5" w:themeShade="80"/>
              </w:rPr>
            </w:pPr>
            <w:r w:rsidRPr="001D3979">
              <w:rPr>
                <w:color w:val="5E5E5E" w:themeColor="accent5" w:themeShade="80"/>
              </w:rPr>
              <w:t>Ampersand</w:t>
            </w:r>
          </w:p>
        </w:tc>
        <w:tc>
          <w:tcPr>
            <w:tcW w:w="1890" w:type="dxa"/>
            <w:tcPrChange w:id="163" w:author="Kraig Hughes" w:date="2021-03-12T15:02:00Z">
              <w:tcPr>
                <w:tcW w:w="1890" w:type="dxa"/>
              </w:tcPr>
            </w:tcPrChange>
          </w:tcPr>
          <w:p w14:paraId="3DEBAB00" w14:textId="77777777" w:rsidR="002E65A7" w:rsidRPr="001D3979" w:rsidRDefault="002E65A7" w:rsidP="002E65A7">
            <w:pPr>
              <w:jc w:val="center"/>
              <w:rPr>
                <w:color w:val="5E5E5E" w:themeColor="accent5" w:themeShade="80"/>
              </w:rPr>
            </w:pPr>
            <w:r w:rsidRPr="001D3979">
              <w:rPr>
                <w:color w:val="5E5E5E" w:themeColor="accent5" w:themeShade="80"/>
              </w:rPr>
              <w:t>&amp;</w:t>
            </w:r>
          </w:p>
        </w:tc>
      </w:tr>
      <w:tr w:rsidR="002E65A7" w:rsidRPr="001D3979" w14:paraId="3DEBAB06" w14:textId="77777777" w:rsidTr="00F43E59">
        <w:tc>
          <w:tcPr>
            <w:tcW w:w="3397" w:type="dxa"/>
            <w:shd w:val="clear" w:color="auto" w:fill="auto"/>
            <w:tcPrChange w:id="164" w:author="Kraig Hughes" w:date="2021-03-12T15:02:00Z">
              <w:tcPr>
                <w:tcW w:w="3510" w:type="dxa"/>
                <w:shd w:val="clear" w:color="auto" w:fill="auto"/>
              </w:tcPr>
            </w:tcPrChange>
          </w:tcPr>
          <w:p w14:paraId="3DEBAB02" w14:textId="77777777" w:rsidR="002E65A7" w:rsidRPr="001D3979" w:rsidRDefault="002E65A7" w:rsidP="002E65A7">
            <w:pPr>
              <w:rPr>
                <w:color w:val="5E5E5E" w:themeColor="accent5" w:themeShade="80"/>
              </w:rPr>
            </w:pPr>
            <w:r w:rsidRPr="001D3979">
              <w:rPr>
                <w:color w:val="5E5E5E" w:themeColor="accent5" w:themeShade="80"/>
              </w:rPr>
              <w:t>Subtraction/Hyphen</w:t>
            </w:r>
          </w:p>
        </w:tc>
        <w:tc>
          <w:tcPr>
            <w:tcW w:w="1463" w:type="dxa"/>
            <w:shd w:val="clear" w:color="auto" w:fill="auto"/>
            <w:tcPrChange w:id="165" w:author="Kraig Hughes" w:date="2021-03-12T15:02:00Z">
              <w:tcPr>
                <w:tcW w:w="1350" w:type="dxa"/>
                <w:shd w:val="clear" w:color="auto" w:fill="auto"/>
              </w:tcPr>
            </w:tcPrChange>
          </w:tcPr>
          <w:p w14:paraId="3DEBAB03" w14:textId="77777777" w:rsidR="002E65A7" w:rsidRPr="001D3979" w:rsidRDefault="002E65A7" w:rsidP="002E65A7">
            <w:pPr>
              <w:jc w:val="center"/>
              <w:rPr>
                <w:color w:val="5E5E5E" w:themeColor="accent5" w:themeShade="80"/>
              </w:rPr>
            </w:pPr>
            <w:r w:rsidRPr="001D3979">
              <w:rPr>
                <w:color w:val="5E5E5E" w:themeColor="accent5" w:themeShade="80"/>
              </w:rPr>
              <w:t>-</w:t>
            </w:r>
          </w:p>
        </w:tc>
        <w:tc>
          <w:tcPr>
            <w:tcW w:w="2430" w:type="dxa"/>
            <w:tcPrChange w:id="166" w:author="Kraig Hughes" w:date="2021-03-12T15:02:00Z">
              <w:tcPr>
                <w:tcW w:w="2430" w:type="dxa"/>
              </w:tcPr>
            </w:tcPrChange>
          </w:tcPr>
          <w:p w14:paraId="3DEBAB04" w14:textId="77777777" w:rsidR="002E65A7" w:rsidRPr="001D3979" w:rsidRDefault="002E65A7" w:rsidP="002E65A7">
            <w:pPr>
              <w:rPr>
                <w:color w:val="5E5E5E" w:themeColor="accent5" w:themeShade="80"/>
              </w:rPr>
            </w:pPr>
            <w:r w:rsidRPr="001D3979">
              <w:rPr>
                <w:color w:val="5E5E5E" w:themeColor="accent5" w:themeShade="80"/>
              </w:rPr>
              <w:t>Pipe</w:t>
            </w:r>
          </w:p>
        </w:tc>
        <w:tc>
          <w:tcPr>
            <w:tcW w:w="1890" w:type="dxa"/>
            <w:tcPrChange w:id="167" w:author="Kraig Hughes" w:date="2021-03-12T15:02:00Z">
              <w:tcPr>
                <w:tcW w:w="1890" w:type="dxa"/>
              </w:tcPr>
            </w:tcPrChange>
          </w:tcPr>
          <w:p w14:paraId="3DEBAB05" w14:textId="77777777" w:rsidR="002E65A7" w:rsidRPr="001D3979" w:rsidRDefault="002E65A7" w:rsidP="002E65A7">
            <w:pPr>
              <w:jc w:val="center"/>
              <w:rPr>
                <w:color w:val="5E5E5E" w:themeColor="accent5" w:themeShade="80"/>
              </w:rPr>
            </w:pPr>
            <w:r w:rsidRPr="001D3979">
              <w:rPr>
                <w:color w:val="5E5E5E" w:themeColor="accent5" w:themeShade="80"/>
              </w:rPr>
              <w:t xml:space="preserve">| </w:t>
            </w:r>
          </w:p>
        </w:tc>
      </w:tr>
      <w:tr w:rsidR="002E65A7" w:rsidRPr="001D3979" w14:paraId="3DEBAB0B" w14:textId="77777777" w:rsidTr="00F43E59">
        <w:tc>
          <w:tcPr>
            <w:tcW w:w="3397" w:type="dxa"/>
            <w:shd w:val="clear" w:color="auto" w:fill="auto"/>
            <w:tcPrChange w:id="168" w:author="Kraig Hughes" w:date="2021-03-12T15:02:00Z">
              <w:tcPr>
                <w:tcW w:w="3510" w:type="dxa"/>
                <w:shd w:val="clear" w:color="auto" w:fill="auto"/>
              </w:tcPr>
            </w:tcPrChange>
          </w:tcPr>
          <w:p w14:paraId="3DEBAB07" w14:textId="77777777" w:rsidR="002E65A7" w:rsidRPr="001D3979" w:rsidRDefault="002E65A7" w:rsidP="002E65A7">
            <w:pPr>
              <w:rPr>
                <w:color w:val="5E5E5E" w:themeColor="accent5" w:themeShade="80"/>
              </w:rPr>
            </w:pPr>
            <w:r w:rsidRPr="001D3979">
              <w:rPr>
                <w:color w:val="5E5E5E" w:themeColor="accent5" w:themeShade="80"/>
              </w:rPr>
              <w:t>Addition/Plus sign</w:t>
            </w:r>
          </w:p>
        </w:tc>
        <w:tc>
          <w:tcPr>
            <w:tcW w:w="1463" w:type="dxa"/>
            <w:shd w:val="clear" w:color="auto" w:fill="auto"/>
            <w:tcPrChange w:id="169" w:author="Kraig Hughes" w:date="2021-03-12T15:02:00Z">
              <w:tcPr>
                <w:tcW w:w="1350" w:type="dxa"/>
                <w:shd w:val="clear" w:color="auto" w:fill="auto"/>
              </w:tcPr>
            </w:tcPrChange>
          </w:tcPr>
          <w:p w14:paraId="3DEBAB08" w14:textId="77777777" w:rsidR="002E65A7" w:rsidRPr="001D3979" w:rsidRDefault="002E65A7" w:rsidP="002E65A7">
            <w:pPr>
              <w:jc w:val="center"/>
              <w:rPr>
                <w:color w:val="5E5E5E" w:themeColor="accent5" w:themeShade="80"/>
              </w:rPr>
            </w:pPr>
            <w:r w:rsidRPr="001D3979">
              <w:rPr>
                <w:color w:val="5E5E5E" w:themeColor="accent5" w:themeShade="80"/>
              </w:rPr>
              <w:t>+</w:t>
            </w:r>
          </w:p>
        </w:tc>
        <w:tc>
          <w:tcPr>
            <w:tcW w:w="2430" w:type="dxa"/>
            <w:tcPrChange w:id="170" w:author="Kraig Hughes" w:date="2021-03-12T15:02:00Z">
              <w:tcPr>
                <w:tcW w:w="2430" w:type="dxa"/>
              </w:tcPr>
            </w:tcPrChange>
          </w:tcPr>
          <w:p w14:paraId="3DEBAB09" w14:textId="77777777" w:rsidR="002E65A7" w:rsidRPr="001D3979" w:rsidRDefault="002E65A7" w:rsidP="002E65A7">
            <w:pPr>
              <w:rPr>
                <w:color w:val="5E5E5E" w:themeColor="accent5" w:themeShade="80"/>
              </w:rPr>
            </w:pPr>
            <w:r w:rsidRPr="001D3979">
              <w:rPr>
                <w:color w:val="5E5E5E" w:themeColor="accent5" w:themeShade="80"/>
              </w:rPr>
              <w:t>Left/right brace</w:t>
            </w:r>
          </w:p>
        </w:tc>
        <w:tc>
          <w:tcPr>
            <w:tcW w:w="1890" w:type="dxa"/>
            <w:tcPrChange w:id="171" w:author="Kraig Hughes" w:date="2021-03-12T15:02:00Z">
              <w:tcPr>
                <w:tcW w:w="1890" w:type="dxa"/>
              </w:tcPr>
            </w:tcPrChange>
          </w:tcPr>
          <w:p w14:paraId="3DEBAB0A" w14:textId="77777777" w:rsidR="002E65A7" w:rsidRPr="001D3979" w:rsidRDefault="002E65A7" w:rsidP="002E65A7">
            <w:pPr>
              <w:jc w:val="center"/>
              <w:rPr>
                <w:color w:val="5E5E5E" w:themeColor="accent5" w:themeShade="80"/>
              </w:rPr>
            </w:pPr>
            <w:r w:rsidRPr="001D3979">
              <w:rPr>
                <w:color w:val="5E5E5E" w:themeColor="accent5" w:themeShade="80"/>
              </w:rPr>
              <w:t>{ }</w:t>
            </w:r>
          </w:p>
        </w:tc>
      </w:tr>
      <w:tr w:rsidR="002E65A7" w:rsidRPr="001D3979" w14:paraId="3DEBAB10" w14:textId="77777777" w:rsidTr="00F43E59">
        <w:tc>
          <w:tcPr>
            <w:tcW w:w="3397" w:type="dxa"/>
            <w:shd w:val="clear" w:color="auto" w:fill="auto"/>
            <w:tcPrChange w:id="172" w:author="Kraig Hughes" w:date="2021-03-12T15:02:00Z">
              <w:tcPr>
                <w:tcW w:w="3510" w:type="dxa"/>
                <w:shd w:val="clear" w:color="auto" w:fill="auto"/>
              </w:tcPr>
            </w:tcPrChange>
          </w:tcPr>
          <w:p w14:paraId="3DEBAB0C" w14:textId="77777777" w:rsidR="002E65A7" w:rsidRPr="001D3979" w:rsidRDefault="002E65A7" w:rsidP="002E65A7">
            <w:pPr>
              <w:rPr>
                <w:color w:val="5E5E5E" w:themeColor="accent5" w:themeShade="80"/>
              </w:rPr>
            </w:pPr>
            <w:r w:rsidRPr="001D3979">
              <w:rPr>
                <w:color w:val="5E5E5E" w:themeColor="accent5" w:themeShade="80"/>
              </w:rPr>
              <w:t>Multiplication/Asterisk</w:t>
            </w:r>
          </w:p>
        </w:tc>
        <w:tc>
          <w:tcPr>
            <w:tcW w:w="1463" w:type="dxa"/>
            <w:shd w:val="clear" w:color="auto" w:fill="auto"/>
            <w:tcPrChange w:id="173" w:author="Kraig Hughes" w:date="2021-03-12T15:02:00Z">
              <w:tcPr>
                <w:tcW w:w="1350" w:type="dxa"/>
                <w:shd w:val="clear" w:color="auto" w:fill="auto"/>
              </w:tcPr>
            </w:tcPrChange>
          </w:tcPr>
          <w:p w14:paraId="3DEBAB0D" w14:textId="77777777" w:rsidR="002E65A7" w:rsidRPr="001D3979" w:rsidRDefault="002E65A7" w:rsidP="002E65A7">
            <w:pPr>
              <w:jc w:val="center"/>
              <w:rPr>
                <w:color w:val="5E5E5E" w:themeColor="accent5" w:themeShade="80"/>
              </w:rPr>
            </w:pPr>
            <w:r w:rsidRPr="001D3979">
              <w:rPr>
                <w:color w:val="5E5E5E" w:themeColor="accent5" w:themeShade="80"/>
              </w:rPr>
              <w:t>*</w:t>
            </w:r>
          </w:p>
        </w:tc>
        <w:tc>
          <w:tcPr>
            <w:tcW w:w="2430" w:type="dxa"/>
            <w:tcPrChange w:id="174" w:author="Kraig Hughes" w:date="2021-03-12T15:02:00Z">
              <w:tcPr>
                <w:tcW w:w="2430" w:type="dxa"/>
              </w:tcPr>
            </w:tcPrChange>
          </w:tcPr>
          <w:p w14:paraId="3DEBAB0E" w14:textId="77777777" w:rsidR="002E65A7" w:rsidRPr="001D3979" w:rsidRDefault="002E65A7" w:rsidP="002E65A7">
            <w:pPr>
              <w:rPr>
                <w:color w:val="5E5E5E" w:themeColor="accent5" w:themeShade="80"/>
              </w:rPr>
            </w:pPr>
            <w:r w:rsidRPr="001D3979">
              <w:rPr>
                <w:color w:val="5E5E5E" w:themeColor="accent5" w:themeShade="80"/>
              </w:rPr>
              <w:t>Backslash</w:t>
            </w:r>
          </w:p>
        </w:tc>
        <w:tc>
          <w:tcPr>
            <w:tcW w:w="1890" w:type="dxa"/>
            <w:tcPrChange w:id="175" w:author="Kraig Hughes" w:date="2021-03-12T15:02:00Z">
              <w:tcPr>
                <w:tcW w:w="1890" w:type="dxa"/>
              </w:tcPr>
            </w:tcPrChange>
          </w:tcPr>
          <w:p w14:paraId="3DEBAB0F" w14:textId="77777777" w:rsidR="002E65A7" w:rsidRPr="001D3979" w:rsidRDefault="002E65A7" w:rsidP="002E65A7">
            <w:pPr>
              <w:jc w:val="center"/>
              <w:rPr>
                <w:color w:val="5E5E5E" w:themeColor="accent5" w:themeShade="80"/>
              </w:rPr>
            </w:pPr>
            <w:r w:rsidRPr="001D3979">
              <w:rPr>
                <w:color w:val="5E5E5E" w:themeColor="accent5" w:themeShade="80"/>
              </w:rPr>
              <w:t>\</w:t>
            </w:r>
          </w:p>
        </w:tc>
      </w:tr>
      <w:tr w:rsidR="002E65A7" w:rsidRPr="001D3979" w14:paraId="3DEBAB15" w14:textId="77777777" w:rsidTr="00F43E59">
        <w:tc>
          <w:tcPr>
            <w:tcW w:w="3397" w:type="dxa"/>
            <w:shd w:val="clear" w:color="auto" w:fill="auto"/>
            <w:tcPrChange w:id="176" w:author="Kraig Hughes" w:date="2021-03-12T15:02:00Z">
              <w:tcPr>
                <w:tcW w:w="3510" w:type="dxa"/>
                <w:shd w:val="clear" w:color="auto" w:fill="auto"/>
              </w:tcPr>
            </w:tcPrChange>
          </w:tcPr>
          <w:p w14:paraId="3DEBAB11" w14:textId="77777777" w:rsidR="002E65A7" w:rsidRPr="001D3979" w:rsidRDefault="002E65A7" w:rsidP="002E65A7">
            <w:pPr>
              <w:rPr>
                <w:color w:val="5E5E5E" w:themeColor="accent5" w:themeShade="80"/>
              </w:rPr>
            </w:pPr>
            <w:r w:rsidRPr="001D3979">
              <w:rPr>
                <w:color w:val="5E5E5E" w:themeColor="accent5" w:themeShade="80"/>
              </w:rPr>
              <w:t>Division/Forward Slash</w:t>
            </w:r>
          </w:p>
        </w:tc>
        <w:tc>
          <w:tcPr>
            <w:tcW w:w="1463" w:type="dxa"/>
            <w:shd w:val="clear" w:color="auto" w:fill="auto"/>
            <w:tcPrChange w:id="177" w:author="Kraig Hughes" w:date="2021-03-12T15:02:00Z">
              <w:tcPr>
                <w:tcW w:w="1350" w:type="dxa"/>
                <w:shd w:val="clear" w:color="auto" w:fill="auto"/>
              </w:tcPr>
            </w:tcPrChange>
          </w:tcPr>
          <w:p w14:paraId="3DEBAB12" w14:textId="77777777" w:rsidR="002E65A7" w:rsidRPr="001D3979" w:rsidRDefault="002E65A7" w:rsidP="002E65A7">
            <w:pPr>
              <w:jc w:val="center"/>
              <w:rPr>
                <w:color w:val="5E5E5E" w:themeColor="accent5" w:themeShade="80"/>
              </w:rPr>
            </w:pPr>
            <w:r w:rsidRPr="001D3979">
              <w:rPr>
                <w:color w:val="5E5E5E" w:themeColor="accent5" w:themeShade="80"/>
              </w:rPr>
              <w:t>/</w:t>
            </w:r>
          </w:p>
        </w:tc>
        <w:tc>
          <w:tcPr>
            <w:tcW w:w="2430" w:type="dxa"/>
            <w:tcPrChange w:id="178" w:author="Kraig Hughes" w:date="2021-03-12T15:02:00Z">
              <w:tcPr>
                <w:tcW w:w="2430" w:type="dxa"/>
              </w:tcPr>
            </w:tcPrChange>
          </w:tcPr>
          <w:p w14:paraId="3DEBAB13" w14:textId="77777777" w:rsidR="002E65A7" w:rsidRPr="001D3979" w:rsidRDefault="002E65A7" w:rsidP="002E65A7">
            <w:pPr>
              <w:rPr>
                <w:color w:val="5E5E5E" w:themeColor="accent5" w:themeShade="80"/>
              </w:rPr>
            </w:pPr>
            <w:r w:rsidRPr="001D3979">
              <w:rPr>
                <w:color w:val="5E5E5E" w:themeColor="accent5" w:themeShade="80"/>
              </w:rPr>
              <w:t>Left/right parentheses</w:t>
            </w:r>
          </w:p>
        </w:tc>
        <w:tc>
          <w:tcPr>
            <w:tcW w:w="1890" w:type="dxa"/>
            <w:tcPrChange w:id="179" w:author="Kraig Hughes" w:date="2021-03-12T15:02:00Z">
              <w:tcPr>
                <w:tcW w:w="1890" w:type="dxa"/>
              </w:tcPr>
            </w:tcPrChange>
          </w:tcPr>
          <w:p w14:paraId="3DEBAB14" w14:textId="77777777" w:rsidR="002E65A7" w:rsidRPr="001D3979" w:rsidRDefault="002E65A7" w:rsidP="002E65A7">
            <w:pPr>
              <w:jc w:val="center"/>
              <w:rPr>
                <w:color w:val="5E5E5E" w:themeColor="accent5" w:themeShade="80"/>
              </w:rPr>
            </w:pPr>
            <w:r w:rsidRPr="001D3979">
              <w:rPr>
                <w:color w:val="5E5E5E" w:themeColor="accent5" w:themeShade="80"/>
              </w:rPr>
              <w:t>( )</w:t>
            </w:r>
          </w:p>
        </w:tc>
      </w:tr>
      <w:tr w:rsidR="002E65A7" w:rsidRPr="001D3979" w14:paraId="3DEBAB1A" w14:textId="77777777" w:rsidTr="00F43E59">
        <w:tc>
          <w:tcPr>
            <w:tcW w:w="3397" w:type="dxa"/>
            <w:shd w:val="clear" w:color="auto" w:fill="auto"/>
            <w:tcPrChange w:id="180" w:author="Kraig Hughes" w:date="2021-03-12T15:02:00Z">
              <w:tcPr>
                <w:tcW w:w="3510" w:type="dxa"/>
                <w:shd w:val="clear" w:color="auto" w:fill="auto"/>
              </w:tcPr>
            </w:tcPrChange>
          </w:tcPr>
          <w:p w14:paraId="3DEBAB16" w14:textId="77777777" w:rsidR="002E65A7" w:rsidRPr="001D3979" w:rsidRDefault="002E65A7" w:rsidP="002E65A7">
            <w:pPr>
              <w:rPr>
                <w:color w:val="5E5E5E" w:themeColor="accent5" w:themeShade="80"/>
              </w:rPr>
            </w:pPr>
            <w:r w:rsidRPr="001D3979">
              <w:rPr>
                <w:color w:val="5E5E5E" w:themeColor="accent5" w:themeShade="80"/>
              </w:rPr>
              <w:t>Equals</w:t>
            </w:r>
          </w:p>
        </w:tc>
        <w:tc>
          <w:tcPr>
            <w:tcW w:w="1463" w:type="dxa"/>
            <w:shd w:val="clear" w:color="auto" w:fill="auto"/>
            <w:tcPrChange w:id="181" w:author="Kraig Hughes" w:date="2021-03-12T15:02:00Z">
              <w:tcPr>
                <w:tcW w:w="1350" w:type="dxa"/>
                <w:shd w:val="clear" w:color="auto" w:fill="auto"/>
              </w:tcPr>
            </w:tcPrChange>
          </w:tcPr>
          <w:p w14:paraId="3DEBAB17" w14:textId="77777777" w:rsidR="002E65A7" w:rsidRPr="001D3979" w:rsidRDefault="002E65A7" w:rsidP="002E65A7">
            <w:pPr>
              <w:jc w:val="center"/>
              <w:rPr>
                <w:color w:val="5E5E5E" w:themeColor="accent5" w:themeShade="80"/>
              </w:rPr>
            </w:pPr>
            <w:r w:rsidRPr="001D3979">
              <w:rPr>
                <w:color w:val="5E5E5E" w:themeColor="accent5" w:themeShade="80"/>
              </w:rPr>
              <w:t>=</w:t>
            </w:r>
          </w:p>
        </w:tc>
        <w:tc>
          <w:tcPr>
            <w:tcW w:w="2430" w:type="dxa"/>
            <w:tcPrChange w:id="182" w:author="Kraig Hughes" w:date="2021-03-12T15:02:00Z">
              <w:tcPr>
                <w:tcW w:w="2430" w:type="dxa"/>
              </w:tcPr>
            </w:tcPrChange>
          </w:tcPr>
          <w:p w14:paraId="3DEBAB18" w14:textId="77777777" w:rsidR="002E65A7" w:rsidRPr="001D3979" w:rsidRDefault="002E65A7" w:rsidP="002E65A7">
            <w:pPr>
              <w:rPr>
                <w:color w:val="5E5E5E" w:themeColor="accent5" w:themeShade="80"/>
              </w:rPr>
            </w:pPr>
            <w:r w:rsidRPr="001D3979">
              <w:rPr>
                <w:color w:val="5E5E5E" w:themeColor="accent5" w:themeShade="80"/>
              </w:rPr>
              <w:t>Colon</w:t>
            </w:r>
          </w:p>
        </w:tc>
        <w:tc>
          <w:tcPr>
            <w:tcW w:w="1890" w:type="dxa"/>
            <w:tcPrChange w:id="183" w:author="Kraig Hughes" w:date="2021-03-12T15:02:00Z">
              <w:tcPr>
                <w:tcW w:w="1890" w:type="dxa"/>
              </w:tcPr>
            </w:tcPrChange>
          </w:tcPr>
          <w:p w14:paraId="3DEBAB19" w14:textId="77777777" w:rsidR="002E65A7" w:rsidRPr="001D3979" w:rsidRDefault="002E65A7" w:rsidP="002E65A7">
            <w:pPr>
              <w:jc w:val="center"/>
              <w:rPr>
                <w:color w:val="5E5E5E" w:themeColor="accent5" w:themeShade="80"/>
              </w:rPr>
            </w:pPr>
            <w:r w:rsidRPr="001D3979">
              <w:rPr>
                <w:color w:val="5E5E5E" w:themeColor="accent5" w:themeShade="80"/>
              </w:rPr>
              <w:t>:</w:t>
            </w:r>
          </w:p>
        </w:tc>
      </w:tr>
      <w:tr w:rsidR="002E65A7" w:rsidRPr="001D3979" w14:paraId="3DEBAB1F" w14:textId="77777777" w:rsidTr="00F43E59">
        <w:tc>
          <w:tcPr>
            <w:tcW w:w="3397" w:type="dxa"/>
            <w:shd w:val="clear" w:color="auto" w:fill="auto"/>
            <w:tcPrChange w:id="184" w:author="Kraig Hughes" w:date="2021-03-12T15:02:00Z">
              <w:tcPr>
                <w:tcW w:w="3510" w:type="dxa"/>
                <w:shd w:val="clear" w:color="auto" w:fill="auto"/>
              </w:tcPr>
            </w:tcPrChange>
          </w:tcPr>
          <w:p w14:paraId="3DEBAB1B" w14:textId="77777777" w:rsidR="002E65A7" w:rsidRPr="001D3979" w:rsidRDefault="002E65A7" w:rsidP="002E65A7">
            <w:pPr>
              <w:rPr>
                <w:color w:val="5E5E5E" w:themeColor="accent5" w:themeShade="80"/>
              </w:rPr>
            </w:pPr>
            <w:r w:rsidRPr="001D3979">
              <w:rPr>
                <w:color w:val="5E5E5E" w:themeColor="accent5" w:themeShade="80"/>
              </w:rPr>
              <w:t>Greater/Less than</w:t>
            </w:r>
          </w:p>
        </w:tc>
        <w:tc>
          <w:tcPr>
            <w:tcW w:w="1463" w:type="dxa"/>
            <w:shd w:val="clear" w:color="auto" w:fill="auto"/>
            <w:tcPrChange w:id="185" w:author="Kraig Hughes" w:date="2021-03-12T15:02:00Z">
              <w:tcPr>
                <w:tcW w:w="1350" w:type="dxa"/>
                <w:shd w:val="clear" w:color="auto" w:fill="auto"/>
              </w:tcPr>
            </w:tcPrChange>
          </w:tcPr>
          <w:p w14:paraId="3DEBAB1C" w14:textId="77777777" w:rsidR="002E65A7" w:rsidRPr="001D3979" w:rsidRDefault="002E65A7" w:rsidP="002E65A7">
            <w:pPr>
              <w:jc w:val="center"/>
              <w:rPr>
                <w:color w:val="5E5E5E" w:themeColor="accent5" w:themeShade="80"/>
              </w:rPr>
            </w:pPr>
            <w:r w:rsidRPr="001D3979">
              <w:rPr>
                <w:color w:val="5E5E5E" w:themeColor="accent5" w:themeShade="80"/>
              </w:rPr>
              <w:t>&lt; &gt;</w:t>
            </w:r>
          </w:p>
        </w:tc>
        <w:tc>
          <w:tcPr>
            <w:tcW w:w="2430" w:type="dxa"/>
            <w:tcPrChange w:id="186" w:author="Kraig Hughes" w:date="2021-03-12T15:02:00Z">
              <w:tcPr>
                <w:tcW w:w="2430" w:type="dxa"/>
              </w:tcPr>
            </w:tcPrChange>
          </w:tcPr>
          <w:p w14:paraId="3DEBAB1D" w14:textId="77777777" w:rsidR="002E65A7" w:rsidRPr="001D3979" w:rsidRDefault="002E65A7" w:rsidP="002E65A7">
            <w:pPr>
              <w:rPr>
                <w:color w:val="5E5E5E" w:themeColor="accent5" w:themeShade="80"/>
              </w:rPr>
            </w:pPr>
            <w:r w:rsidRPr="001D3979">
              <w:rPr>
                <w:color w:val="5E5E5E" w:themeColor="accent5" w:themeShade="80"/>
              </w:rPr>
              <w:t>Semi-colon</w:t>
            </w:r>
          </w:p>
        </w:tc>
        <w:tc>
          <w:tcPr>
            <w:tcW w:w="1890" w:type="dxa"/>
            <w:tcPrChange w:id="187" w:author="Kraig Hughes" w:date="2021-03-12T15:02:00Z">
              <w:tcPr>
                <w:tcW w:w="1890" w:type="dxa"/>
              </w:tcPr>
            </w:tcPrChange>
          </w:tcPr>
          <w:p w14:paraId="3DEBAB1E" w14:textId="77777777" w:rsidR="002E65A7" w:rsidRPr="001D3979" w:rsidRDefault="002E65A7" w:rsidP="002E65A7">
            <w:pPr>
              <w:jc w:val="center"/>
              <w:rPr>
                <w:color w:val="5E5E5E" w:themeColor="accent5" w:themeShade="80"/>
              </w:rPr>
            </w:pPr>
            <w:r w:rsidRPr="001D3979">
              <w:rPr>
                <w:color w:val="5E5E5E" w:themeColor="accent5" w:themeShade="80"/>
              </w:rPr>
              <w:t>;</w:t>
            </w:r>
          </w:p>
        </w:tc>
      </w:tr>
      <w:tr w:rsidR="002E65A7" w:rsidRPr="001D3979" w14:paraId="3DEBAB24" w14:textId="77777777" w:rsidTr="00F43E59">
        <w:tc>
          <w:tcPr>
            <w:tcW w:w="3397" w:type="dxa"/>
            <w:shd w:val="clear" w:color="auto" w:fill="auto"/>
            <w:tcPrChange w:id="188" w:author="Kraig Hughes" w:date="2021-03-12T15:02:00Z">
              <w:tcPr>
                <w:tcW w:w="3510" w:type="dxa"/>
                <w:shd w:val="clear" w:color="auto" w:fill="auto"/>
              </w:tcPr>
            </w:tcPrChange>
          </w:tcPr>
          <w:p w14:paraId="3DEBAB20" w14:textId="77777777" w:rsidR="002E65A7" w:rsidRPr="001D3979" w:rsidRDefault="002E65A7" w:rsidP="002E65A7">
            <w:pPr>
              <w:rPr>
                <w:color w:val="5E5E5E" w:themeColor="accent5" w:themeShade="80"/>
              </w:rPr>
            </w:pPr>
            <w:r w:rsidRPr="001D3979">
              <w:rPr>
                <w:color w:val="5E5E5E" w:themeColor="accent5" w:themeShade="80"/>
              </w:rPr>
              <w:t>Exclamation</w:t>
            </w:r>
          </w:p>
        </w:tc>
        <w:tc>
          <w:tcPr>
            <w:tcW w:w="1463" w:type="dxa"/>
            <w:shd w:val="clear" w:color="auto" w:fill="auto"/>
            <w:tcPrChange w:id="189" w:author="Kraig Hughes" w:date="2021-03-12T15:02:00Z">
              <w:tcPr>
                <w:tcW w:w="1350" w:type="dxa"/>
                <w:shd w:val="clear" w:color="auto" w:fill="auto"/>
              </w:tcPr>
            </w:tcPrChange>
          </w:tcPr>
          <w:p w14:paraId="3DEBAB21" w14:textId="77777777" w:rsidR="002E65A7" w:rsidRPr="001D3979" w:rsidRDefault="002E65A7" w:rsidP="002E65A7">
            <w:pPr>
              <w:jc w:val="center"/>
              <w:rPr>
                <w:color w:val="5E5E5E" w:themeColor="accent5" w:themeShade="80"/>
              </w:rPr>
            </w:pPr>
            <w:r w:rsidRPr="001D3979">
              <w:rPr>
                <w:color w:val="5E5E5E" w:themeColor="accent5" w:themeShade="80"/>
              </w:rPr>
              <w:t>!</w:t>
            </w:r>
          </w:p>
        </w:tc>
        <w:tc>
          <w:tcPr>
            <w:tcW w:w="2430" w:type="dxa"/>
            <w:tcPrChange w:id="190" w:author="Kraig Hughes" w:date="2021-03-12T15:02:00Z">
              <w:tcPr>
                <w:tcW w:w="2430" w:type="dxa"/>
              </w:tcPr>
            </w:tcPrChange>
          </w:tcPr>
          <w:p w14:paraId="3DEBAB22" w14:textId="77777777" w:rsidR="002E65A7" w:rsidRPr="001D3979" w:rsidRDefault="002E65A7" w:rsidP="002E65A7">
            <w:pPr>
              <w:rPr>
                <w:color w:val="5E5E5E" w:themeColor="accent5" w:themeShade="80"/>
              </w:rPr>
            </w:pPr>
            <w:r w:rsidRPr="001D3979">
              <w:rPr>
                <w:color w:val="5E5E5E" w:themeColor="accent5" w:themeShade="80"/>
              </w:rPr>
              <w:t>Period</w:t>
            </w:r>
          </w:p>
        </w:tc>
        <w:tc>
          <w:tcPr>
            <w:tcW w:w="1890" w:type="dxa"/>
            <w:tcPrChange w:id="191" w:author="Kraig Hughes" w:date="2021-03-12T15:02:00Z">
              <w:tcPr>
                <w:tcW w:w="1890" w:type="dxa"/>
              </w:tcPr>
            </w:tcPrChange>
          </w:tcPr>
          <w:p w14:paraId="3DEBAB23" w14:textId="77777777" w:rsidR="002E65A7" w:rsidRPr="001D3979" w:rsidRDefault="002E65A7" w:rsidP="002E65A7">
            <w:pPr>
              <w:jc w:val="center"/>
              <w:rPr>
                <w:color w:val="5E5E5E" w:themeColor="accent5" w:themeShade="80"/>
              </w:rPr>
            </w:pPr>
            <w:r w:rsidRPr="001D3979">
              <w:rPr>
                <w:color w:val="5E5E5E" w:themeColor="accent5" w:themeShade="80"/>
              </w:rPr>
              <w:t>.</w:t>
            </w:r>
          </w:p>
        </w:tc>
      </w:tr>
      <w:tr w:rsidR="002E65A7" w:rsidRPr="001D3979" w14:paraId="3DEBAB29" w14:textId="77777777" w:rsidTr="00F43E59">
        <w:tc>
          <w:tcPr>
            <w:tcW w:w="3397" w:type="dxa"/>
            <w:shd w:val="clear" w:color="auto" w:fill="auto"/>
            <w:tcPrChange w:id="192" w:author="Kraig Hughes" w:date="2021-03-12T15:02:00Z">
              <w:tcPr>
                <w:tcW w:w="3510" w:type="dxa"/>
                <w:shd w:val="clear" w:color="auto" w:fill="auto"/>
              </w:tcPr>
            </w:tcPrChange>
          </w:tcPr>
          <w:p w14:paraId="3DEBAB25" w14:textId="77777777" w:rsidR="002E65A7" w:rsidRPr="001D3979" w:rsidRDefault="002E65A7" w:rsidP="002E65A7">
            <w:pPr>
              <w:rPr>
                <w:color w:val="5E5E5E" w:themeColor="accent5" w:themeShade="80"/>
              </w:rPr>
            </w:pPr>
            <w:r w:rsidRPr="001D3979">
              <w:rPr>
                <w:color w:val="5E5E5E" w:themeColor="accent5" w:themeShade="80"/>
              </w:rPr>
              <w:t>At sign</w:t>
            </w:r>
          </w:p>
        </w:tc>
        <w:tc>
          <w:tcPr>
            <w:tcW w:w="1463" w:type="dxa"/>
            <w:shd w:val="clear" w:color="auto" w:fill="auto"/>
            <w:tcPrChange w:id="193" w:author="Kraig Hughes" w:date="2021-03-12T15:02:00Z">
              <w:tcPr>
                <w:tcW w:w="1350" w:type="dxa"/>
                <w:shd w:val="clear" w:color="auto" w:fill="auto"/>
              </w:tcPr>
            </w:tcPrChange>
          </w:tcPr>
          <w:p w14:paraId="3DEBAB26" w14:textId="77777777" w:rsidR="002E65A7" w:rsidRPr="001D3979" w:rsidRDefault="002E65A7" w:rsidP="002E65A7">
            <w:pPr>
              <w:jc w:val="center"/>
              <w:rPr>
                <w:color w:val="5E5E5E" w:themeColor="accent5" w:themeShade="80"/>
              </w:rPr>
            </w:pPr>
            <w:r w:rsidRPr="001D3979">
              <w:rPr>
                <w:color w:val="5E5E5E" w:themeColor="accent5" w:themeShade="80"/>
              </w:rPr>
              <w:t>@</w:t>
            </w:r>
          </w:p>
        </w:tc>
        <w:tc>
          <w:tcPr>
            <w:tcW w:w="2430" w:type="dxa"/>
            <w:tcPrChange w:id="194" w:author="Kraig Hughes" w:date="2021-03-12T15:02:00Z">
              <w:tcPr>
                <w:tcW w:w="2430" w:type="dxa"/>
              </w:tcPr>
            </w:tcPrChange>
          </w:tcPr>
          <w:p w14:paraId="3DEBAB27" w14:textId="77777777" w:rsidR="002E65A7" w:rsidRPr="001D3979" w:rsidRDefault="002E65A7" w:rsidP="002E65A7">
            <w:pPr>
              <w:rPr>
                <w:color w:val="5E5E5E" w:themeColor="accent5" w:themeShade="80"/>
              </w:rPr>
            </w:pPr>
            <w:r w:rsidRPr="001D3979">
              <w:rPr>
                <w:color w:val="5E5E5E" w:themeColor="accent5" w:themeShade="80"/>
              </w:rPr>
              <w:t>Comma</w:t>
            </w:r>
          </w:p>
        </w:tc>
        <w:tc>
          <w:tcPr>
            <w:tcW w:w="1890" w:type="dxa"/>
            <w:tcPrChange w:id="195" w:author="Kraig Hughes" w:date="2021-03-12T15:02:00Z">
              <w:tcPr>
                <w:tcW w:w="1890" w:type="dxa"/>
              </w:tcPr>
            </w:tcPrChange>
          </w:tcPr>
          <w:p w14:paraId="3DEBAB28" w14:textId="77777777" w:rsidR="002E65A7" w:rsidRPr="001D3979" w:rsidRDefault="002E65A7" w:rsidP="002E65A7">
            <w:pPr>
              <w:jc w:val="center"/>
              <w:rPr>
                <w:color w:val="5E5E5E" w:themeColor="accent5" w:themeShade="80"/>
              </w:rPr>
            </w:pPr>
            <w:r w:rsidRPr="001D3979">
              <w:rPr>
                <w:color w:val="5E5E5E" w:themeColor="accent5" w:themeShade="80"/>
              </w:rPr>
              <w:t>,</w:t>
            </w:r>
          </w:p>
        </w:tc>
      </w:tr>
      <w:tr w:rsidR="002E65A7" w:rsidRPr="001D3979" w14:paraId="3DEBAB2E" w14:textId="77777777" w:rsidTr="00F43E59">
        <w:tc>
          <w:tcPr>
            <w:tcW w:w="3397" w:type="dxa"/>
            <w:shd w:val="clear" w:color="auto" w:fill="auto"/>
            <w:tcPrChange w:id="196" w:author="Kraig Hughes" w:date="2021-03-12T15:02:00Z">
              <w:tcPr>
                <w:tcW w:w="3510" w:type="dxa"/>
                <w:shd w:val="clear" w:color="auto" w:fill="auto"/>
              </w:tcPr>
            </w:tcPrChange>
          </w:tcPr>
          <w:p w14:paraId="3DEBAB2A" w14:textId="77777777" w:rsidR="002E65A7" w:rsidRPr="001D3979" w:rsidRDefault="002E65A7" w:rsidP="002E65A7">
            <w:pPr>
              <w:rPr>
                <w:color w:val="5E5E5E" w:themeColor="accent5" w:themeShade="80"/>
              </w:rPr>
            </w:pPr>
            <w:r w:rsidRPr="001D3979">
              <w:rPr>
                <w:color w:val="5E5E5E" w:themeColor="accent5" w:themeShade="80"/>
              </w:rPr>
              <w:t>Hash/Pound sign</w:t>
            </w:r>
          </w:p>
        </w:tc>
        <w:tc>
          <w:tcPr>
            <w:tcW w:w="1463" w:type="dxa"/>
            <w:shd w:val="clear" w:color="auto" w:fill="auto"/>
            <w:tcPrChange w:id="197" w:author="Kraig Hughes" w:date="2021-03-12T15:02:00Z">
              <w:tcPr>
                <w:tcW w:w="1350" w:type="dxa"/>
                <w:shd w:val="clear" w:color="auto" w:fill="auto"/>
              </w:tcPr>
            </w:tcPrChange>
          </w:tcPr>
          <w:p w14:paraId="3DEBAB2B" w14:textId="77777777" w:rsidR="002E65A7" w:rsidRPr="001D3979" w:rsidRDefault="002E65A7" w:rsidP="002E65A7">
            <w:pPr>
              <w:jc w:val="center"/>
              <w:rPr>
                <w:color w:val="5E5E5E" w:themeColor="accent5" w:themeShade="80"/>
              </w:rPr>
            </w:pPr>
            <w:r w:rsidRPr="001D3979">
              <w:rPr>
                <w:color w:val="5E5E5E" w:themeColor="accent5" w:themeShade="80"/>
              </w:rPr>
              <w:t>#</w:t>
            </w:r>
          </w:p>
        </w:tc>
        <w:tc>
          <w:tcPr>
            <w:tcW w:w="2430" w:type="dxa"/>
            <w:tcPrChange w:id="198" w:author="Kraig Hughes" w:date="2021-03-12T15:02:00Z">
              <w:tcPr>
                <w:tcW w:w="2430" w:type="dxa"/>
              </w:tcPr>
            </w:tcPrChange>
          </w:tcPr>
          <w:p w14:paraId="3DEBAB2C" w14:textId="77777777" w:rsidR="002E65A7" w:rsidRPr="001D3979" w:rsidRDefault="002E65A7" w:rsidP="002E65A7">
            <w:pPr>
              <w:rPr>
                <w:color w:val="5E5E5E" w:themeColor="accent5" w:themeShade="80"/>
              </w:rPr>
            </w:pPr>
            <w:r w:rsidRPr="001D3979">
              <w:rPr>
                <w:color w:val="5E5E5E" w:themeColor="accent5" w:themeShade="80"/>
              </w:rPr>
              <w:t>Question mark</w:t>
            </w:r>
          </w:p>
        </w:tc>
        <w:tc>
          <w:tcPr>
            <w:tcW w:w="1890" w:type="dxa"/>
            <w:tcPrChange w:id="199" w:author="Kraig Hughes" w:date="2021-03-12T15:02:00Z">
              <w:tcPr>
                <w:tcW w:w="1890" w:type="dxa"/>
              </w:tcPr>
            </w:tcPrChange>
          </w:tcPr>
          <w:p w14:paraId="41DD840D" w14:textId="49729283" w:rsidR="002E65A7" w:rsidDel="00BF6C68" w:rsidRDefault="002E65A7" w:rsidP="00BF6C68">
            <w:pPr>
              <w:jc w:val="center"/>
              <w:rPr>
                <w:del w:id="200" w:author="Kraig Hughes" w:date="2021-03-12T14:54:00Z"/>
                <w:color w:val="5E5E5E" w:themeColor="accent5" w:themeShade="80"/>
              </w:rPr>
              <w:pPrChange w:id="201" w:author="Kraig Hughes" w:date="2021-03-12T14:54:00Z">
                <w:pPr>
                  <w:jc w:val="center"/>
                </w:pPr>
              </w:pPrChange>
            </w:pPr>
            <w:r w:rsidRPr="001D3979">
              <w:rPr>
                <w:color w:val="5E5E5E" w:themeColor="accent5" w:themeShade="80"/>
              </w:rPr>
              <w:t>?</w:t>
            </w:r>
          </w:p>
          <w:p w14:paraId="3DEBAB2D" w14:textId="77777777" w:rsidR="00A978B1" w:rsidRPr="001D3979" w:rsidRDefault="00A978B1" w:rsidP="00BF6C68">
            <w:pPr>
              <w:jc w:val="center"/>
              <w:rPr>
                <w:color w:val="5E5E5E" w:themeColor="accent5" w:themeShade="80"/>
              </w:rPr>
              <w:pPrChange w:id="202" w:author="Kraig Hughes" w:date="2021-03-12T14:54:00Z">
                <w:pPr>
                  <w:jc w:val="center"/>
                </w:pPr>
              </w:pPrChange>
            </w:pPr>
          </w:p>
        </w:tc>
      </w:tr>
      <w:tr w:rsidR="002E65A7" w:rsidRPr="001D3979" w14:paraId="3DEBAB33" w14:textId="77777777" w:rsidTr="00F43E59">
        <w:tc>
          <w:tcPr>
            <w:tcW w:w="3397" w:type="dxa"/>
            <w:shd w:val="clear" w:color="auto" w:fill="auto"/>
            <w:tcPrChange w:id="203" w:author="Kraig Hughes" w:date="2021-03-12T15:02:00Z">
              <w:tcPr>
                <w:tcW w:w="3510" w:type="dxa"/>
                <w:shd w:val="clear" w:color="auto" w:fill="auto"/>
              </w:tcPr>
            </w:tcPrChange>
          </w:tcPr>
          <w:p w14:paraId="3DEBAB2F" w14:textId="77777777" w:rsidR="002E65A7" w:rsidRPr="001D3979" w:rsidRDefault="002E65A7" w:rsidP="002E65A7">
            <w:pPr>
              <w:rPr>
                <w:color w:val="5E5E5E" w:themeColor="accent5" w:themeShade="80"/>
              </w:rPr>
            </w:pPr>
            <w:r w:rsidRPr="001D3979">
              <w:rPr>
                <w:color w:val="5E5E5E" w:themeColor="accent5" w:themeShade="80"/>
              </w:rPr>
              <w:t>Dollar sign</w:t>
            </w:r>
          </w:p>
        </w:tc>
        <w:tc>
          <w:tcPr>
            <w:tcW w:w="1463" w:type="dxa"/>
            <w:shd w:val="clear" w:color="auto" w:fill="auto"/>
            <w:tcPrChange w:id="204" w:author="Kraig Hughes" w:date="2021-03-12T15:02:00Z">
              <w:tcPr>
                <w:tcW w:w="1350" w:type="dxa"/>
                <w:shd w:val="clear" w:color="auto" w:fill="auto"/>
              </w:tcPr>
            </w:tcPrChange>
          </w:tcPr>
          <w:p w14:paraId="3DEBAB30" w14:textId="77777777" w:rsidR="002E65A7" w:rsidRPr="001D3979" w:rsidRDefault="002E65A7" w:rsidP="002E65A7">
            <w:pPr>
              <w:jc w:val="center"/>
              <w:rPr>
                <w:color w:val="5E5E5E" w:themeColor="accent5" w:themeShade="80"/>
              </w:rPr>
            </w:pPr>
            <w:r w:rsidRPr="001D3979">
              <w:rPr>
                <w:color w:val="5E5E5E" w:themeColor="accent5" w:themeShade="80"/>
              </w:rPr>
              <w:t>$</w:t>
            </w:r>
          </w:p>
        </w:tc>
        <w:tc>
          <w:tcPr>
            <w:tcW w:w="2430" w:type="dxa"/>
            <w:tcPrChange w:id="205" w:author="Kraig Hughes" w:date="2021-03-12T15:02:00Z">
              <w:tcPr>
                <w:tcW w:w="2430" w:type="dxa"/>
              </w:tcPr>
            </w:tcPrChange>
          </w:tcPr>
          <w:p w14:paraId="3DEBAB31" w14:textId="77777777" w:rsidR="002E65A7" w:rsidRPr="001D3979" w:rsidRDefault="002E65A7" w:rsidP="002E65A7">
            <w:pPr>
              <w:rPr>
                <w:color w:val="5E5E5E" w:themeColor="accent5" w:themeShade="80"/>
              </w:rPr>
            </w:pPr>
            <w:r w:rsidRPr="001D3979">
              <w:rPr>
                <w:color w:val="5E5E5E" w:themeColor="accent5" w:themeShade="80"/>
              </w:rPr>
              <w:t>Single quote</w:t>
            </w:r>
          </w:p>
        </w:tc>
        <w:tc>
          <w:tcPr>
            <w:tcW w:w="1890" w:type="dxa"/>
            <w:tcPrChange w:id="206" w:author="Kraig Hughes" w:date="2021-03-12T15:02:00Z">
              <w:tcPr>
                <w:tcW w:w="1890" w:type="dxa"/>
              </w:tcPr>
            </w:tcPrChange>
          </w:tcPr>
          <w:p w14:paraId="3DEBAB32" w14:textId="77777777" w:rsidR="002E65A7" w:rsidRPr="001D3979" w:rsidRDefault="002E65A7" w:rsidP="002E65A7">
            <w:pPr>
              <w:jc w:val="center"/>
              <w:rPr>
                <w:color w:val="5E5E5E" w:themeColor="accent5" w:themeShade="80"/>
              </w:rPr>
            </w:pPr>
            <w:r w:rsidRPr="001D3979">
              <w:rPr>
                <w:color w:val="5E5E5E" w:themeColor="accent5" w:themeShade="80"/>
              </w:rPr>
              <w:t>'</w:t>
            </w:r>
          </w:p>
        </w:tc>
      </w:tr>
      <w:tr w:rsidR="002E65A7" w:rsidRPr="001D3979" w14:paraId="3DEBAB38" w14:textId="77777777" w:rsidTr="00F43E59">
        <w:tc>
          <w:tcPr>
            <w:tcW w:w="3397" w:type="dxa"/>
            <w:shd w:val="clear" w:color="auto" w:fill="auto"/>
            <w:tcPrChange w:id="207" w:author="Kraig Hughes" w:date="2021-03-12T15:02:00Z">
              <w:tcPr>
                <w:tcW w:w="3510" w:type="dxa"/>
                <w:shd w:val="clear" w:color="auto" w:fill="auto"/>
              </w:tcPr>
            </w:tcPrChange>
          </w:tcPr>
          <w:p w14:paraId="3DEBAB34" w14:textId="77777777" w:rsidR="002E65A7" w:rsidRPr="001D3979" w:rsidRDefault="002E65A7" w:rsidP="002E65A7">
            <w:pPr>
              <w:rPr>
                <w:color w:val="5E5E5E" w:themeColor="accent5" w:themeShade="80"/>
              </w:rPr>
            </w:pPr>
            <w:r w:rsidRPr="001D3979">
              <w:rPr>
                <w:color w:val="5E5E5E" w:themeColor="accent5" w:themeShade="80"/>
              </w:rPr>
              <w:t>Percent</w:t>
            </w:r>
          </w:p>
        </w:tc>
        <w:tc>
          <w:tcPr>
            <w:tcW w:w="1463" w:type="dxa"/>
            <w:shd w:val="clear" w:color="auto" w:fill="auto"/>
            <w:tcPrChange w:id="208" w:author="Kraig Hughes" w:date="2021-03-12T15:02:00Z">
              <w:tcPr>
                <w:tcW w:w="1350" w:type="dxa"/>
                <w:shd w:val="clear" w:color="auto" w:fill="auto"/>
              </w:tcPr>
            </w:tcPrChange>
          </w:tcPr>
          <w:p w14:paraId="3DEBAB35" w14:textId="77777777" w:rsidR="002E65A7" w:rsidRPr="001D3979" w:rsidRDefault="002E65A7" w:rsidP="002E65A7">
            <w:pPr>
              <w:jc w:val="center"/>
              <w:rPr>
                <w:color w:val="5E5E5E" w:themeColor="accent5" w:themeShade="80"/>
              </w:rPr>
            </w:pPr>
            <w:r w:rsidRPr="001D3979">
              <w:rPr>
                <w:color w:val="5E5E5E" w:themeColor="accent5" w:themeShade="80"/>
              </w:rPr>
              <w:t>%</w:t>
            </w:r>
          </w:p>
        </w:tc>
        <w:tc>
          <w:tcPr>
            <w:tcW w:w="2430" w:type="dxa"/>
            <w:tcPrChange w:id="209" w:author="Kraig Hughes" w:date="2021-03-12T15:02:00Z">
              <w:tcPr>
                <w:tcW w:w="2430" w:type="dxa"/>
              </w:tcPr>
            </w:tcPrChange>
          </w:tcPr>
          <w:p w14:paraId="3DEBAB36" w14:textId="77777777" w:rsidR="002E65A7" w:rsidRPr="001D3979" w:rsidRDefault="002E65A7" w:rsidP="002E65A7">
            <w:pPr>
              <w:rPr>
                <w:color w:val="5E5E5E" w:themeColor="accent5" w:themeShade="80"/>
              </w:rPr>
            </w:pPr>
            <w:r w:rsidRPr="001D3979">
              <w:rPr>
                <w:color w:val="5E5E5E" w:themeColor="accent5" w:themeShade="80"/>
              </w:rPr>
              <w:t>Double quote</w:t>
            </w:r>
          </w:p>
        </w:tc>
        <w:tc>
          <w:tcPr>
            <w:tcW w:w="1890" w:type="dxa"/>
            <w:tcPrChange w:id="210" w:author="Kraig Hughes" w:date="2021-03-12T15:02:00Z">
              <w:tcPr>
                <w:tcW w:w="1890" w:type="dxa"/>
              </w:tcPr>
            </w:tcPrChange>
          </w:tcPr>
          <w:p w14:paraId="3DEBAB37" w14:textId="77777777" w:rsidR="002E65A7" w:rsidRPr="001D3979" w:rsidRDefault="002E65A7" w:rsidP="002E65A7">
            <w:pPr>
              <w:jc w:val="center"/>
              <w:rPr>
                <w:color w:val="5E5E5E" w:themeColor="accent5" w:themeShade="80"/>
              </w:rPr>
            </w:pPr>
            <w:r w:rsidRPr="001D3979">
              <w:rPr>
                <w:color w:val="5E5E5E" w:themeColor="accent5" w:themeShade="80"/>
              </w:rPr>
              <w:t>"</w:t>
            </w:r>
          </w:p>
        </w:tc>
      </w:tr>
      <w:tr w:rsidR="002E65A7" w:rsidRPr="001D3979" w14:paraId="3DEBAB3D" w14:textId="77777777" w:rsidTr="00F43E59">
        <w:tc>
          <w:tcPr>
            <w:tcW w:w="3397" w:type="dxa"/>
            <w:shd w:val="clear" w:color="auto" w:fill="auto"/>
            <w:tcPrChange w:id="211" w:author="Kraig Hughes" w:date="2021-03-12T15:02:00Z">
              <w:tcPr>
                <w:tcW w:w="3510" w:type="dxa"/>
                <w:shd w:val="clear" w:color="auto" w:fill="auto"/>
              </w:tcPr>
            </w:tcPrChange>
          </w:tcPr>
          <w:p w14:paraId="3DEBAB39" w14:textId="77777777" w:rsidR="002E65A7" w:rsidRPr="001D3979" w:rsidRDefault="002E65A7" w:rsidP="002E65A7">
            <w:pPr>
              <w:rPr>
                <w:color w:val="5E5E5E" w:themeColor="accent5" w:themeShade="80"/>
              </w:rPr>
            </w:pPr>
            <w:r w:rsidRPr="001D3979">
              <w:rPr>
                <w:color w:val="5E5E5E" w:themeColor="accent5" w:themeShade="80"/>
              </w:rPr>
              <w:t>Caret/Bitwise exclusive OR (XOR)</w:t>
            </w:r>
          </w:p>
        </w:tc>
        <w:tc>
          <w:tcPr>
            <w:tcW w:w="1463" w:type="dxa"/>
            <w:shd w:val="clear" w:color="auto" w:fill="auto"/>
            <w:tcPrChange w:id="212" w:author="Kraig Hughes" w:date="2021-03-12T15:02:00Z">
              <w:tcPr>
                <w:tcW w:w="1350" w:type="dxa"/>
                <w:shd w:val="clear" w:color="auto" w:fill="auto"/>
              </w:tcPr>
            </w:tcPrChange>
          </w:tcPr>
          <w:p w14:paraId="3DEBAB3A" w14:textId="77777777" w:rsidR="002E65A7" w:rsidRPr="001D3979" w:rsidRDefault="002E65A7" w:rsidP="002E65A7">
            <w:pPr>
              <w:jc w:val="center"/>
              <w:rPr>
                <w:color w:val="5E5E5E" w:themeColor="accent5" w:themeShade="80"/>
              </w:rPr>
            </w:pPr>
            <w:r w:rsidRPr="001D3979">
              <w:rPr>
                <w:color w:val="5E5E5E" w:themeColor="accent5" w:themeShade="80"/>
              </w:rPr>
              <w:t>^</w:t>
            </w:r>
          </w:p>
        </w:tc>
        <w:tc>
          <w:tcPr>
            <w:tcW w:w="2430" w:type="dxa"/>
            <w:tcPrChange w:id="213" w:author="Kraig Hughes" w:date="2021-03-12T15:02:00Z">
              <w:tcPr>
                <w:tcW w:w="2430" w:type="dxa"/>
              </w:tcPr>
            </w:tcPrChange>
          </w:tcPr>
          <w:p w14:paraId="3DEBAB3B" w14:textId="77777777" w:rsidR="002E65A7" w:rsidRPr="001D3979" w:rsidRDefault="002E65A7" w:rsidP="002E65A7">
            <w:pPr>
              <w:rPr>
                <w:color w:val="5E5E5E" w:themeColor="accent5" w:themeShade="80"/>
              </w:rPr>
            </w:pPr>
            <w:r w:rsidRPr="001D3979">
              <w:rPr>
                <w:color w:val="5E5E5E" w:themeColor="accent5" w:themeShade="80"/>
              </w:rPr>
              <w:t>Accent grave</w:t>
            </w:r>
          </w:p>
        </w:tc>
        <w:tc>
          <w:tcPr>
            <w:tcW w:w="1890" w:type="dxa"/>
            <w:tcPrChange w:id="214" w:author="Kraig Hughes" w:date="2021-03-12T15:02:00Z">
              <w:tcPr>
                <w:tcW w:w="1890" w:type="dxa"/>
              </w:tcPr>
            </w:tcPrChange>
          </w:tcPr>
          <w:p w14:paraId="3DEBAB3C" w14:textId="77777777" w:rsidR="002E65A7" w:rsidRPr="001D3979" w:rsidRDefault="002E65A7" w:rsidP="002E65A7">
            <w:pPr>
              <w:jc w:val="center"/>
              <w:rPr>
                <w:color w:val="5E5E5E" w:themeColor="accent5" w:themeShade="80"/>
              </w:rPr>
            </w:pPr>
            <w:r w:rsidRPr="001D3979">
              <w:rPr>
                <w:color w:val="5E5E5E" w:themeColor="accent5" w:themeShade="80"/>
              </w:rPr>
              <w:t>`</w:t>
            </w:r>
          </w:p>
        </w:tc>
      </w:tr>
    </w:tbl>
    <w:p w14:paraId="3DEBAB3E" w14:textId="77777777" w:rsidR="002E65A7" w:rsidRPr="002E65A7" w:rsidRDefault="002E65A7" w:rsidP="002E65A7"/>
    <w:p w14:paraId="3DEBAB3F" w14:textId="77777777" w:rsidR="00051AF1" w:rsidRDefault="00051AF1" w:rsidP="00051AF1">
      <w:pPr>
        <w:pStyle w:val="Heading2"/>
      </w:pPr>
      <w:bookmarkStart w:id="215" w:name="_Toc33791619"/>
      <w:r>
        <w:t>Syntax Convention</w:t>
      </w:r>
      <w:bookmarkEnd w:id="215"/>
    </w:p>
    <w:p w14:paraId="3DEBAB40" w14:textId="77777777" w:rsidR="002E65A7" w:rsidRPr="001D3979" w:rsidRDefault="002E65A7" w:rsidP="002E65A7">
      <w:pPr>
        <w:rPr>
          <w:color w:val="5E5E5E" w:themeColor="accent5" w:themeShade="80"/>
        </w:rPr>
      </w:pPr>
      <w:bookmarkStart w:id="216" w:name="_Toc82324690"/>
      <w:bookmarkStart w:id="217" w:name="_Toc82324785"/>
      <w:bookmarkStart w:id="218" w:name="_Toc82324842"/>
      <w:r w:rsidRPr="001D3979">
        <w:rPr>
          <w:color w:val="5E5E5E" w:themeColor="accent5" w:themeShade="80"/>
        </w:rPr>
        <w:t>Below are the conventions that are used in the syntax diagrams in this document.</w:t>
      </w:r>
    </w:p>
    <w:tbl>
      <w:tblPr>
        <w:tblW w:w="4793" w:type="pct"/>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985"/>
        <w:gridCol w:w="7662"/>
      </w:tblGrid>
      <w:tr w:rsidR="002E65A7" w:rsidRPr="001D3979" w14:paraId="3DEBAB43" w14:textId="77777777" w:rsidTr="002E65A7">
        <w:tc>
          <w:tcPr>
            <w:tcW w:w="1029" w:type="pct"/>
            <w:shd w:val="clear" w:color="auto" w:fill="FFFF00"/>
          </w:tcPr>
          <w:p w14:paraId="3DEBAB41" w14:textId="77777777" w:rsidR="002E65A7" w:rsidRPr="001D3979" w:rsidRDefault="002E65A7" w:rsidP="002E65A7">
            <w:pPr>
              <w:rPr>
                <w:rFonts w:eastAsia="Arial Unicode MS" w:cs="Arial Unicode MS"/>
                <w:b/>
                <w:bCs/>
                <w:i/>
                <w:color w:val="5E5E5E" w:themeColor="accent5" w:themeShade="80"/>
              </w:rPr>
            </w:pPr>
            <w:r w:rsidRPr="001D3979">
              <w:rPr>
                <w:b/>
                <w:bCs/>
                <w:i/>
                <w:color w:val="5E5E5E" w:themeColor="accent5" w:themeShade="80"/>
              </w:rPr>
              <w:t xml:space="preserve">Convention </w:t>
            </w:r>
          </w:p>
        </w:tc>
        <w:tc>
          <w:tcPr>
            <w:tcW w:w="3971" w:type="pct"/>
            <w:shd w:val="clear" w:color="auto" w:fill="FFFF00"/>
          </w:tcPr>
          <w:p w14:paraId="3DEBAB42" w14:textId="77777777" w:rsidR="002E65A7" w:rsidRPr="001D3979" w:rsidRDefault="002E65A7" w:rsidP="002E65A7">
            <w:pPr>
              <w:rPr>
                <w:rFonts w:eastAsia="Arial Unicode MS" w:cs="Arial Unicode MS"/>
                <w:b/>
                <w:bCs/>
                <w:i/>
                <w:color w:val="5E5E5E" w:themeColor="accent5" w:themeShade="80"/>
              </w:rPr>
            </w:pPr>
            <w:r w:rsidRPr="001D3979">
              <w:rPr>
                <w:b/>
                <w:bCs/>
                <w:i/>
                <w:color w:val="5E5E5E" w:themeColor="accent5" w:themeShade="80"/>
              </w:rPr>
              <w:t xml:space="preserve">Used for </w:t>
            </w:r>
          </w:p>
        </w:tc>
      </w:tr>
      <w:tr w:rsidR="002E65A7" w:rsidRPr="001D3979" w14:paraId="3DEBAB46" w14:textId="77777777" w:rsidTr="002E65A7">
        <w:tc>
          <w:tcPr>
            <w:tcW w:w="1029" w:type="pct"/>
            <w:shd w:val="clear" w:color="auto" w:fill="auto"/>
          </w:tcPr>
          <w:p w14:paraId="3DEBAB44" w14:textId="77777777" w:rsidR="002E65A7" w:rsidRPr="001D3979" w:rsidRDefault="002E65A7" w:rsidP="002E65A7">
            <w:pPr>
              <w:rPr>
                <w:rFonts w:eastAsia="Arial Unicode MS"/>
                <w:color w:val="5E5E5E" w:themeColor="accent5" w:themeShade="80"/>
              </w:rPr>
            </w:pPr>
            <w:r w:rsidRPr="001D3979">
              <w:rPr>
                <w:color w:val="5E5E5E" w:themeColor="accent5" w:themeShade="80"/>
                <w:u w:val="single"/>
              </w:rPr>
              <w:t>Underline</w:t>
            </w:r>
          </w:p>
        </w:tc>
        <w:tc>
          <w:tcPr>
            <w:tcW w:w="3971" w:type="pct"/>
            <w:shd w:val="clear" w:color="auto" w:fill="auto"/>
          </w:tcPr>
          <w:p w14:paraId="3DEBAB45" w14:textId="77777777" w:rsidR="002E65A7" w:rsidRPr="001D3979" w:rsidRDefault="002E65A7" w:rsidP="002E65A7">
            <w:pPr>
              <w:rPr>
                <w:rFonts w:eastAsia="Arial Unicode MS"/>
                <w:color w:val="5E5E5E" w:themeColor="accent5" w:themeShade="80"/>
              </w:rPr>
            </w:pPr>
            <w:r w:rsidRPr="001D3979">
              <w:rPr>
                <w:color w:val="5E5E5E" w:themeColor="accent5" w:themeShade="80"/>
              </w:rPr>
              <w:t>Indicates the default value applied when the clause that contains the underlined value is omitted.</w:t>
            </w:r>
          </w:p>
        </w:tc>
      </w:tr>
      <w:tr w:rsidR="002E65A7" w:rsidRPr="001D3979" w14:paraId="3DEBAB49" w14:textId="77777777" w:rsidTr="002E65A7">
        <w:tc>
          <w:tcPr>
            <w:tcW w:w="1029" w:type="pct"/>
            <w:shd w:val="clear" w:color="auto" w:fill="auto"/>
          </w:tcPr>
          <w:p w14:paraId="3DEBAB47" w14:textId="77777777" w:rsidR="002E65A7" w:rsidRPr="001D3979" w:rsidRDefault="002E65A7" w:rsidP="002E65A7">
            <w:pPr>
              <w:rPr>
                <w:rFonts w:eastAsia="Arial Unicode MS"/>
                <w:color w:val="5E5E5E" w:themeColor="accent5" w:themeShade="80"/>
              </w:rPr>
            </w:pPr>
            <w:r w:rsidRPr="001D3979">
              <w:rPr>
                <w:color w:val="5E5E5E" w:themeColor="accent5" w:themeShade="80"/>
              </w:rPr>
              <w:t xml:space="preserve"> | (vertical bar)</w:t>
            </w:r>
          </w:p>
        </w:tc>
        <w:tc>
          <w:tcPr>
            <w:tcW w:w="3971" w:type="pct"/>
            <w:shd w:val="clear" w:color="auto" w:fill="auto"/>
          </w:tcPr>
          <w:p w14:paraId="3DEBAB48" w14:textId="77777777" w:rsidR="002E65A7" w:rsidRPr="001D3979" w:rsidRDefault="002E65A7" w:rsidP="002E65A7">
            <w:pPr>
              <w:rPr>
                <w:rFonts w:eastAsia="Arial Unicode MS"/>
                <w:color w:val="5E5E5E" w:themeColor="accent5" w:themeShade="80"/>
              </w:rPr>
            </w:pPr>
            <w:r w:rsidRPr="001D3979">
              <w:rPr>
                <w:color w:val="5E5E5E" w:themeColor="accent5" w:themeShade="80"/>
              </w:rPr>
              <w:t>Separates syntax items within brackets or braces. You can choose only one of the items.</w:t>
            </w:r>
          </w:p>
        </w:tc>
      </w:tr>
      <w:tr w:rsidR="002E65A7" w:rsidRPr="001D3979" w14:paraId="3DEBAB4C" w14:textId="77777777" w:rsidTr="002E65A7">
        <w:tc>
          <w:tcPr>
            <w:tcW w:w="1029" w:type="pct"/>
            <w:shd w:val="clear" w:color="auto" w:fill="auto"/>
          </w:tcPr>
          <w:p w14:paraId="3DEBAB4A" w14:textId="77777777" w:rsidR="002E65A7" w:rsidRPr="001D3979" w:rsidRDefault="002E65A7" w:rsidP="002E65A7">
            <w:pPr>
              <w:rPr>
                <w:rFonts w:eastAsia="Arial Unicode MS"/>
                <w:color w:val="5E5E5E" w:themeColor="accent5" w:themeShade="80"/>
              </w:rPr>
            </w:pPr>
            <w:r w:rsidRPr="001D3979">
              <w:rPr>
                <w:color w:val="5E5E5E" w:themeColor="accent5" w:themeShade="80"/>
              </w:rPr>
              <w:t>[ ] (brackets)</w:t>
            </w:r>
          </w:p>
        </w:tc>
        <w:tc>
          <w:tcPr>
            <w:tcW w:w="3971" w:type="pct"/>
            <w:shd w:val="clear" w:color="auto" w:fill="auto"/>
          </w:tcPr>
          <w:p w14:paraId="3DEBAB4B" w14:textId="77777777" w:rsidR="002E65A7" w:rsidRPr="001D3979" w:rsidRDefault="002E65A7" w:rsidP="002E65A7">
            <w:pPr>
              <w:rPr>
                <w:rFonts w:eastAsia="Arial Unicode MS"/>
                <w:color w:val="5E5E5E" w:themeColor="accent5" w:themeShade="80"/>
              </w:rPr>
            </w:pPr>
            <w:r w:rsidRPr="001D3979">
              <w:rPr>
                <w:color w:val="5E5E5E" w:themeColor="accent5" w:themeShade="80"/>
              </w:rPr>
              <w:t>Optional syntax items. Do not type the brackets.</w:t>
            </w:r>
          </w:p>
        </w:tc>
      </w:tr>
      <w:tr w:rsidR="002E65A7" w:rsidRPr="001D3979" w14:paraId="3DEBAB4F" w14:textId="77777777" w:rsidTr="002E65A7">
        <w:tc>
          <w:tcPr>
            <w:tcW w:w="1029" w:type="pct"/>
            <w:shd w:val="clear" w:color="auto" w:fill="auto"/>
          </w:tcPr>
          <w:p w14:paraId="3DEBAB4D" w14:textId="77777777" w:rsidR="002E65A7" w:rsidRPr="001D3979" w:rsidRDefault="002E65A7" w:rsidP="002E65A7">
            <w:pPr>
              <w:rPr>
                <w:rFonts w:eastAsia="Arial Unicode MS"/>
                <w:color w:val="5E5E5E" w:themeColor="accent5" w:themeShade="80"/>
              </w:rPr>
            </w:pPr>
            <w:r w:rsidRPr="001D3979">
              <w:rPr>
                <w:color w:val="5E5E5E" w:themeColor="accent5" w:themeShade="80"/>
              </w:rPr>
              <w:t>{ } (braces)</w:t>
            </w:r>
          </w:p>
        </w:tc>
        <w:tc>
          <w:tcPr>
            <w:tcW w:w="3971" w:type="pct"/>
            <w:shd w:val="clear" w:color="auto" w:fill="auto"/>
          </w:tcPr>
          <w:p w14:paraId="3DEBAB4E" w14:textId="77777777" w:rsidR="002E65A7" w:rsidRPr="001D3979" w:rsidRDefault="002E65A7" w:rsidP="002E65A7">
            <w:pPr>
              <w:rPr>
                <w:rFonts w:eastAsia="Arial Unicode MS"/>
                <w:color w:val="5E5E5E" w:themeColor="accent5" w:themeShade="80"/>
              </w:rPr>
            </w:pPr>
            <w:r w:rsidRPr="001D3979">
              <w:rPr>
                <w:color w:val="5E5E5E" w:themeColor="accent5" w:themeShade="80"/>
              </w:rPr>
              <w:t>Required syntax items. Do not type the braces.</w:t>
            </w:r>
          </w:p>
        </w:tc>
      </w:tr>
      <w:tr w:rsidR="002E65A7" w:rsidRPr="001D3979" w14:paraId="3DEBAB52" w14:textId="77777777" w:rsidTr="002E65A7">
        <w:tc>
          <w:tcPr>
            <w:tcW w:w="1029" w:type="pct"/>
            <w:shd w:val="clear" w:color="auto" w:fill="auto"/>
          </w:tcPr>
          <w:p w14:paraId="3DEBAB50" w14:textId="77777777" w:rsidR="002E65A7" w:rsidRPr="001D3979" w:rsidRDefault="002E65A7" w:rsidP="002E65A7">
            <w:pPr>
              <w:rPr>
                <w:rFonts w:eastAsia="Arial Unicode MS"/>
                <w:color w:val="5E5E5E" w:themeColor="accent5" w:themeShade="80"/>
              </w:rPr>
            </w:pPr>
            <w:r w:rsidRPr="001D3979">
              <w:rPr>
                <w:color w:val="5E5E5E" w:themeColor="accent5" w:themeShade="80"/>
              </w:rPr>
              <w:lastRenderedPageBreak/>
              <w:t>[</w:t>
            </w:r>
            <w:r w:rsidRPr="001D3979">
              <w:rPr>
                <w:bCs/>
                <w:color w:val="5E5E5E" w:themeColor="accent5" w:themeShade="80"/>
              </w:rPr>
              <w:t>?</w:t>
            </w:r>
            <w:r w:rsidRPr="001D3979">
              <w:rPr>
                <w:color w:val="5E5E5E" w:themeColor="accent5" w:themeShade="80"/>
              </w:rPr>
              <w:t>...</w:t>
            </w:r>
            <w:r w:rsidRPr="001D3979">
              <w:rPr>
                <w:i/>
                <w:iCs/>
                <w:color w:val="5E5E5E" w:themeColor="accent5" w:themeShade="80"/>
              </w:rPr>
              <w:t>n</w:t>
            </w:r>
            <w:r w:rsidRPr="001D3979">
              <w:rPr>
                <w:color w:val="5E5E5E" w:themeColor="accent5" w:themeShade="80"/>
              </w:rPr>
              <w:t>]</w:t>
            </w:r>
          </w:p>
        </w:tc>
        <w:tc>
          <w:tcPr>
            <w:tcW w:w="3971" w:type="pct"/>
            <w:shd w:val="clear" w:color="auto" w:fill="auto"/>
          </w:tcPr>
          <w:p w14:paraId="3DEBAB51" w14:textId="77777777" w:rsidR="002E65A7" w:rsidRPr="001D3979" w:rsidRDefault="002E65A7" w:rsidP="002E65A7">
            <w:pPr>
              <w:rPr>
                <w:rFonts w:eastAsia="Arial Unicode MS"/>
                <w:color w:val="5E5E5E" w:themeColor="accent5" w:themeShade="80"/>
              </w:rPr>
            </w:pPr>
            <w:r w:rsidRPr="001D3979">
              <w:rPr>
                <w:color w:val="5E5E5E" w:themeColor="accent5" w:themeShade="80"/>
              </w:rPr>
              <w:t xml:space="preserve">Indicates the preceding item can be repeated </w:t>
            </w:r>
            <w:r w:rsidRPr="001D3979">
              <w:rPr>
                <w:i/>
                <w:iCs/>
                <w:color w:val="5E5E5E" w:themeColor="accent5" w:themeShade="80"/>
              </w:rPr>
              <w:t>n</w:t>
            </w:r>
            <w:r w:rsidRPr="001D3979">
              <w:rPr>
                <w:color w:val="5E5E5E" w:themeColor="accent5" w:themeShade="80"/>
              </w:rPr>
              <w:t xml:space="preserve"> number of times (occurrences separated by whatever character is substituted for “?”).</w:t>
            </w:r>
          </w:p>
        </w:tc>
      </w:tr>
      <w:tr w:rsidR="002E65A7" w:rsidRPr="001D3979" w14:paraId="3DEBAB55" w14:textId="77777777" w:rsidTr="002E65A7">
        <w:tc>
          <w:tcPr>
            <w:tcW w:w="1029" w:type="pct"/>
            <w:shd w:val="clear" w:color="auto" w:fill="auto"/>
          </w:tcPr>
          <w:p w14:paraId="3DEBAB53" w14:textId="77777777" w:rsidR="002E65A7" w:rsidRPr="001D3979" w:rsidRDefault="002E65A7" w:rsidP="002E65A7">
            <w:pPr>
              <w:rPr>
                <w:rFonts w:eastAsia="Arial Unicode MS"/>
                <w:color w:val="5E5E5E" w:themeColor="accent5" w:themeShade="80"/>
              </w:rPr>
            </w:pPr>
            <w:r w:rsidRPr="001D3979">
              <w:rPr>
                <w:color w:val="5E5E5E" w:themeColor="accent5" w:themeShade="80"/>
              </w:rPr>
              <w:t>[...</w:t>
            </w:r>
            <w:r w:rsidRPr="001D3979">
              <w:rPr>
                <w:i/>
                <w:iCs/>
                <w:color w:val="5E5E5E" w:themeColor="accent5" w:themeShade="80"/>
              </w:rPr>
              <w:t>n</w:t>
            </w:r>
            <w:r w:rsidRPr="001D3979">
              <w:rPr>
                <w:color w:val="5E5E5E" w:themeColor="accent5" w:themeShade="80"/>
              </w:rPr>
              <w:t>]</w:t>
            </w:r>
          </w:p>
        </w:tc>
        <w:tc>
          <w:tcPr>
            <w:tcW w:w="3971" w:type="pct"/>
            <w:shd w:val="clear" w:color="auto" w:fill="auto"/>
          </w:tcPr>
          <w:p w14:paraId="3DEBAB54" w14:textId="77777777" w:rsidR="002E65A7" w:rsidRPr="001D3979" w:rsidRDefault="002E65A7" w:rsidP="002E65A7">
            <w:pPr>
              <w:rPr>
                <w:rFonts w:eastAsia="Arial Unicode MS"/>
                <w:color w:val="5E5E5E" w:themeColor="accent5" w:themeShade="80"/>
              </w:rPr>
            </w:pPr>
            <w:r w:rsidRPr="001D3979">
              <w:rPr>
                <w:color w:val="5E5E5E" w:themeColor="accent5" w:themeShade="80"/>
              </w:rPr>
              <w:t xml:space="preserve">Indicates the preceding item can be repeated </w:t>
            </w:r>
            <w:r w:rsidRPr="001D3979">
              <w:rPr>
                <w:i/>
                <w:iCs/>
                <w:color w:val="5E5E5E" w:themeColor="accent5" w:themeShade="80"/>
              </w:rPr>
              <w:t>n</w:t>
            </w:r>
            <w:r w:rsidRPr="001D3979">
              <w:rPr>
                <w:color w:val="5E5E5E" w:themeColor="accent5" w:themeShade="80"/>
              </w:rPr>
              <w:t xml:space="preserve"> number of times. </w:t>
            </w:r>
          </w:p>
        </w:tc>
      </w:tr>
      <w:tr w:rsidR="002E65A7" w:rsidRPr="001D3979" w14:paraId="3DEBAB58" w14:textId="77777777" w:rsidTr="002E65A7">
        <w:tc>
          <w:tcPr>
            <w:tcW w:w="1029" w:type="pct"/>
            <w:shd w:val="clear" w:color="auto" w:fill="auto"/>
          </w:tcPr>
          <w:p w14:paraId="3DEBAB56" w14:textId="77777777" w:rsidR="002E65A7" w:rsidRPr="001D3979" w:rsidRDefault="002E65A7" w:rsidP="002E65A7">
            <w:pPr>
              <w:rPr>
                <w:color w:val="5E5E5E" w:themeColor="accent5" w:themeShade="80"/>
              </w:rPr>
            </w:pPr>
            <w:r w:rsidRPr="001D3979">
              <w:rPr>
                <w:color w:val="5E5E5E" w:themeColor="accent5" w:themeShade="80"/>
              </w:rPr>
              <w:t>&lt;label&gt;</w:t>
            </w:r>
          </w:p>
        </w:tc>
        <w:tc>
          <w:tcPr>
            <w:tcW w:w="3971" w:type="pct"/>
            <w:shd w:val="clear" w:color="auto" w:fill="auto"/>
          </w:tcPr>
          <w:p w14:paraId="3DEBAB57" w14:textId="77777777" w:rsidR="002E65A7" w:rsidRPr="001D3979" w:rsidRDefault="002E65A7" w:rsidP="002E65A7">
            <w:pPr>
              <w:rPr>
                <w:color w:val="5E5E5E" w:themeColor="accent5" w:themeShade="80"/>
              </w:rPr>
            </w:pPr>
            <w:r w:rsidRPr="001D3979">
              <w:rPr>
                <w:color w:val="5E5E5E" w:themeColor="accent5" w:themeShade="80"/>
              </w:rPr>
              <w:t>The name for a block of syntax.</w:t>
            </w:r>
          </w:p>
        </w:tc>
      </w:tr>
      <w:bookmarkEnd w:id="216"/>
      <w:bookmarkEnd w:id="217"/>
      <w:bookmarkEnd w:id="218"/>
    </w:tbl>
    <w:p w14:paraId="3DEBAB59" w14:textId="77777777" w:rsidR="002E65A7" w:rsidRDefault="002E65A7" w:rsidP="00051AF1">
      <w:pPr>
        <w:rPr>
          <w:sz w:val="21"/>
          <w:szCs w:val="21"/>
        </w:rPr>
      </w:pPr>
    </w:p>
    <w:p w14:paraId="3DEBAB5A" w14:textId="77777777" w:rsidR="00051AF1" w:rsidRDefault="00051AF1" w:rsidP="00051AF1">
      <w:pPr>
        <w:pStyle w:val="Heading2"/>
      </w:pPr>
      <w:bookmarkStart w:id="219" w:name="_Toc33791620"/>
      <w:r>
        <w:t>Databases</w:t>
      </w:r>
      <w:bookmarkEnd w:id="219"/>
    </w:p>
    <w:p w14:paraId="3DEBAB5B" w14:textId="77777777" w:rsidR="002E65A7" w:rsidRPr="001D3979" w:rsidRDefault="002E65A7" w:rsidP="002E65A7">
      <w:pPr>
        <w:rPr>
          <w:color w:val="5E5E5E" w:themeColor="accent5" w:themeShade="80"/>
        </w:rPr>
      </w:pPr>
      <w:r w:rsidRPr="001D3979">
        <w:rPr>
          <w:color w:val="5E5E5E" w:themeColor="accent5" w:themeShade="80"/>
        </w:rPr>
        <w:t xml:space="preserve">Names assigned to databases within SQL Server should be self-describing in function and/or purpose. </w:t>
      </w:r>
    </w:p>
    <w:p w14:paraId="3DEBAB5D" w14:textId="77777777" w:rsidR="002E65A7" w:rsidRPr="001D3979" w:rsidRDefault="002E65A7" w:rsidP="002E65A7">
      <w:pPr>
        <w:rPr>
          <w:color w:val="5E5E5E" w:themeColor="accent5" w:themeShade="80"/>
        </w:rPr>
      </w:pPr>
      <w:r w:rsidRPr="001D3979">
        <w:rPr>
          <w:color w:val="5E5E5E" w:themeColor="accent5" w:themeShade="80"/>
        </w:rPr>
        <w:t>Syntax:</w:t>
      </w:r>
    </w:p>
    <w:p w14:paraId="3DEBAB5E" w14:textId="77777777" w:rsidR="002E65A7" w:rsidRPr="001D3979" w:rsidRDefault="002E65A7" w:rsidP="002E65A7">
      <w:pPr>
        <w:rPr>
          <w:rFonts w:cs="Courier New"/>
          <w:b/>
          <w:color w:val="5E5E5E" w:themeColor="accent5" w:themeShade="80"/>
        </w:rPr>
      </w:pPr>
      <w:r w:rsidRPr="001D3979">
        <w:rPr>
          <w:rFonts w:cs="Courier New"/>
          <w:b/>
          <w:color w:val="5E5E5E" w:themeColor="accent5" w:themeShade="80"/>
        </w:rPr>
        <w:t>{&lt;name&gt; [...</w:t>
      </w:r>
      <w:r w:rsidRPr="001D3979">
        <w:rPr>
          <w:rFonts w:cs="Courier New"/>
          <w:b/>
          <w:i/>
          <w:iCs/>
          <w:color w:val="5E5E5E" w:themeColor="accent5" w:themeShade="80"/>
        </w:rPr>
        <w:t>n</w:t>
      </w:r>
      <w:r w:rsidRPr="001D3979">
        <w:rPr>
          <w:rFonts w:cs="Courier New"/>
          <w:b/>
          <w:color w:val="5E5E5E" w:themeColor="accent5" w:themeShade="80"/>
        </w:rPr>
        <w:t>]}[&lt;region&gt;:=_APAC|_AMER|_EMEA]</w:t>
      </w:r>
    </w:p>
    <w:p w14:paraId="3DEBAB5F" w14:textId="77777777" w:rsidR="002E65A7" w:rsidRPr="001D3979" w:rsidRDefault="002E65A7" w:rsidP="002E65A7">
      <w:pPr>
        <w:ind w:firstLine="720"/>
        <w:rPr>
          <w:rFonts w:cs="Arial"/>
          <w:b/>
          <w:color w:val="5E5E5E" w:themeColor="accent5" w:themeShade="80"/>
        </w:rPr>
      </w:pPr>
      <w:r w:rsidRPr="001D3979">
        <w:rPr>
          <w:rFonts w:cs="Courier New"/>
          <w:b/>
          <w:color w:val="5E5E5E" w:themeColor="accent5" w:themeShade="80"/>
        </w:rPr>
        <w:t>{&lt;suffix&gt;:=_PROD|_QA|_TRN|_TEST|_DEV|_PRODFIX}</w:t>
      </w:r>
    </w:p>
    <w:p w14:paraId="3DEBAB60" w14:textId="7CA241DF" w:rsidR="002E65A7" w:rsidRPr="001D3979" w:rsidDel="00BF6C68" w:rsidRDefault="002E65A7" w:rsidP="00BF6C68">
      <w:pPr>
        <w:rPr>
          <w:del w:id="220" w:author="Kraig Hughes" w:date="2021-03-12T14:54:00Z"/>
          <w:color w:val="5E5E5E" w:themeColor="accent5" w:themeShade="80"/>
        </w:rPr>
        <w:pPrChange w:id="221" w:author="Kraig Hughes" w:date="2021-03-12T14:54:00Z">
          <w:pPr>
            <w:ind w:left="1440"/>
          </w:pPr>
        </w:pPrChange>
      </w:pPr>
    </w:p>
    <w:tbl>
      <w:tblPr>
        <w:tblW w:w="918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542"/>
        <w:gridCol w:w="7638"/>
      </w:tblGrid>
      <w:tr w:rsidR="002E65A7" w:rsidRPr="001D3979" w14:paraId="3DEBAB63" w14:textId="77777777" w:rsidTr="002E65A7">
        <w:tc>
          <w:tcPr>
            <w:tcW w:w="1542" w:type="dxa"/>
            <w:shd w:val="clear" w:color="auto" w:fill="FFFF00"/>
          </w:tcPr>
          <w:p w14:paraId="3DEBAB61" w14:textId="77777777" w:rsidR="002E65A7" w:rsidRPr="001D3979" w:rsidRDefault="002E65A7" w:rsidP="002E65A7">
            <w:pPr>
              <w:rPr>
                <w:b/>
                <w:bCs/>
                <w:i/>
                <w:color w:val="5E5E5E" w:themeColor="accent5" w:themeShade="80"/>
              </w:rPr>
            </w:pPr>
            <w:r w:rsidRPr="001D3979">
              <w:rPr>
                <w:b/>
                <w:bCs/>
                <w:i/>
                <w:color w:val="5E5E5E" w:themeColor="accent5" w:themeShade="80"/>
              </w:rPr>
              <w:t>Component</w:t>
            </w:r>
          </w:p>
        </w:tc>
        <w:tc>
          <w:tcPr>
            <w:tcW w:w="7638" w:type="dxa"/>
            <w:shd w:val="clear" w:color="auto" w:fill="FFFF00"/>
          </w:tcPr>
          <w:p w14:paraId="3DEBAB62" w14:textId="77777777" w:rsidR="002E65A7" w:rsidRPr="001D3979" w:rsidRDefault="002E65A7" w:rsidP="002E65A7">
            <w:pPr>
              <w:rPr>
                <w:b/>
                <w:bCs/>
                <w:i/>
                <w:color w:val="5E5E5E" w:themeColor="accent5" w:themeShade="80"/>
              </w:rPr>
            </w:pPr>
            <w:r w:rsidRPr="001D3979">
              <w:rPr>
                <w:b/>
                <w:bCs/>
                <w:i/>
                <w:color w:val="5E5E5E" w:themeColor="accent5" w:themeShade="80"/>
              </w:rPr>
              <w:t>Population Rule</w:t>
            </w:r>
          </w:p>
        </w:tc>
      </w:tr>
      <w:tr w:rsidR="001D3979" w:rsidRPr="001D3979" w14:paraId="3DEBAB66" w14:textId="77777777" w:rsidTr="002E65A7">
        <w:tc>
          <w:tcPr>
            <w:tcW w:w="1542" w:type="dxa"/>
            <w:shd w:val="clear" w:color="auto" w:fill="auto"/>
          </w:tcPr>
          <w:p w14:paraId="3DEBAB64" w14:textId="77777777" w:rsidR="002E65A7" w:rsidRPr="001D3979" w:rsidRDefault="002E65A7" w:rsidP="002E65A7">
            <w:pPr>
              <w:rPr>
                <w:color w:val="5E5E5E" w:themeColor="accent5" w:themeShade="80"/>
              </w:rPr>
            </w:pPr>
            <w:r w:rsidRPr="001D3979">
              <w:rPr>
                <w:color w:val="5E5E5E" w:themeColor="accent5" w:themeShade="80"/>
              </w:rPr>
              <w:t>&lt;name&gt;</w:t>
            </w:r>
          </w:p>
        </w:tc>
        <w:tc>
          <w:tcPr>
            <w:tcW w:w="7638" w:type="dxa"/>
            <w:shd w:val="clear" w:color="auto" w:fill="auto"/>
          </w:tcPr>
          <w:p w14:paraId="3DEBAB65" w14:textId="77777777" w:rsidR="002E65A7" w:rsidRPr="001D3979" w:rsidRDefault="002E65A7" w:rsidP="002E65A7">
            <w:pPr>
              <w:rPr>
                <w:color w:val="5E5E5E" w:themeColor="accent5" w:themeShade="80"/>
              </w:rPr>
            </w:pPr>
            <w:r w:rsidRPr="001D3979">
              <w:rPr>
                <w:color w:val="5E5E5E" w:themeColor="accent5" w:themeShade="80"/>
              </w:rPr>
              <w:t xml:space="preserve">Allowed to repeat to provide a meaningful name.  Typically, it is the name or acronym of a system/application. </w:t>
            </w:r>
          </w:p>
        </w:tc>
      </w:tr>
      <w:tr w:rsidR="002E65A7" w:rsidRPr="001D3979" w14:paraId="3DEBAB77" w14:textId="77777777" w:rsidTr="002E65A7">
        <w:tc>
          <w:tcPr>
            <w:tcW w:w="1542" w:type="dxa"/>
            <w:shd w:val="clear" w:color="auto" w:fill="auto"/>
          </w:tcPr>
          <w:p w14:paraId="3DEBAB67" w14:textId="77777777" w:rsidR="002E65A7" w:rsidRPr="001D3979" w:rsidRDefault="002E65A7" w:rsidP="002E65A7">
            <w:pPr>
              <w:rPr>
                <w:color w:val="5E5E5E" w:themeColor="accent5" w:themeShade="80"/>
              </w:rPr>
            </w:pPr>
            <w:r w:rsidRPr="001D3979">
              <w:rPr>
                <w:color w:val="5E5E5E" w:themeColor="accent5" w:themeShade="80"/>
              </w:rPr>
              <w:t>&lt;region&gt;</w:t>
            </w:r>
          </w:p>
        </w:tc>
        <w:tc>
          <w:tcPr>
            <w:tcW w:w="7638" w:type="dxa"/>
            <w:shd w:val="clear" w:color="auto" w:fill="auto"/>
          </w:tcPr>
          <w:p w14:paraId="3DEBAB68" w14:textId="77777777" w:rsidR="002E65A7" w:rsidRPr="001D3979" w:rsidRDefault="002E65A7" w:rsidP="002E65A7">
            <w:pPr>
              <w:rPr>
                <w:color w:val="5E5E5E" w:themeColor="accent5" w:themeShade="80"/>
              </w:rPr>
            </w:pPr>
            <w:r w:rsidRPr="001D3979">
              <w:rPr>
                <w:color w:val="5E5E5E" w:themeColor="accent5" w:themeShade="80"/>
              </w:rPr>
              <w:t>Required only for systems that are regionalized.  Systems with a central database can leave this out.  Underscore character followed by all uppercase region names from table below.</w:t>
            </w:r>
          </w:p>
          <w:p w14:paraId="3DEBAB69" w14:textId="0C7E6449" w:rsidR="002E65A7" w:rsidRPr="001D3979" w:rsidDel="00BF6C68" w:rsidRDefault="002E65A7" w:rsidP="002E65A7">
            <w:pPr>
              <w:rPr>
                <w:del w:id="222" w:author="Kraig Hughes" w:date="2021-03-12T14:55:00Z"/>
                <w:i/>
                <w:color w:val="5E5E5E" w:themeColor="accent5" w:themeShade="80"/>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268"/>
              <w:gridCol w:w="6138"/>
            </w:tblGrid>
            <w:tr w:rsidR="001D3979" w:rsidRPr="001D3979" w14:paraId="3DEBAB6C" w14:textId="77777777" w:rsidTr="002E65A7">
              <w:tc>
                <w:tcPr>
                  <w:tcW w:w="1314" w:type="dxa"/>
                  <w:shd w:val="clear" w:color="auto" w:fill="FFFF00"/>
                </w:tcPr>
                <w:p w14:paraId="3DEBAB6A" w14:textId="77777777" w:rsidR="002E65A7" w:rsidRPr="001D3979" w:rsidRDefault="002E65A7" w:rsidP="002E65A7">
                  <w:pPr>
                    <w:rPr>
                      <w:b/>
                      <w:color w:val="5E5E5E" w:themeColor="accent5" w:themeShade="80"/>
                    </w:rPr>
                  </w:pPr>
                  <w:r w:rsidRPr="001D3979">
                    <w:rPr>
                      <w:b/>
                      <w:color w:val="5E5E5E" w:themeColor="accent5" w:themeShade="80"/>
                    </w:rPr>
                    <w:t>Region</w:t>
                  </w:r>
                </w:p>
              </w:tc>
              <w:tc>
                <w:tcPr>
                  <w:tcW w:w="6670" w:type="dxa"/>
                  <w:shd w:val="clear" w:color="auto" w:fill="FFFF00"/>
                </w:tcPr>
                <w:p w14:paraId="3DEBAB6B" w14:textId="77777777" w:rsidR="002E65A7" w:rsidRPr="001D3979" w:rsidRDefault="002E65A7" w:rsidP="002E65A7">
                  <w:pPr>
                    <w:rPr>
                      <w:b/>
                      <w:color w:val="5E5E5E" w:themeColor="accent5" w:themeShade="80"/>
                    </w:rPr>
                  </w:pPr>
                  <w:r w:rsidRPr="001D3979">
                    <w:rPr>
                      <w:b/>
                      <w:color w:val="5E5E5E" w:themeColor="accent5" w:themeShade="80"/>
                    </w:rPr>
                    <w:t>Description</w:t>
                  </w:r>
                </w:p>
              </w:tc>
            </w:tr>
            <w:tr w:rsidR="001D3979" w:rsidRPr="001D3979" w14:paraId="3DEBAB6F" w14:textId="77777777" w:rsidTr="002E65A7">
              <w:tc>
                <w:tcPr>
                  <w:tcW w:w="1314" w:type="dxa"/>
                </w:tcPr>
                <w:p w14:paraId="3DEBAB6D" w14:textId="77777777" w:rsidR="002E65A7" w:rsidRPr="001D3979" w:rsidRDefault="002E65A7" w:rsidP="002E65A7">
                  <w:pPr>
                    <w:rPr>
                      <w:color w:val="5E5E5E" w:themeColor="accent5" w:themeShade="80"/>
                    </w:rPr>
                  </w:pPr>
                  <w:r w:rsidRPr="001D3979">
                    <w:rPr>
                      <w:rFonts w:cs="Courier New"/>
                      <w:b/>
                      <w:color w:val="5E5E5E" w:themeColor="accent5" w:themeShade="80"/>
                    </w:rPr>
                    <w:t>_</w:t>
                  </w:r>
                  <w:r w:rsidRPr="001D3979">
                    <w:rPr>
                      <w:color w:val="5E5E5E" w:themeColor="accent5" w:themeShade="80"/>
                    </w:rPr>
                    <w:t>APAC</w:t>
                  </w:r>
                </w:p>
              </w:tc>
              <w:tc>
                <w:tcPr>
                  <w:tcW w:w="6670" w:type="dxa"/>
                </w:tcPr>
                <w:p w14:paraId="3DEBAB6E" w14:textId="77777777" w:rsidR="002E65A7" w:rsidRPr="001D3979" w:rsidRDefault="002E65A7" w:rsidP="002E65A7">
                  <w:pPr>
                    <w:rPr>
                      <w:color w:val="5E5E5E" w:themeColor="accent5" w:themeShade="80"/>
                    </w:rPr>
                  </w:pPr>
                  <w:r w:rsidRPr="001D3979">
                    <w:rPr>
                      <w:color w:val="5E5E5E" w:themeColor="accent5" w:themeShade="80"/>
                    </w:rPr>
                    <w:t>Database is Asia Pacific regional server</w:t>
                  </w:r>
                </w:p>
              </w:tc>
            </w:tr>
            <w:tr w:rsidR="001D3979" w:rsidRPr="001D3979" w14:paraId="3DEBAB72" w14:textId="77777777" w:rsidTr="002E65A7">
              <w:tc>
                <w:tcPr>
                  <w:tcW w:w="1314" w:type="dxa"/>
                </w:tcPr>
                <w:p w14:paraId="3DEBAB70" w14:textId="77777777" w:rsidR="002E65A7" w:rsidRPr="001D3979" w:rsidRDefault="002E65A7" w:rsidP="002E65A7">
                  <w:pPr>
                    <w:rPr>
                      <w:color w:val="5E5E5E" w:themeColor="accent5" w:themeShade="80"/>
                    </w:rPr>
                  </w:pPr>
                  <w:r w:rsidRPr="001D3979">
                    <w:rPr>
                      <w:rFonts w:cs="Courier New"/>
                      <w:b/>
                      <w:color w:val="5E5E5E" w:themeColor="accent5" w:themeShade="80"/>
                    </w:rPr>
                    <w:t>_</w:t>
                  </w:r>
                  <w:r w:rsidRPr="001D3979">
                    <w:rPr>
                      <w:color w:val="5E5E5E" w:themeColor="accent5" w:themeShade="80"/>
                    </w:rPr>
                    <w:t>AMER</w:t>
                  </w:r>
                </w:p>
              </w:tc>
              <w:tc>
                <w:tcPr>
                  <w:tcW w:w="6670" w:type="dxa"/>
                </w:tcPr>
                <w:p w14:paraId="3DEBAB71" w14:textId="77777777" w:rsidR="002E65A7" w:rsidRPr="001D3979" w:rsidRDefault="002E65A7" w:rsidP="002E65A7">
                  <w:pPr>
                    <w:rPr>
                      <w:color w:val="5E5E5E" w:themeColor="accent5" w:themeShade="80"/>
                    </w:rPr>
                  </w:pPr>
                  <w:r w:rsidRPr="001D3979">
                    <w:rPr>
                      <w:color w:val="5E5E5E" w:themeColor="accent5" w:themeShade="80"/>
                    </w:rPr>
                    <w:t>Database is Americas regional server</w:t>
                  </w:r>
                </w:p>
              </w:tc>
            </w:tr>
            <w:tr w:rsidR="001D3979" w:rsidRPr="001D3979" w14:paraId="3DEBAB75" w14:textId="77777777" w:rsidTr="002E65A7">
              <w:trPr>
                <w:trHeight w:val="453"/>
              </w:trPr>
              <w:tc>
                <w:tcPr>
                  <w:tcW w:w="1314" w:type="dxa"/>
                </w:tcPr>
                <w:p w14:paraId="3DEBAB73" w14:textId="77777777" w:rsidR="002E65A7" w:rsidRPr="001D3979" w:rsidRDefault="002E65A7" w:rsidP="002E65A7">
                  <w:pPr>
                    <w:rPr>
                      <w:color w:val="5E5E5E" w:themeColor="accent5" w:themeShade="80"/>
                    </w:rPr>
                  </w:pPr>
                  <w:r w:rsidRPr="001D3979">
                    <w:rPr>
                      <w:rFonts w:cs="Courier New"/>
                      <w:b/>
                      <w:color w:val="5E5E5E" w:themeColor="accent5" w:themeShade="80"/>
                    </w:rPr>
                    <w:t>_</w:t>
                  </w:r>
                  <w:r w:rsidRPr="001D3979">
                    <w:rPr>
                      <w:color w:val="5E5E5E" w:themeColor="accent5" w:themeShade="80"/>
                    </w:rPr>
                    <w:t>EMEA</w:t>
                  </w:r>
                </w:p>
              </w:tc>
              <w:tc>
                <w:tcPr>
                  <w:tcW w:w="6670" w:type="dxa"/>
                </w:tcPr>
                <w:p w14:paraId="3DEBAB74" w14:textId="77777777" w:rsidR="002E65A7" w:rsidRPr="001D3979" w:rsidRDefault="002E65A7" w:rsidP="002E65A7">
                  <w:pPr>
                    <w:rPr>
                      <w:color w:val="5E5E5E" w:themeColor="accent5" w:themeShade="80"/>
                    </w:rPr>
                  </w:pPr>
                  <w:r w:rsidRPr="001D3979">
                    <w:rPr>
                      <w:color w:val="5E5E5E" w:themeColor="accent5" w:themeShade="80"/>
                    </w:rPr>
                    <w:t>Database is Europe regional server</w:t>
                  </w:r>
                </w:p>
              </w:tc>
            </w:tr>
          </w:tbl>
          <w:p w14:paraId="3DEBAB76" w14:textId="77777777" w:rsidR="002E65A7" w:rsidRPr="001D3979" w:rsidRDefault="002E65A7" w:rsidP="002E65A7">
            <w:pPr>
              <w:rPr>
                <w:color w:val="5E5E5E" w:themeColor="accent5" w:themeShade="80"/>
              </w:rPr>
            </w:pPr>
          </w:p>
        </w:tc>
      </w:tr>
      <w:tr w:rsidR="002E65A7" w:rsidRPr="001D3979" w14:paraId="3DEBAB91" w14:textId="77777777" w:rsidTr="002E65A7">
        <w:trPr>
          <w:trHeight w:val="3036"/>
        </w:trPr>
        <w:tc>
          <w:tcPr>
            <w:tcW w:w="1542" w:type="dxa"/>
            <w:shd w:val="clear" w:color="auto" w:fill="auto"/>
          </w:tcPr>
          <w:p w14:paraId="3DEBAB78" w14:textId="77777777" w:rsidR="002E65A7" w:rsidRPr="001D3979" w:rsidRDefault="002E65A7" w:rsidP="002E65A7">
            <w:pPr>
              <w:rPr>
                <w:color w:val="5E5E5E" w:themeColor="accent5" w:themeShade="80"/>
              </w:rPr>
            </w:pPr>
            <w:r w:rsidRPr="001D3979">
              <w:rPr>
                <w:color w:val="5E5E5E" w:themeColor="accent5" w:themeShade="80"/>
              </w:rPr>
              <w:lastRenderedPageBreak/>
              <w:t>&lt;suffix&gt;</w:t>
            </w:r>
          </w:p>
        </w:tc>
        <w:tc>
          <w:tcPr>
            <w:tcW w:w="7638" w:type="dxa"/>
            <w:shd w:val="clear" w:color="auto" w:fill="auto"/>
          </w:tcPr>
          <w:p w14:paraId="3DEBAB79" w14:textId="77777777" w:rsidR="002E65A7" w:rsidRPr="001D3979" w:rsidRDefault="002E65A7" w:rsidP="002E65A7">
            <w:pPr>
              <w:rPr>
                <w:color w:val="5E5E5E" w:themeColor="accent5" w:themeShade="80"/>
              </w:rPr>
            </w:pPr>
            <w:r w:rsidRPr="001D3979">
              <w:rPr>
                <w:color w:val="5E5E5E" w:themeColor="accent5" w:themeShade="80"/>
              </w:rPr>
              <w:t>Underscore character followed by all uppercase suffix from table below designating the database’s purpose/environment.</w:t>
            </w:r>
          </w:p>
          <w:p w14:paraId="3DEBAB7A" w14:textId="02F54C09" w:rsidR="002E65A7" w:rsidRPr="001D3979" w:rsidDel="00BF6C68" w:rsidRDefault="002E65A7" w:rsidP="002E65A7">
            <w:pPr>
              <w:rPr>
                <w:del w:id="223" w:author="Kraig Hughes" w:date="2021-03-12T14:55:00Z"/>
                <w:i/>
                <w:color w:val="5E5E5E" w:themeColor="accent5" w:themeShade="80"/>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291"/>
              <w:gridCol w:w="6115"/>
            </w:tblGrid>
            <w:tr w:rsidR="001D3979" w:rsidRPr="001D3979" w14:paraId="3DEBAB7D" w14:textId="77777777" w:rsidTr="002E65A7">
              <w:tc>
                <w:tcPr>
                  <w:tcW w:w="1314" w:type="dxa"/>
                  <w:shd w:val="clear" w:color="auto" w:fill="FFFF00"/>
                </w:tcPr>
                <w:p w14:paraId="3DEBAB7B" w14:textId="77777777" w:rsidR="002E65A7" w:rsidRPr="001D3979" w:rsidRDefault="002E65A7" w:rsidP="002E65A7">
                  <w:pPr>
                    <w:rPr>
                      <w:b/>
                      <w:color w:val="5E5E5E" w:themeColor="accent5" w:themeShade="80"/>
                    </w:rPr>
                  </w:pPr>
                  <w:r w:rsidRPr="001D3979">
                    <w:rPr>
                      <w:b/>
                      <w:color w:val="5E5E5E" w:themeColor="accent5" w:themeShade="80"/>
                    </w:rPr>
                    <w:t>Suffix</w:t>
                  </w:r>
                </w:p>
              </w:tc>
              <w:tc>
                <w:tcPr>
                  <w:tcW w:w="6670" w:type="dxa"/>
                  <w:shd w:val="clear" w:color="auto" w:fill="FFFF00"/>
                </w:tcPr>
                <w:p w14:paraId="3DEBAB7C" w14:textId="77777777" w:rsidR="002E65A7" w:rsidRPr="001D3979" w:rsidRDefault="002E65A7" w:rsidP="002E65A7">
                  <w:pPr>
                    <w:rPr>
                      <w:b/>
                      <w:color w:val="5E5E5E" w:themeColor="accent5" w:themeShade="80"/>
                    </w:rPr>
                  </w:pPr>
                  <w:r w:rsidRPr="001D3979">
                    <w:rPr>
                      <w:b/>
                      <w:color w:val="5E5E5E" w:themeColor="accent5" w:themeShade="80"/>
                    </w:rPr>
                    <w:t>Description</w:t>
                  </w:r>
                </w:p>
              </w:tc>
            </w:tr>
            <w:tr w:rsidR="001D3979" w:rsidRPr="001D3979" w14:paraId="3DEBAB80" w14:textId="77777777" w:rsidTr="002E65A7">
              <w:tc>
                <w:tcPr>
                  <w:tcW w:w="1314" w:type="dxa"/>
                </w:tcPr>
                <w:p w14:paraId="3DEBAB7E" w14:textId="77777777" w:rsidR="002E65A7" w:rsidRPr="001D3979" w:rsidRDefault="002E65A7" w:rsidP="002E65A7">
                  <w:pPr>
                    <w:rPr>
                      <w:color w:val="5E5E5E" w:themeColor="accent5" w:themeShade="80"/>
                    </w:rPr>
                  </w:pPr>
                  <w:r w:rsidRPr="001D3979">
                    <w:rPr>
                      <w:rFonts w:cs="Courier New"/>
                      <w:b/>
                      <w:color w:val="5E5E5E" w:themeColor="accent5" w:themeShade="80"/>
                    </w:rPr>
                    <w:t>_</w:t>
                  </w:r>
                  <w:r w:rsidRPr="001D3979">
                    <w:rPr>
                      <w:color w:val="5E5E5E" w:themeColor="accent5" w:themeShade="80"/>
                    </w:rPr>
                    <w:t>PROD</w:t>
                  </w:r>
                </w:p>
              </w:tc>
              <w:tc>
                <w:tcPr>
                  <w:tcW w:w="6670" w:type="dxa"/>
                </w:tcPr>
                <w:p w14:paraId="3DEBAB7F" w14:textId="77777777" w:rsidR="002E65A7" w:rsidRPr="001D3979" w:rsidRDefault="002E65A7" w:rsidP="002E65A7">
                  <w:pPr>
                    <w:rPr>
                      <w:color w:val="5E5E5E" w:themeColor="accent5" w:themeShade="80"/>
                    </w:rPr>
                  </w:pPr>
                  <w:r w:rsidRPr="001D3979">
                    <w:rPr>
                      <w:color w:val="5E5E5E" w:themeColor="accent5" w:themeShade="80"/>
                    </w:rPr>
                    <w:t>Database is used for Production purposes only</w:t>
                  </w:r>
                </w:p>
              </w:tc>
            </w:tr>
            <w:tr w:rsidR="001D3979" w:rsidRPr="001D3979" w14:paraId="3DEBAB83" w14:textId="77777777" w:rsidTr="002E65A7">
              <w:tc>
                <w:tcPr>
                  <w:tcW w:w="1314" w:type="dxa"/>
                </w:tcPr>
                <w:p w14:paraId="3DEBAB81" w14:textId="77777777" w:rsidR="002E65A7" w:rsidRPr="001D3979" w:rsidRDefault="002E65A7" w:rsidP="002E65A7">
                  <w:pPr>
                    <w:rPr>
                      <w:color w:val="5E5E5E" w:themeColor="accent5" w:themeShade="80"/>
                    </w:rPr>
                  </w:pPr>
                  <w:r w:rsidRPr="001D3979">
                    <w:rPr>
                      <w:rFonts w:cs="Courier New"/>
                      <w:b/>
                      <w:color w:val="5E5E5E" w:themeColor="accent5" w:themeShade="80"/>
                    </w:rPr>
                    <w:t>_</w:t>
                  </w:r>
                  <w:r w:rsidRPr="001D3979">
                    <w:rPr>
                      <w:color w:val="5E5E5E" w:themeColor="accent5" w:themeShade="80"/>
                    </w:rPr>
                    <w:t>QA</w:t>
                  </w:r>
                </w:p>
              </w:tc>
              <w:tc>
                <w:tcPr>
                  <w:tcW w:w="6670" w:type="dxa"/>
                </w:tcPr>
                <w:p w14:paraId="3DEBAB82" w14:textId="77777777" w:rsidR="002E65A7" w:rsidRPr="001D3979" w:rsidRDefault="002E65A7" w:rsidP="002E65A7">
                  <w:pPr>
                    <w:rPr>
                      <w:color w:val="5E5E5E" w:themeColor="accent5" w:themeShade="80"/>
                    </w:rPr>
                  </w:pPr>
                  <w:r w:rsidRPr="001D3979">
                    <w:rPr>
                      <w:color w:val="5E5E5E" w:themeColor="accent5" w:themeShade="80"/>
                    </w:rPr>
                    <w:t>Database is used for Quality Assurance verification</w:t>
                  </w:r>
                </w:p>
              </w:tc>
            </w:tr>
            <w:tr w:rsidR="001D3979" w:rsidRPr="001D3979" w14:paraId="3DEBAB86" w14:textId="77777777" w:rsidTr="002E65A7">
              <w:tc>
                <w:tcPr>
                  <w:tcW w:w="1314" w:type="dxa"/>
                </w:tcPr>
                <w:p w14:paraId="3DEBAB84" w14:textId="77777777" w:rsidR="002E65A7" w:rsidRPr="001D3979" w:rsidRDefault="002E65A7" w:rsidP="002E65A7">
                  <w:pPr>
                    <w:rPr>
                      <w:color w:val="5E5E5E" w:themeColor="accent5" w:themeShade="80"/>
                    </w:rPr>
                  </w:pPr>
                  <w:r w:rsidRPr="001D3979">
                    <w:rPr>
                      <w:rFonts w:cs="Courier New"/>
                      <w:b/>
                      <w:color w:val="5E5E5E" w:themeColor="accent5" w:themeShade="80"/>
                    </w:rPr>
                    <w:t>_</w:t>
                  </w:r>
                  <w:r w:rsidRPr="001D3979">
                    <w:rPr>
                      <w:color w:val="5E5E5E" w:themeColor="accent5" w:themeShade="80"/>
                    </w:rPr>
                    <w:t>TRN</w:t>
                  </w:r>
                </w:p>
              </w:tc>
              <w:tc>
                <w:tcPr>
                  <w:tcW w:w="6670" w:type="dxa"/>
                </w:tcPr>
                <w:p w14:paraId="3DEBAB85" w14:textId="77777777" w:rsidR="002E65A7" w:rsidRPr="001D3979" w:rsidRDefault="002E65A7" w:rsidP="002E65A7">
                  <w:pPr>
                    <w:rPr>
                      <w:color w:val="5E5E5E" w:themeColor="accent5" w:themeShade="80"/>
                    </w:rPr>
                  </w:pPr>
                  <w:r w:rsidRPr="001D3979">
                    <w:rPr>
                      <w:color w:val="5E5E5E" w:themeColor="accent5" w:themeShade="80"/>
                    </w:rPr>
                    <w:t>Database is used for training purposes</w:t>
                  </w:r>
                </w:p>
              </w:tc>
            </w:tr>
            <w:tr w:rsidR="001D3979" w:rsidRPr="001D3979" w14:paraId="3DEBAB89" w14:textId="77777777" w:rsidTr="002E65A7">
              <w:tc>
                <w:tcPr>
                  <w:tcW w:w="1314" w:type="dxa"/>
                </w:tcPr>
                <w:p w14:paraId="3DEBAB87" w14:textId="77777777" w:rsidR="002E65A7" w:rsidRPr="001D3979" w:rsidRDefault="002E65A7" w:rsidP="002E65A7">
                  <w:pPr>
                    <w:rPr>
                      <w:color w:val="5E5E5E" w:themeColor="accent5" w:themeShade="80"/>
                    </w:rPr>
                  </w:pPr>
                  <w:r w:rsidRPr="001D3979">
                    <w:rPr>
                      <w:rFonts w:cs="Courier New"/>
                      <w:b/>
                      <w:color w:val="5E5E5E" w:themeColor="accent5" w:themeShade="80"/>
                    </w:rPr>
                    <w:t>_</w:t>
                  </w:r>
                  <w:r w:rsidRPr="001D3979">
                    <w:rPr>
                      <w:color w:val="5E5E5E" w:themeColor="accent5" w:themeShade="80"/>
                    </w:rPr>
                    <w:t>TEST</w:t>
                  </w:r>
                </w:p>
              </w:tc>
              <w:tc>
                <w:tcPr>
                  <w:tcW w:w="6670" w:type="dxa"/>
                </w:tcPr>
                <w:p w14:paraId="3DEBAB88" w14:textId="77777777" w:rsidR="002E65A7" w:rsidRPr="001D3979" w:rsidRDefault="002E65A7" w:rsidP="002E65A7">
                  <w:pPr>
                    <w:rPr>
                      <w:color w:val="5E5E5E" w:themeColor="accent5" w:themeShade="80"/>
                    </w:rPr>
                  </w:pPr>
                  <w:r w:rsidRPr="001D3979">
                    <w:rPr>
                      <w:color w:val="5E5E5E" w:themeColor="accent5" w:themeShade="80"/>
                    </w:rPr>
                    <w:t>Database is used for developer testing</w:t>
                  </w:r>
                </w:p>
              </w:tc>
            </w:tr>
            <w:tr w:rsidR="001D3979" w:rsidRPr="001D3979" w14:paraId="3DEBAB8C" w14:textId="77777777" w:rsidTr="002E65A7">
              <w:tc>
                <w:tcPr>
                  <w:tcW w:w="1314" w:type="dxa"/>
                </w:tcPr>
                <w:p w14:paraId="3DEBAB8A" w14:textId="77777777" w:rsidR="002E65A7" w:rsidRPr="001D3979" w:rsidRDefault="002E65A7" w:rsidP="002E65A7">
                  <w:pPr>
                    <w:rPr>
                      <w:color w:val="5E5E5E" w:themeColor="accent5" w:themeShade="80"/>
                    </w:rPr>
                  </w:pPr>
                  <w:r w:rsidRPr="001D3979">
                    <w:rPr>
                      <w:rFonts w:cs="Courier New"/>
                      <w:b/>
                      <w:color w:val="5E5E5E" w:themeColor="accent5" w:themeShade="80"/>
                    </w:rPr>
                    <w:t>_</w:t>
                  </w:r>
                  <w:r w:rsidRPr="001D3979">
                    <w:rPr>
                      <w:color w:val="5E5E5E" w:themeColor="accent5" w:themeShade="80"/>
                    </w:rPr>
                    <w:t>DEV</w:t>
                  </w:r>
                </w:p>
              </w:tc>
              <w:tc>
                <w:tcPr>
                  <w:tcW w:w="6670" w:type="dxa"/>
                </w:tcPr>
                <w:p w14:paraId="3DEBAB8B" w14:textId="77777777" w:rsidR="002E65A7" w:rsidRPr="001D3979" w:rsidRDefault="002E65A7" w:rsidP="002E65A7">
                  <w:pPr>
                    <w:rPr>
                      <w:color w:val="5E5E5E" w:themeColor="accent5" w:themeShade="80"/>
                    </w:rPr>
                  </w:pPr>
                  <w:r w:rsidRPr="001D3979">
                    <w:rPr>
                      <w:color w:val="5E5E5E" w:themeColor="accent5" w:themeShade="80"/>
                    </w:rPr>
                    <w:t>Database is used for development purposes</w:t>
                  </w:r>
                </w:p>
              </w:tc>
            </w:tr>
            <w:tr w:rsidR="001D3979" w:rsidRPr="001D3979" w14:paraId="3DEBAB8F" w14:textId="77777777" w:rsidTr="002E65A7">
              <w:tc>
                <w:tcPr>
                  <w:tcW w:w="1314" w:type="dxa"/>
                </w:tcPr>
                <w:p w14:paraId="3DEBAB8D" w14:textId="77777777" w:rsidR="002E65A7" w:rsidRPr="001D3979" w:rsidRDefault="002E65A7" w:rsidP="002E65A7">
                  <w:pPr>
                    <w:rPr>
                      <w:color w:val="5E5E5E" w:themeColor="accent5" w:themeShade="80"/>
                    </w:rPr>
                  </w:pPr>
                  <w:r w:rsidRPr="001D3979">
                    <w:rPr>
                      <w:rFonts w:cs="Courier New"/>
                      <w:b/>
                      <w:color w:val="5E5E5E" w:themeColor="accent5" w:themeShade="80"/>
                    </w:rPr>
                    <w:t>_</w:t>
                  </w:r>
                  <w:r w:rsidRPr="001D3979">
                    <w:rPr>
                      <w:color w:val="5E5E5E" w:themeColor="accent5" w:themeShade="80"/>
                    </w:rPr>
                    <w:t>PRODFIX</w:t>
                  </w:r>
                </w:p>
              </w:tc>
              <w:tc>
                <w:tcPr>
                  <w:tcW w:w="6670" w:type="dxa"/>
                </w:tcPr>
                <w:p w14:paraId="3DEBAB8E" w14:textId="77777777" w:rsidR="002E65A7" w:rsidRPr="001D3979" w:rsidRDefault="002E65A7" w:rsidP="002E65A7">
                  <w:pPr>
                    <w:rPr>
                      <w:color w:val="5E5E5E" w:themeColor="accent5" w:themeShade="80"/>
                    </w:rPr>
                  </w:pPr>
                  <w:r w:rsidRPr="001D3979">
                    <w:rPr>
                      <w:color w:val="5E5E5E" w:themeColor="accent5" w:themeShade="80"/>
                    </w:rPr>
                    <w:t>Database is used for hot fixes to production</w:t>
                  </w:r>
                </w:p>
              </w:tc>
            </w:tr>
          </w:tbl>
          <w:p w14:paraId="3DEBAB90" w14:textId="77777777" w:rsidR="002E65A7" w:rsidRPr="001D3979" w:rsidRDefault="002E65A7" w:rsidP="002E65A7">
            <w:pPr>
              <w:rPr>
                <w:color w:val="5E5E5E" w:themeColor="accent5" w:themeShade="80"/>
              </w:rPr>
            </w:pPr>
          </w:p>
        </w:tc>
      </w:tr>
    </w:tbl>
    <w:p w14:paraId="3DEBAB93" w14:textId="77777777" w:rsidR="002E65A7" w:rsidRPr="001D3979" w:rsidRDefault="002E65A7" w:rsidP="002E65A7">
      <w:pPr>
        <w:ind w:left="1080"/>
        <w:rPr>
          <w:color w:val="5E5E5E" w:themeColor="accent5" w:themeShade="80"/>
        </w:rPr>
      </w:pPr>
      <w:r w:rsidRPr="001D3979">
        <w:rPr>
          <w:color w:val="5E5E5E" w:themeColor="accent5" w:themeShade="80"/>
          <w:u w:val="single"/>
        </w:rPr>
        <w:t>Examples</w:t>
      </w:r>
    </w:p>
    <w:p w14:paraId="3DEBAB94" w14:textId="77777777" w:rsidR="002E65A7" w:rsidRPr="001D3979" w:rsidRDefault="002E65A7" w:rsidP="00C102AE">
      <w:pPr>
        <w:numPr>
          <w:ilvl w:val="0"/>
          <w:numId w:val="7"/>
        </w:numPr>
        <w:tabs>
          <w:tab w:val="clear" w:pos="720"/>
          <w:tab w:val="num" w:pos="1800"/>
        </w:tabs>
        <w:spacing w:before="0" w:after="0" w:line="240" w:lineRule="auto"/>
        <w:ind w:left="1800"/>
        <w:rPr>
          <w:color w:val="5E5E5E" w:themeColor="accent5" w:themeShade="80"/>
        </w:rPr>
      </w:pPr>
      <w:r w:rsidRPr="001D3979">
        <w:rPr>
          <w:color w:val="5E5E5E" w:themeColor="accent5" w:themeShade="80"/>
        </w:rPr>
        <w:t>Gsf_PROD</w:t>
      </w:r>
    </w:p>
    <w:p w14:paraId="3DEBAB95" w14:textId="77777777" w:rsidR="002E65A7" w:rsidRPr="001D3979" w:rsidRDefault="002E65A7" w:rsidP="00C102AE">
      <w:pPr>
        <w:numPr>
          <w:ilvl w:val="0"/>
          <w:numId w:val="7"/>
        </w:numPr>
        <w:tabs>
          <w:tab w:val="clear" w:pos="720"/>
          <w:tab w:val="num" w:pos="1800"/>
        </w:tabs>
        <w:spacing w:before="0" w:after="0" w:line="240" w:lineRule="auto"/>
        <w:ind w:left="1800"/>
        <w:rPr>
          <w:color w:val="5E5E5E" w:themeColor="accent5" w:themeShade="80"/>
        </w:rPr>
      </w:pPr>
      <w:r w:rsidRPr="001D3979">
        <w:rPr>
          <w:color w:val="5E5E5E" w:themeColor="accent5" w:themeShade="80"/>
        </w:rPr>
        <w:t>Wms_QA</w:t>
      </w:r>
    </w:p>
    <w:p w14:paraId="3DEBAB96" w14:textId="77777777" w:rsidR="002E65A7" w:rsidRPr="001D3979" w:rsidRDefault="002E65A7" w:rsidP="00C102AE">
      <w:pPr>
        <w:numPr>
          <w:ilvl w:val="0"/>
          <w:numId w:val="7"/>
        </w:numPr>
        <w:tabs>
          <w:tab w:val="clear" w:pos="720"/>
          <w:tab w:val="num" w:pos="1800"/>
        </w:tabs>
        <w:spacing w:before="0" w:after="0" w:line="240" w:lineRule="auto"/>
        <w:ind w:left="1800"/>
        <w:rPr>
          <w:color w:val="5E5E5E" w:themeColor="accent5" w:themeShade="80"/>
        </w:rPr>
      </w:pPr>
      <w:r w:rsidRPr="001D3979">
        <w:rPr>
          <w:color w:val="5E5E5E" w:themeColor="accent5" w:themeShade="80"/>
        </w:rPr>
        <w:t>Gsf2_APAC_PROD</w:t>
      </w:r>
    </w:p>
    <w:p w14:paraId="3DEBAB97" w14:textId="77777777" w:rsidR="002E65A7" w:rsidRDefault="002E65A7" w:rsidP="00051AF1">
      <w:pPr>
        <w:rPr>
          <w:sz w:val="21"/>
          <w:szCs w:val="21"/>
        </w:rPr>
      </w:pPr>
    </w:p>
    <w:p w14:paraId="3DEBAB98" w14:textId="77777777" w:rsidR="00051AF1" w:rsidRDefault="00051AF1" w:rsidP="00051AF1">
      <w:pPr>
        <w:pStyle w:val="Heading2"/>
      </w:pPr>
      <w:bookmarkStart w:id="224" w:name="_Toc33791621"/>
      <w:r>
        <w:t>Schemas</w:t>
      </w:r>
      <w:bookmarkEnd w:id="224"/>
    </w:p>
    <w:p w14:paraId="3DEBAB99" w14:textId="77777777" w:rsidR="002E65A7" w:rsidRPr="001D3979" w:rsidRDefault="002E65A7" w:rsidP="002E65A7">
      <w:pPr>
        <w:rPr>
          <w:color w:val="5E5E5E" w:themeColor="accent5" w:themeShade="80"/>
        </w:rPr>
      </w:pPr>
      <w:r w:rsidRPr="001D3979">
        <w:rPr>
          <w:color w:val="5E5E5E" w:themeColor="accent5" w:themeShade="80"/>
        </w:rPr>
        <w:t>In SQL Server, a schema is both a container and a namespace.  Every securable (e.g. table, stored procedure) in a specific schema must have a unique name. The fully-specified name of a securable contained by a schema includes the name of the schema that contains it.</w:t>
      </w:r>
    </w:p>
    <w:p w14:paraId="3DEBAB9A" w14:textId="77777777" w:rsidR="002E65A7" w:rsidRPr="001D3979" w:rsidRDefault="002E65A7" w:rsidP="002E65A7">
      <w:pPr>
        <w:rPr>
          <w:color w:val="5E5E5E" w:themeColor="accent5" w:themeShade="80"/>
        </w:rPr>
      </w:pPr>
      <w:r w:rsidRPr="001D3979">
        <w:rPr>
          <w:color w:val="5E5E5E" w:themeColor="accent5" w:themeShade="80"/>
        </w:rPr>
        <w:t>Syntax:</w:t>
      </w:r>
    </w:p>
    <w:p w14:paraId="3DEBAB9B" w14:textId="77777777" w:rsidR="002E65A7" w:rsidRPr="001D3979" w:rsidRDefault="002E65A7" w:rsidP="002E65A7">
      <w:pPr>
        <w:rPr>
          <w:rFonts w:cs="Courier New"/>
          <w:color w:val="5E5E5E" w:themeColor="accent5" w:themeShade="80"/>
        </w:rPr>
      </w:pPr>
      <w:r w:rsidRPr="001D3979">
        <w:rPr>
          <w:rFonts w:cs="Courier New"/>
          <w:b/>
          <w:color w:val="5E5E5E" w:themeColor="accent5" w:themeShade="80"/>
        </w:rPr>
        <w:lastRenderedPageBreak/>
        <w:t>{&lt;name&gt; [...</w:t>
      </w:r>
      <w:r w:rsidRPr="001D3979">
        <w:rPr>
          <w:rFonts w:cs="Courier New"/>
          <w:b/>
          <w:i/>
          <w:iCs/>
          <w:color w:val="5E5E5E" w:themeColor="accent5" w:themeShade="80"/>
        </w:rPr>
        <w:t>n</w:t>
      </w:r>
      <w:r w:rsidRPr="001D3979">
        <w:rPr>
          <w:rFonts w:cs="Courier New"/>
          <w:b/>
          <w:color w:val="5E5E5E" w:themeColor="accent5" w:themeShade="80"/>
        </w:rPr>
        <w:t>]}</w:t>
      </w:r>
    </w:p>
    <w:p w14:paraId="3DEBAB9C" w14:textId="435CEEEB" w:rsidR="002E65A7" w:rsidRPr="001D3979" w:rsidDel="00BF6C68" w:rsidRDefault="002E65A7" w:rsidP="002E65A7">
      <w:pPr>
        <w:rPr>
          <w:del w:id="225" w:author="Kraig Hughes" w:date="2021-03-12T15:02:00Z"/>
          <w:color w:val="5E5E5E" w:themeColor="accent5" w:themeShade="80"/>
        </w:rPr>
      </w:pPr>
    </w:p>
    <w:tbl>
      <w:tblPr>
        <w:tblW w:w="918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542"/>
        <w:gridCol w:w="7638"/>
      </w:tblGrid>
      <w:tr w:rsidR="002E65A7" w:rsidRPr="001D3979" w14:paraId="3DEBAB9F" w14:textId="77777777" w:rsidTr="002E65A7">
        <w:tc>
          <w:tcPr>
            <w:tcW w:w="1542" w:type="dxa"/>
            <w:shd w:val="clear" w:color="auto" w:fill="FFFF00"/>
          </w:tcPr>
          <w:p w14:paraId="3DEBAB9D" w14:textId="77777777" w:rsidR="002E65A7" w:rsidRPr="001D3979" w:rsidRDefault="002E65A7" w:rsidP="002E65A7">
            <w:pPr>
              <w:rPr>
                <w:b/>
                <w:bCs/>
                <w:i/>
                <w:color w:val="5E5E5E" w:themeColor="accent5" w:themeShade="80"/>
              </w:rPr>
            </w:pPr>
            <w:r w:rsidRPr="001D3979">
              <w:rPr>
                <w:b/>
                <w:bCs/>
                <w:i/>
                <w:color w:val="5E5E5E" w:themeColor="accent5" w:themeShade="80"/>
              </w:rPr>
              <w:t>Component</w:t>
            </w:r>
          </w:p>
        </w:tc>
        <w:tc>
          <w:tcPr>
            <w:tcW w:w="7638" w:type="dxa"/>
            <w:shd w:val="clear" w:color="auto" w:fill="FFFF00"/>
          </w:tcPr>
          <w:p w14:paraId="3DEBAB9E" w14:textId="77777777" w:rsidR="002E65A7" w:rsidRPr="001D3979" w:rsidRDefault="002E65A7" w:rsidP="002E65A7">
            <w:pPr>
              <w:rPr>
                <w:b/>
                <w:bCs/>
                <w:i/>
                <w:color w:val="5E5E5E" w:themeColor="accent5" w:themeShade="80"/>
              </w:rPr>
            </w:pPr>
            <w:r w:rsidRPr="001D3979">
              <w:rPr>
                <w:b/>
                <w:bCs/>
                <w:i/>
                <w:color w:val="5E5E5E" w:themeColor="accent5" w:themeShade="80"/>
              </w:rPr>
              <w:t>Population Rule</w:t>
            </w:r>
          </w:p>
        </w:tc>
      </w:tr>
      <w:tr w:rsidR="002E65A7" w:rsidRPr="001D3979" w14:paraId="3DEBABB3" w14:textId="77777777" w:rsidTr="002E65A7">
        <w:tc>
          <w:tcPr>
            <w:tcW w:w="1542" w:type="dxa"/>
            <w:shd w:val="clear" w:color="auto" w:fill="auto"/>
          </w:tcPr>
          <w:p w14:paraId="3DEBABA0" w14:textId="77777777" w:rsidR="002E65A7" w:rsidRPr="001D3979" w:rsidRDefault="002E65A7" w:rsidP="002E65A7">
            <w:pPr>
              <w:rPr>
                <w:i/>
                <w:color w:val="5E5E5E" w:themeColor="accent5" w:themeShade="80"/>
              </w:rPr>
            </w:pPr>
            <w:r w:rsidRPr="001D3979">
              <w:rPr>
                <w:i/>
                <w:color w:val="5E5E5E" w:themeColor="accent5" w:themeShade="80"/>
              </w:rPr>
              <w:t>&lt;n</w:t>
            </w:r>
            <w:r w:rsidRPr="001D3979">
              <w:rPr>
                <w:color w:val="5E5E5E" w:themeColor="accent5" w:themeShade="80"/>
              </w:rPr>
              <w:t>ame</w:t>
            </w:r>
            <w:r w:rsidRPr="001D3979">
              <w:rPr>
                <w:i/>
                <w:color w:val="5E5E5E" w:themeColor="accent5" w:themeShade="80"/>
              </w:rPr>
              <w:t>&gt;</w:t>
            </w:r>
          </w:p>
        </w:tc>
        <w:tc>
          <w:tcPr>
            <w:tcW w:w="7638" w:type="dxa"/>
            <w:shd w:val="clear" w:color="auto" w:fill="auto"/>
          </w:tcPr>
          <w:p w14:paraId="3DEBABA1" w14:textId="77777777" w:rsidR="002E65A7" w:rsidRPr="001D3979" w:rsidRDefault="002E65A7" w:rsidP="002E65A7">
            <w:pPr>
              <w:rPr>
                <w:color w:val="5E5E5E" w:themeColor="accent5" w:themeShade="80"/>
              </w:rPr>
            </w:pPr>
            <w:r w:rsidRPr="001D3979">
              <w:rPr>
                <w:color w:val="5E5E5E" w:themeColor="accent5" w:themeShade="80"/>
              </w:rPr>
              <w:t>Allowed to repeat to provide a meaningful name.</w:t>
            </w:r>
          </w:p>
          <w:p w14:paraId="3DEBABA2" w14:textId="7A753A51" w:rsidR="002E65A7" w:rsidRPr="001D3979" w:rsidDel="00BF6C68" w:rsidRDefault="002E65A7" w:rsidP="002E65A7">
            <w:pPr>
              <w:rPr>
                <w:del w:id="226" w:author="Kraig Hughes" w:date="2021-03-12T14:55:00Z"/>
                <w:color w:val="5E5E5E" w:themeColor="accent5" w:themeShade="80"/>
              </w:rPr>
            </w:pPr>
          </w:p>
          <w:p w14:paraId="3DEBABA3" w14:textId="77777777" w:rsidR="002E65A7" w:rsidRPr="001D3979" w:rsidRDefault="002E65A7" w:rsidP="002E65A7">
            <w:pPr>
              <w:rPr>
                <w:color w:val="5E5E5E" w:themeColor="accent5" w:themeShade="80"/>
              </w:rPr>
            </w:pPr>
            <w:r w:rsidRPr="001D3979">
              <w:rPr>
                <w:color w:val="5E5E5E" w:themeColor="accent5" w:themeShade="80"/>
              </w:rPr>
              <w:t>Provide as few words as possible to provide a clear meaning about the content or organization of the objects that are grouped together by functionality, organization, security level, etc.</w:t>
            </w:r>
          </w:p>
          <w:p w14:paraId="3DEBABA4" w14:textId="453FC2F3" w:rsidR="002E65A7" w:rsidRPr="001D3979" w:rsidDel="00BF6C68" w:rsidRDefault="002E65A7" w:rsidP="002E65A7">
            <w:pPr>
              <w:rPr>
                <w:del w:id="227" w:author="Kraig Hughes" w:date="2021-03-12T14:55:00Z"/>
                <w:color w:val="5E5E5E" w:themeColor="accent5" w:themeShade="80"/>
              </w:rPr>
            </w:pPr>
          </w:p>
          <w:p w14:paraId="3DEBABA5" w14:textId="053112BB" w:rsidR="002E65A7" w:rsidRPr="001D3979" w:rsidRDefault="002E65A7" w:rsidP="002E65A7">
            <w:pPr>
              <w:rPr>
                <w:color w:val="5E5E5E" w:themeColor="accent5" w:themeShade="80"/>
              </w:rPr>
            </w:pPr>
            <w:r w:rsidRPr="001D3979">
              <w:rPr>
                <w:color w:val="5E5E5E" w:themeColor="accent5" w:themeShade="80"/>
              </w:rPr>
              <w:t>The last word in the schema name must be singular.</w:t>
            </w:r>
          </w:p>
          <w:p w14:paraId="3DEBABA6" w14:textId="2B1B4AD7" w:rsidR="002E65A7" w:rsidRPr="001D3979" w:rsidDel="00BF6C68" w:rsidRDefault="002E65A7" w:rsidP="002E65A7">
            <w:pPr>
              <w:rPr>
                <w:del w:id="228" w:author="Kraig Hughes" w:date="2021-03-12T14:55:00Z"/>
                <w:color w:val="5E5E5E" w:themeColor="accent5" w:themeShade="80"/>
              </w:rPr>
            </w:pPr>
          </w:p>
          <w:p w14:paraId="3DEBABA7" w14:textId="77777777" w:rsidR="002E65A7" w:rsidRPr="001D3979" w:rsidRDefault="002E65A7" w:rsidP="002E65A7">
            <w:pPr>
              <w:rPr>
                <w:color w:val="5E5E5E" w:themeColor="accent5" w:themeShade="80"/>
              </w:rPr>
            </w:pPr>
            <w:r w:rsidRPr="001D3979">
              <w:rPr>
                <w:color w:val="5E5E5E" w:themeColor="accent5" w:themeShade="80"/>
              </w:rPr>
              <w:t>The table below contains standard schema names that should be used for any objects that fit the description.</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276"/>
              <w:gridCol w:w="6130"/>
            </w:tblGrid>
            <w:tr w:rsidR="001D3979" w:rsidRPr="001D3979" w14:paraId="3DEBABAA" w14:textId="77777777" w:rsidTr="002E65A7">
              <w:tc>
                <w:tcPr>
                  <w:tcW w:w="1293" w:type="dxa"/>
                  <w:shd w:val="clear" w:color="auto" w:fill="FFFF00"/>
                </w:tcPr>
                <w:p w14:paraId="3DEBABA8" w14:textId="77777777" w:rsidR="002E65A7" w:rsidRPr="001D3979" w:rsidRDefault="002E65A7" w:rsidP="002E65A7">
                  <w:pPr>
                    <w:rPr>
                      <w:b/>
                      <w:color w:val="5E5E5E" w:themeColor="accent5" w:themeShade="80"/>
                    </w:rPr>
                  </w:pPr>
                  <w:r w:rsidRPr="001D3979">
                    <w:rPr>
                      <w:b/>
                      <w:color w:val="5E5E5E" w:themeColor="accent5" w:themeShade="80"/>
                    </w:rPr>
                    <w:t>Name</w:t>
                  </w:r>
                </w:p>
              </w:tc>
              <w:tc>
                <w:tcPr>
                  <w:tcW w:w="6691" w:type="dxa"/>
                  <w:shd w:val="clear" w:color="auto" w:fill="FFFF00"/>
                </w:tcPr>
                <w:p w14:paraId="3DEBABA9" w14:textId="77777777" w:rsidR="002E65A7" w:rsidRPr="001D3979" w:rsidRDefault="002E65A7" w:rsidP="002E65A7">
                  <w:pPr>
                    <w:rPr>
                      <w:b/>
                      <w:color w:val="5E5E5E" w:themeColor="accent5" w:themeShade="80"/>
                    </w:rPr>
                  </w:pPr>
                  <w:r w:rsidRPr="001D3979">
                    <w:rPr>
                      <w:b/>
                      <w:color w:val="5E5E5E" w:themeColor="accent5" w:themeShade="80"/>
                    </w:rPr>
                    <w:t>Description</w:t>
                  </w:r>
                </w:p>
              </w:tc>
            </w:tr>
            <w:tr w:rsidR="001D3979" w:rsidRPr="001D3979" w14:paraId="3DEBABAD" w14:textId="77777777" w:rsidTr="002E65A7">
              <w:tc>
                <w:tcPr>
                  <w:tcW w:w="1293" w:type="dxa"/>
                </w:tcPr>
                <w:p w14:paraId="3DEBABAB" w14:textId="77777777" w:rsidR="002E65A7" w:rsidRPr="001D3979" w:rsidRDefault="002E65A7" w:rsidP="002E65A7">
                  <w:pPr>
                    <w:rPr>
                      <w:color w:val="5E5E5E" w:themeColor="accent5" w:themeShade="80"/>
                    </w:rPr>
                  </w:pPr>
                  <w:r w:rsidRPr="001D3979">
                    <w:rPr>
                      <w:color w:val="5E5E5E" w:themeColor="accent5" w:themeShade="80"/>
                    </w:rPr>
                    <w:t>Working</w:t>
                  </w:r>
                </w:p>
              </w:tc>
              <w:tc>
                <w:tcPr>
                  <w:tcW w:w="6691" w:type="dxa"/>
                </w:tcPr>
                <w:p w14:paraId="3DEBABAC" w14:textId="77777777" w:rsidR="002E65A7" w:rsidRPr="001D3979" w:rsidRDefault="002E65A7" w:rsidP="002E65A7">
                  <w:pPr>
                    <w:rPr>
                      <w:color w:val="5E5E5E" w:themeColor="accent5" w:themeShade="80"/>
                    </w:rPr>
                  </w:pPr>
                  <w:r w:rsidRPr="001D3979">
                    <w:rPr>
                      <w:color w:val="5E5E5E" w:themeColor="accent5" w:themeShade="80"/>
                    </w:rPr>
                    <w:t>Use this schema to contain permanent tables that are used to store data temporarily, like for the duration of an ETL process and then truncated.</w:t>
                  </w:r>
                </w:p>
              </w:tc>
            </w:tr>
            <w:tr w:rsidR="001D3979" w:rsidRPr="001D3979" w14:paraId="3DEBABB0" w14:textId="77777777" w:rsidTr="002E65A7">
              <w:tc>
                <w:tcPr>
                  <w:tcW w:w="1293" w:type="dxa"/>
                </w:tcPr>
                <w:p w14:paraId="3DEBABAE" w14:textId="77777777" w:rsidR="002E65A7" w:rsidRPr="001D3979" w:rsidRDefault="002E65A7" w:rsidP="002E65A7">
                  <w:pPr>
                    <w:rPr>
                      <w:color w:val="5E5E5E" w:themeColor="accent5" w:themeShade="80"/>
                    </w:rPr>
                  </w:pPr>
                  <w:r w:rsidRPr="001D3979">
                    <w:rPr>
                      <w:color w:val="5E5E5E" w:themeColor="accent5" w:themeShade="80"/>
                    </w:rPr>
                    <w:t>Reference</w:t>
                  </w:r>
                </w:p>
              </w:tc>
              <w:tc>
                <w:tcPr>
                  <w:tcW w:w="6691" w:type="dxa"/>
                </w:tcPr>
                <w:p w14:paraId="3DEBABAF" w14:textId="77777777" w:rsidR="002E65A7" w:rsidRPr="001D3979" w:rsidRDefault="002E65A7" w:rsidP="002E65A7">
                  <w:pPr>
                    <w:rPr>
                      <w:color w:val="5E5E5E" w:themeColor="accent5" w:themeShade="80"/>
                    </w:rPr>
                  </w:pPr>
                  <w:r w:rsidRPr="001D3979">
                    <w:rPr>
                      <w:color w:val="5E5E5E" w:themeColor="accent5" w:themeShade="80"/>
                    </w:rPr>
                    <w:t xml:space="preserve">Use this schema to contain non-transactional tables that are essentially (mostly) static lookup tables.  </w:t>
                  </w:r>
                </w:p>
              </w:tc>
            </w:tr>
          </w:tbl>
          <w:p w14:paraId="3DEBABB1" w14:textId="79FC2B80" w:rsidR="002E65A7" w:rsidRPr="001D3979" w:rsidDel="00BF6C68" w:rsidRDefault="002E65A7" w:rsidP="002E65A7">
            <w:pPr>
              <w:rPr>
                <w:del w:id="229" w:author="Kraig Hughes" w:date="2021-03-12T14:55:00Z"/>
                <w:color w:val="5E5E5E" w:themeColor="accent5" w:themeShade="80"/>
              </w:rPr>
            </w:pPr>
          </w:p>
          <w:p w14:paraId="3DEBABB2" w14:textId="77777777" w:rsidR="002E65A7" w:rsidRPr="001D3979" w:rsidRDefault="002E65A7" w:rsidP="002E65A7">
            <w:pPr>
              <w:rPr>
                <w:color w:val="5E5E5E" w:themeColor="accent5" w:themeShade="80"/>
              </w:rPr>
            </w:pPr>
            <w:r w:rsidRPr="001D3979">
              <w:rPr>
                <w:color w:val="5E5E5E" w:themeColor="accent5" w:themeShade="80"/>
              </w:rPr>
              <w:t>Use the "Global" adjective to further identity a schema as containing (replicated) tables that are purely read-only and maintained in a different server/database.</w:t>
            </w:r>
          </w:p>
        </w:tc>
      </w:tr>
    </w:tbl>
    <w:p w14:paraId="3DEBABB5" w14:textId="77777777" w:rsidR="002E65A7" w:rsidRPr="001D3979" w:rsidRDefault="002E65A7" w:rsidP="002E65A7">
      <w:pPr>
        <w:rPr>
          <w:color w:val="5E5E5E" w:themeColor="accent5" w:themeShade="80"/>
        </w:rPr>
      </w:pPr>
      <w:r w:rsidRPr="001D3979">
        <w:rPr>
          <w:color w:val="5E5E5E" w:themeColor="accent5" w:themeShade="80"/>
          <w:u w:val="single"/>
        </w:rPr>
        <w:t>Examples</w:t>
      </w:r>
      <w:r w:rsidRPr="001D3979">
        <w:rPr>
          <w:color w:val="5E5E5E" w:themeColor="accent5" w:themeShade="80"/>
        </w:rPr>
        <w:t xml:space="preserve"> (using two-part naming of schema.object)</w:t>
      </w:r>
    </w:p>
    <w:p w14:paraId="3DEBABB6" w14:textId="77777777" w:rsidR="002E65A7" w:rsidRPr="001D3979" w:rsidRDefault="002E65A7" w:rsidP="00C102AE">
      <w:pPr>
        <w:numPr>
          <w:ilvl w:val="0"/>
          <w:numId w:val="8"/>
        </w:numPr>
        <w:tabs>
          <w:tab w:val="clear" w:pos="1080"/>
          <w:tab w:val="num" w:pos="1800"/>
        </w:tabs>
        <w:spacing w:before="0" w:after="0" w:line="240" w:lineRule="auto"/>
        <w:ind w:left="1800"/>
        <w:rPr>
          <w:color w:val="5E5E5E" w:themeColor="accent5" w:themeShade="80"/>
        </w:rPr>
      </w:pPr>
      <w:r w:rsidRPr="001D3979">
        <w:rPr>
          <w:color w:val="5E5E5E" w:themeColor="accent5" w:themeShade="80"/>
        </w:rPr>
        <w:t>Part.Item</w:t>
      </w:r>
    </w:p>
    <w:p w14:paraId="3DEBABB7" w14:textId="77777777" w:rsidR="002E65A7" w:rsidRPr="001D3979" w:rsidRDefault="002E65A7" w:rsidP="00C102AE">
      <w:pPr>
        <w:numPr>
          <w:ilvl w:val="0"/>
          <w:numId w:val="8"/>
        </w:numPr>
        <w:tabs>
          <w:tab w:val="clear" w:pos="1080"/>
          <w:tab w:val="num" w:pos="1800"/>
        </w:tabs>
        <w:spacing w:before="0" w:after="0" w:line="240" w:lineRule="auto"/>
        <w:ind w:left="1800"/>
        <w:rPr>
          <w:color w:val="5E5E5E" w:themeColor="accent5" w:themeShade="80"/>
        </w:rPr>
      </w:pPr>
      <w:r w:rsidRPr="001D3979">
        <w:rPr>
          <w:color w:val="5E5E5E" w:themeColor="accent5" w:themeShade="80"/>
        </w:rPr>
        <w:t>Working.SalesOrderInterface</w:t>
      </w:r>
    </w:p>
    <w:p w14:paraId="3DEBABB8" w14:textId="77777777" w:rsidR="002E65A7" w:rsidRPr="001D3979" w:rsidRDefault="002E65A7" w:rsidP="00C102AE">
      <w:pPr>
        <w:numPr>
          <w:ilvl w:val="0"/>
          <w:numId w:val="8"/>
        </w:numPr>
        <w:tabs>
          <w:tab w:val="clear" w:pos="1080"/>
          <w:tab w:val="num" w:pos="1800"/>
        </w:tabs>
        <w:spacing w:before="0" w:after="0" w:line="240" w:lineRule="auto"/>
        <w:ind w:left="1800"/>
        <w:rPr>
          <w:color w:val="5E5E5E" w:themeColor="accent5" w:themeShade="80"/>
        </w:rPr>
      </w:pPr>
      <w:r w:rsidRPr="001D3979">
        <w:rPr>
          <w:color w:val="5E5E5E" w:themeColor="accent5" w:themeShade="80"/>
        </w:rPr>
        <w:t>Reference.DefectCode (contains list of Defect Codes that can be inserted, updated or deleted in this database)</w:t>
      </w:r>
    </w:p>
    <w:p w14:paraId="3DEBABB9" w14:textId="472F601F" w:rsidR="002E65A7" w:rsidRDefault="002E65A7" w:rsidP="00C102AE">
      <w:pPr>
        <w:numPr>
          <w:ilvl w:val="0"/>
          <w:numId w:val="8"/>
        </w:numPr>
        <w:tabs>
          <w:tab w:val="clear" w:pos="1080"/>
          <w:tab w:val="num" w:pos="1800"/>
        </w:tabs>
        <w:spacing w:before="0" w:after="0" w:line="240" w:lineRule="auto"/>
        <w:ind w:left="1800"/>
        <w:rPr>
          <w:ins w:id="230" w:author="Kraig Hughes" w:date="2021-03-12T14:55:00Z"/>
          <w:color w:val="5E5E5E" w:themeColor="accent5" w:themeShade="80"/>
        </w:rPr>
      </w:pPr>
      <w:r w:rsidRPr="001D3979">
        <w:rPr>
          <w:color w:val="5E5E5E" w:themeColor="accent5" w:themeShade="80"/>
        </w:rPr>
        <w:lastRenderedPageBreak/>
        <w:t>GlobalReference.DefectCode (contains list of Defect Codes that must be maintained from the global database)</w:t>
      </w:r>
    </w:p>
    <w:p w14:paraId="7F876970" w14:textId="77777777" w:rsidR="00BF6C68" w:rsidRDefault="00BF6C68" w:rsidP="00BF6C68">
      <w:pPr>
        <w:spacing w:before="0" w:after="0" w:line="240" w:lineRule="auto"/>
        <w:rPr>
          <w:ins w:id="231" w:author="Kraig Hughes" w:date="2021-03-11T12:54:00Z"/>
          <w:color w:val="5E5E5E" w:themeColor="accent5" w:themeShade="80"/>
        </w:rPr>
        <w:pPrChange w:id="232" w:author="Kraig Hughes" w:date="2021-03-12T14:55:00Z">
          <w:pPr>
            <w:numPr>
              <w:numId w:val="8"/>
            </w:numPr>
            <w:tabs>
              <w:tab w:val="num" w:pos="1800"/>
            </w:tabs>
            <w:spacing w:before="0" w:after="0" w:line="240" w:lineRule="auto"/>
            <w:ind w:left="1800" w:hanging="360"/>
          </w:pPr>
        </w:pPrChange>
      </w:pPr>
    </w:p>
    <w:p w14:paraId="00E55FFF" w14:textId="00BE81A1" w:rsidR="00201FB3" w:rsidRDefault="00201FB3" w:rsidP="00201FB3">
      <w:pPr>
        <w:pStyle w:val="Heading2"/>
        <w:rPr>
          <w:ins w:id="233" w:author="Kraig Hughes" w:date="2021-03-11T12:54:00Z"/>
        </w:rPr>
      </w:pPr>
      <w:ins w:id="234" w:author="Kraig Hughes" w:date="2021-03-11T12:55:00Z">
        <w:r>
          <w:t xml:space="preserve">Polybase </w:t>
        </w:r>
      </w:ins>
      <w:ins w:id="235" w:author="Kraig Hughes" w:date="2021-03-11T12:54:00Z">
        <w:r>
          <w:t>Schemas</w:t>
        </w:r>
      </w:ins>
    </w:p>
    <w:p w14:paraId="7AA07B1F" w14:textId="3FABE5BA" w:rsidR="00201FB3" w:rsidRDefault="00201FB3" w:rsidP="00201FB3">
      <w:pPr>
        <w:rPr>
          <w:ins w:id="236" w:author="Kraig Hughes" w:date="2021-03-11T12:55:00Z"/>
          <w:color w:val="5E5E5E" w:themeColor="accent5" w:themeShade="80"/>
        </w:rPr>
      </w:pPr>
      <w:ins w:id="237" w:author="Kraig Hughes" w:date="2021-03-11T12:55:00Z">
        <w:r>
          <w:rPr>
            <w:color w:val="5E5E5E" w:themeColor="accent5" w:themeShade="80"/>
          </w:rPr>
          <w:t>Polybase objects reference external objects.  To reduce confusion, special circumstances apply.</w:t>
        </w:r>
      </w:ins>
    </w:p>
    <w:p w14:paraId="41E463A9" w14:textId="77777777" w:rsidR="00201FB3" w:rsidRPr="001D3979" w:rsidRDefault="00201FB3" w:rsidP="00201FB3">
      <w:pPr>
        <w:rPr>
          <w:ins w:id="238" w:author="Kraig Hughes" w:date="2021-03-11T12:56:00Z"/>
          <w:color w:val="5E5E5E" w:themeColor="accent5" w:themeShade="80"/>
        </w:rPr>
      </w:pPr>
      <w:ins w:id="239" w:author="Kraig Hughes" w:date="2021-03-11T12:56:00Z">
        <w:r w:rsidRPr="001D3979">
          <w:rPr>
            <w:color w:val="5E5E5E" w:themeColor="accent5" w:themeShade="80"/>
          </w:rPr>
          <w:t>Syntax:</w:t>
        </w:r>
      </w:ins>
    </w:p>
    <w:p w14:paraId="71D03504" w14:textId="500E2751" w:rsidR="00201FB3" w:rsidRPr="001D3979" w:rsidRDefault="00201FB3" w:rsidP="00201FB3">
      <w:pPr>
        <w:rPr>
          <w:ins w:id="240" w:author="Kraig Hughes" w:date="2021-03-11T12:56:00Z"/>
          <w:rFonts w:cs="Courier New"/>
          <w:color w:val="5E5E5E" w:themeColor="accent5" w:themeShade="80"/>
        </w:rPr>
      </w:pPr>
      <w:ins w:id="241" w:author="Kraig Hughes" w:date="2021-03-11T12:56:00Z">
        <w:r w:rsidRPr="001D3979">
          <w:rPr>
            <w:rFonts w:cs="Courier New"/>
            <w:b/>
            <w:color w:val="5E5E5E" w:themeColor="accent5" w:themeShade="80"/>
          </w:rPr>
          <w:t>{&lt;name&gt;}</w:t>
        </w:r>
      </w:ins>
    </w:p>
    <w:tbl>
      <w:tblPr>
        <w:tblW w:w="918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542"/>
        <w:gridCol w:w="7638"/>
      </w:tblGrid>
      <w:tr w:rsidR="00201FB3" w:rsidRPr="001D3979" w14:paraId="6B2A8B5F" w14:textId="77777777" w:rsidTr="00201FB3">
        <w:trPr>
          <w:ins w:id="242" w:author="Kraig Hughes" w:date="2021-03-11T12:56:00Z"/>
        </w:trPr>
        <w:tc>
          <w:tcPr>
            <w:tcW w:w="1542" w:type="dxa"/>
            <w:shd w:val="clear" w:color="auto" w:fill="FFFF00"/>
          </w:tcPr>
          <w:p w14:paraId="3443AA4E" w14:textId="77777777" w:rsidR="00201FB3" w:rsidRPr="001D3979" w:rsidRDefault="00201FB3" w:rsidP="00201FB3">
            <w:pPr>
              <w:rPr>
                <w:ins w:id="243" w:author="Kraig Hughes" w:date="2021-03-11T12:56:00Z"/>
                <w:b/>
                <w:bCs/>
                <w:i/>
                <w:color w:val="5E5E5E" w:themeColor="accent5" w:themeShade="80"/>
              </w:rPr>
            </w:pPr>
            <w:ins w:id="244" w:author="Kraig Hughes" w:date="2021-03-11T12:56:00Z">
              <w:r w:rsidRPr="001D3979">
                <w:rPr>
                  <w:b/>
                  <w:bCs/>
                  <w:i/>
                  <w:color w:val="5E5E5E" w:themeColor="accent5" w:themeShade="80"/>
                </w:rPr>
                <w:t>Component</w:t>
              </w:r>
            </w:ins>
          </w:p>
        </w:tc>
        <w:tc>
          <w:tcPr>
            <w:tcW w:w="7638" w:type="dxa"/>
            <w:shd w:val="clear" w:color="auto" w:fill="FFFF00"/>
          </w:tcPr>
          <w:p w14:paraId="22E94C8D" w14:textId="77777777" w:rsidR="00201FB3" w:rsidRPr="001D3979" w:rsidRDefault="00201FB3" w:rsidP="00201FB3">
            <w:pPr>
              <w:rPr>
                <w:ins w:id="245" w:author="Kraig Hughes" w:date="2021-03-11T12:56:00Z"/>
                <w:b/>
                <w:bCs/>
                <w:i/>
                <w:color w:val="5E5E5E" w:themeColor="accent5" w:themeShade="80"/>
              </w:rPr>
            </w:pPr>
            <w:ins w:id="246" w:author="Kraig Hughes" w:date="2021-03-11T12:56:00Z">
              <w:r w:rsidRPr="001D3979">
                <w:rPr>
                  <w:b/>
                  <w:bCs/>
                  <w:i/>
                  <w:color w:val="5E5E5E" w:themeColor="accent5" w:themeShade="80"/>
                </w:rPr>
                <w:t>Population Rule</w:t>
              </w:r>
            </w:ins>
          </w:p>
        </w:tc>
      </w:tr>
      <w:tr w:rsidR="00201FB3" w:rsidRPr="001D3979" w14:paraId="0CD03A36" w14:textId="77777777" w:rsidTr="00201FB3">
        <w:trPr>
          <w:ins w:id="247" w:author="Kraig Hughes" w:date="2021-03-11T12:56:00Z"/>
        </w:trPr>
        <w:tc>
          <w:tcPr>
            <w:tcW w:w="1542" w:type="dxa"/>
            <w:shd w:val="clear" w:color="auto" w:fill="auto"/>
          </w:tcPr>
          <w:p w14:paraId="5A31A6A8" w14:textId="77777777" w:rsidR="00201FB3" w:rsidRPr="001D3979" w:rsidRDefault="00201FB3" w:rsidP="00201FB3">
            <w:pPr>
              <w:rPr>
                <w:ins w:id="248" w:author="Kraig Hughes" w:date="2021-03-11T12:56:00Z"/>
                <w:i/>
                <w:color w:val="5E5E5E" w:themeColor="accent5" w:themeShade="80"/>
              </w:rPr>
            </w:pPr>
            <w:ins w:id="249" w:author="Kraig Hughes" w:date="2021-03-11T12:56:00Z">
              <w:r w:rsidRPr="001D3979">
                <w:rPr>
                  <w:i/>
                  <w:color w:val="5E5E5E" w:themeColor="accent5" w:themeShade="80"/>
                </w:rPr>
                <w:t>&lt;n</w:t>
              </w:r>
              <w:r w:rsidRPr="001D3979">
                <w:rPr>
                  <w:color w:val="5E5E5E" w:themeColor="accent5" w:themeShade="80"/>
                </w:rPr>
                <w:t>ame</w:t>
              </w:r>
              <w:r w:rsidRPr="001D3979">
                <w:rPr>
                  <w:i/>
                  <w:color w:val="5E5E5E" w:themeColor="accent5" w:themeShade="80"/>
                </w:rPr>
                <w:t>&gt;</w:t>
              </w:r>
            </w:ins>
          </w:p>
        </w:tc>
        <w:tc>
          <w:tcPr>
            <w:tcW w:w="7638" w:type="dxa"/>
            <w:shd w:val="clear" w:color="auto" w:fill="auto"/>
          </w:tcPr>
          <w:p w14:paraId="2C9698CD" w14:textId="77777777" w:rsidR="00D324EF" w:rsidRDefault="00D324EF" w:rsidP="00201FB3">
            <w:pPr>
              <w:rPr>
                <w:ins w:id="250" w:author="Kraig Hughes" w:date="2021-03-11T13:33:00Z"/>
                <w:color w:val="5E5E5E" w:themeColor="accent5" w:themeShade="80"/>
              </w:rPr>
            </w:pPr>
            <w:ins w:id="251" w:author="Kraig Hughes" w:date="2021-03-11T13:33:00Z">
              <w:r>
                <w:rPr>
                  <w:color w:val="5E5E5E" w:themeColor="accent5" w:themeShade="80"/>
                </w:rPr>
                <w:t>The schema name should be the common, recognizable name of the source system.</w:t>
              </w:r>
            </w:ins>
          </w:p>
          <w:p w14:paraId="47B1D8A0" w14:textId="788920E9" w:rsidR="00201FB3" w:rsidRPr="001D3979" w:rsidRDefault="00201FB3" w:rsidP="00D324EF">
            <w:pPr>
              <w:rPr>
                <w:ins w:id="252" w:author="Kraig Hughes" w:date="2021-03-11T12:56:00Z"/>
                <w:color w:val="5E5E5E" w:themeColor="accent5" w:themeShade="80"/>
              </w:rPr>
              <w:pPrChange w:id="253" w:author="Kraig Hughes" w:date="2021-03-11T13:33:00Z">
                <w:pPr/>
              </w:pPrChange>
            </w:pPr>
            <w:ins w:id="254" w:author="Kraig Hughes" w:date="2021-03-11T12:56:00Z">
              <w:r w:rsidRPr="001D3979">
                <w:rPr>
                  <w:color w:val="5E5E5E" w:themeColor="accent5" w:themeShade="80"/>
                </w:rPr>
                <w:t>Provide as few words as possible to provide a clear meaning about the content or organization of the objects that are grouped together</w:t>
              </w:r>
              <w:r w:rsidR="00DA7824">
                <w:rPr>
                  <w:color w:val="5E5E5E" w:themeColor="accent5" w:themeShade="80"/>
                </w:rPr>
                <w:t>.</w:t>
              </w:r>
            </w:ins>
          </w:p>
        </w:tc>
      </w:tr>
    </w:tbl>
    <w:p w14:paraId="3AB23B50" w14:textId="77777777" w:rsidR="00651DE9" w:rsidRPr="001D3979" w:rsidRDefault="00651DE9" w:rsidP="00651DE9">
      <w:pPr>
        <w:rPr>
          <w:ins w:id="255" w:author="Kraig Hughes" w:date="2021-03-11T13:30:00Z"/>
          <w:color w:val="5E5E5E" w:themeColor="accent5" w:themeShade="80"/>
        </w:rPr>
      </w:pPr>
      <w:ins w:id="256" w:author="Kraig Hughes" w:date="2021-03-11T13:30:00Z">
        <w:r w:rsidRPr="001D3979">
          <w:rPr>
            <w:color w:val="5E5E5E" w:themeColor="accent5" w:themeShade="80"/>
            <w:u w:val="single"/>
          </w:rPr>
          <w:t>Examples</w:t>
        </w:r>
        <w:r w:rsidRPr="001D3979">
          <w:rPr>
            <w:color w:val="5E5E5E" w:themeColor="accent5" w:themeShade="80"/>
          </w:rPr>
          <w:t xml:space="preserve"> (using two-part naming of schema.object)</w:t>
        </w:r>
      </w:ins>
    </w:p>
    <w:p w14:paraId="660D7C5E" w14:textId="6DFC9F0F" w:rsidR="00651DE9" w:rsidRPr="00651DE9" w:rsidRDefault="00651DE9" w:rsidP="00651DE9">
      <w:pPr>
        <w:numPr>
          <w:ilvl w:val="0"/>
          <w:numId w:val="78"/>
        </w:numPr>
        <w:spacing w:before="0" w:after="0" w:line="240" w:lineRule="auto"/>
        <w:ind w:left="1800"/>
        <w:rPr>
          <w:ins w:id="257" w:author="Kraig Hughes" w:date="2021-03-11T13:30:00Z"/>
          <w:color w:val="5E5E5E" w:themeColor="accent5" w:themeShade="80"/>
          <w:rPrChange w:id="258" w:author="Kraig Hughes" w:date="2021-03-11T13:31:00Z">
            <w:rPr>
              <w:ins w:id="259" w:author="Kraig Hughes" w:date="2021-03-11T13:30:00Z"/>
              <w:sz w:val="16"/>
              <w:szCs w:val="16"/>
            </w:rPr>
          </w:rPrChange>
        </w:rPr>
        <w:pPrChange w:id="260" w:author="Kraig Hughes" w:date="2021-03-11T13:31:00Z">
          <w:pPr>
            <w:numPr>
              <w:numId w:val="78"/>
            </w:numPr>
            <w:spacing w:before="0" w:after="0" w:line="240" w:lineRule="auto"/>
            <w:ind w:left="1080" w:hanging="360"/>
          </w:pPr>
        </w:pPrChange>
      </w:pPr>
      <w:ins w:id="261" w:author="Kraig Hughes" w:date="2021-03-11T13:30:00Z">
        <w:r w:rsidRPr="00651DE9">
          <w:rPr>
            <w:color w:val="5E5E5E" w:themeColor="accent5" w:themeShade="80"/>
            <w:rPrChange w:id="262" w:author="Kraig Hughes" w:date="2021-03-11T13:31:00Z">
              <w:rPr>
                <w:sz w:val="16"/>
                <w:szCs w:val="16"/>
              </w:rPr>
            </w:rPrChange>
          </w:rPr>
          <w:t>Gsf.TestEvent</w:t>
        </w:r>
      </w:ins>
      <w:ins w:id="263" w:author="Kraig Hughes" w:date="2021-03-11T13:47:00Z">
        <w:r w:rsidR="004968E7">
          <w:rPr>
            <w:color w:val="5E5E5E" w:themeColor="accent5" w:themeShade="80"/>
          </w:rPr>
          <w:t>_AMER_QA</w:t>
        </w:r>
      </w:ins>
      <w:ins w:id="264" w:author="Kraig Hughes" w:date="2021-03-11T13:30:00Z">
        <w:r w:rsidR="004968E7">
          <w:rPr>
            <w:color w:val="5E5E5E" w:themeColor="accent5" w:themeShade="80"/>
            <w:rPrChange w:id="265" w:author="Kraig Hughes" w:date="2021-03-11T13:31:00Z">
              <w:rPr>
                <w:color w:val="5E5E5E" w:themeColor="accent5" w:themeShade="80"/>
              </w:rPr>
            </w:rPrChange>
          </w:rPr>
          <w:t>_E</w:t>
        </w:r>
        <w:r w:rsidRPr="00651DE9">
          <w:rPr>
            <w:color w:val="5E5E5E" w:themeColor="accent5" w:themeShade="80"/>
            <w:rPrChange w:id="266" w:author="Kraig Hughes" w:date="2021-03-11T13:31:00Z">
              <w:rPr>
                <w:sz w:val="16"/>
                <w:szCs w:val="16"/>
              </w:rPr>
            </w:rPrChange>
          </w:rPr>
          <w:t xml:space="preserve">xt  </w:t>
        </w:r>
        <w:r w:rsidRPr="00651DE9">
          <w:rPr>
            <w:color w:val="5E5E5E" w:themeColor="accent5" w:themeShade="80"/>
            <w:rPrChange w:id="267" w:author="Kraig Hughes" w:date="2021-03-11T13:31:00Z">
              <w:rPr>
                <w:sz w:val="16"/>
                <w:szCs w:val="16"/>
              </w:rPr>
            </w:rPrChange>
          </w:rPr>
          <w:tab/>
          <w:t>(</w:t>
        </w:r>
      </w:ins>
      <w:ins w:id="268" w:author="Kraig Hughes" w:date="2021-03-11T13:31:00Z">
        <w:r>
          <w:rPr>
            <w:color w:val="5E5E5E" w:themeColor="accent5" w:themeShade="80"/>
          </w:rPr>
          <w:t>Source system is GSF</w:t>
        </w:r>
      </w:ins>
      <w:ins w:id="269" w:author="Kraig Hughes" w:date="2021-03-11T13:30:00Z">
        <w:r w:rsidRPr="00651DE9">
          <w:rPr>
            <w:color w:val="5E5E5E" w:themeColor="accent5" w:themeShade="80"/>
            <w:rPrChange w:id="270" w:author="Kraig Hughes" w:date="2021-03-11T13:31:00Z">
              <w:rPr>
                <w:sz w:val="16"/>
                <w:szCs w:val="16"/>
              </w:rPr>
            </w:rPrChange>
          </w:rPr>
          <w:t>)</w:t>
        </w:r>
      </w:ins>
    </w:p>
    <w:p w14:paraId="0F440BCE" w14:textId="21D55D51" w:rsidR="00651DE9" w:rsidRPr="00651DE9" w:rsidRDefault="00651DE9" w:rsidP="00651DE9">
      <w:pPr>
        <w:numPr>
          <w:ilvl w:val="0"/>
          <w:numId w:val="78"/>
        </w:numPr>
        <w:spacing w:before="0" w:after="0" w:line="240" w:lineRule="auto"/>
        <w:ind w:left="1800"/>
        <w:rPr>
          <w:ins w:id="271" w:author="Kraig Hughes" w:date="2021-03-11T13:30:00Z"/>
          <w:color w:val="5E5E5E" w:themeColor="accent5" w:themeShade="80"/>
          <w:rPrChange w:id="272" w:author="Kraig Hughes" w:date="2021-03-11T13:31:00Z">
            <w:rPr>
              <w:ins w:id="273" w:author="Kraig Hughes" w:date="2021-03-11T13:30:00Z"/>
              <w:sz w:val="16"/>
              <w:szCs w:val="16"/>
            </w:rPr>
          </w:rPrChange>
        </w:rPr>
        <w:pPrChange w:id="274" w:author="Kraig Hughes" w:date="2021-03-11T13:31:00Z">
          <w:pPr>
            <w:numPr>
              <w:numId w:val="78"/>
            </w:numPr>
            <w:spacing w:before="0" w:after="0" w:line="240" w:lineRule="auto"/>
            <w:ind w:left="1080" w:hanging="360"/>
          </w:pPr>
        </w:pPrChange>
      </w:pPr>
      <w:ins w:id="275" w:author="Kraig Hughes" w:date="2021-03-11T13:30:00Z">
        <w:r w:rsidRPr="00651DE9">
          <w:rPr>
            <w:color w:val="5E5E5E" w:themeColor="accent5" w:themeShade="80"/>
            <w:rPrChange w:id="276" w:author="Kraig Hughes" w:date="2021-03-11T13:31:00Z">
              <w:rPr>
                <w:sz w:val="16"/>
                <w:szCs w:val="16"/>
              </w:rPr>
            </w:rPrChange>
          </w:rPr>
          <w:t>Jde.F4102</w:t>
        </w:r>
      </w:ins>
      <w:ins w:id="277" w:author="Kraig Hughes" w:date="2021-03-11T13:47:00Z">
        <w:r w:rsidR="004968E7">
          <w:rPr>
            <w:color w:val="5E5E5E" w:themeColor="accent5" w:themeShade="80"/>
          </w:rPr>
          <w:t>_</w:t>
        </w:r>
      </w:ins>
      <w:ins w:id="278" w:author="Kraig Hughes" w:date="2021-03-11T13:30:00Z">
        <w:r w:rsidR="004968E7">
          <w:rPr>
            <w:color w:val="5E5E5E" w:themeColor="accent5" w:themeShade="80"/>
            <w:rPrChange w:id="279" w:author="Kraig Hughes" w:date="2021-03-11T13:31:00Z">
              <w:rPr>
                <w:color w:val="5E5E5E" w:themeColor="accent5" w:themeShade="80"/>
              </w:rPr>
            </w:rPrChange>
          </w:rPr>
          <w:t>ItemBranch_</w:t>
        </w:r>
      </w:ins>
      <w:ins w:id="280" w:author="Kraig Hughes" w:date="2021-03-11T13:48:00Z">
        <w:r w:rsidR="004968E7">
          <w:rPr>
            <w:color w:val="5E5E5E" w:themeColor="accent5" w:themeShade="80"/>
          </w:rPr>
          <w:t>PROD_</w:t>
        </w:r>
      </w:ins>
      <w:ins w:id="281" w:author="Kraig Hughes" w:date="2021-03-11T13:30:00Z">
        <w:r w:rsidR="004968E7">
          <w:rPr>
            <w:color w:val="5E5E5E" w:themeColor="accent5" w:themeShade="80"/>
            <w:rPrChange w:id="282" w:author="Kraig Hughes" w:date="2021-03-11T13:31:00Z">
              <w:rPr>
                <w:color w:val="5E5E5E" w:themeColor="accent5" w:themeShade="80"/>
              </w:rPr>
            </w:rPrChange>
          </w:rPr>
          <w:t>E</w:t>
        </w:r>
        <w:r w:rsidRPr="00651DE9">
          <w:rPr>
            <w:color w:val="5E5E5E" w:themeColor="accent5" w:themeShade="80"/>
            <w:rPrChange w:id="283" w:author="Kraig Hughes" w:date="2021-03-11T13:31:00Z">
              <w:rPr>
                <w:sz w:val="16"/>
                <w:szCs w:val="16"/>
              </w:rPr>
            </w:rPrChange>
          </w:rPr>
          <w:t xml:space="preserve">xt </w:t>
        </w:r>
        <w:r w:rsidRPr="00651DE9">
          <w:rPr>
            <w:color w:val="5E5E5E" w:themeColor="accent5" w:themeShade="80"/>
            <w:rPrChange w:id="284" w:author="Kraig Hughes" w:date="2021-03-11T13:31:00Z">
              <w:rPr>
                <w:sz w:val="16"/>
                <w:szCs w:val="16"/>
              </w:rPr>
            </w:rPrChange>
          </w:rPr>
          <w:tab/>
          <w:t>(</w:t>
        </w:r>
      </w:ins>
      <w:ins w:id="285" w:author="Kraig Hughes" w:date="2021-03-11T13:32:00Z">
        <w:r>
          <w:rPr>
            <w:color w:val="5E5E5E" w:themeColor="accent5" w:themeShade="80"/>
          </w:rPr>
          <w:t>Source system is JDE)</w:t>
        </w:r>
      </w:ins>
    </w:p>
    <w:p w14:paraId="292237D3" w14:textId="7F4BBD33" w:rsidR="00201FB3" w:rsidRPr="00D324EF" w:rsidRDefault="00651DE9" w:rsidP="00D324EF">
      <w:pPr>
        <w:numPr>
          <w:ilvl w:val="0"/>
          <w:numId w:val="78"/>
        </w:numPr>
        <w:spacing w:before="0" w:after="0" w:line="240" w:lineRule="auto"/>
        <w:ind w:left="1800"/>
        <w:rPr>
          <w:ins w:id="286" w:author="Kraig Hughes" w:date="2021-03-11T12:54:00Z"/>
          <w:color w:val="5E5E5E" w:themeColor="accent5" w:themeShade="80"/>
          <w:rPrChange w:id="287" w:author="Kraig Hughes" w:date="2021-03-11T13:33:00Z">
            <w:rPr>
              <w:ins w:id="288" w:author="Kraig Hughes" w:date="2021-03-11T12:54:00Z"/>
              <w:color w:val="5E5E5E" w:themeColor="accent5" w:themeShade="80"/>
            </w:rPr>
          </w:rPrChange>
        </w:rPr>
        <w:pPrChange w:id="289" w:author="Kraig Hughes" w:date="2021-03-11T13:33:00Z">
          <w:pPr/>
        </w:pPrChange>
      </w:pPr>
      <w:ins w:id="290" w:author="Kraig Hughes" w:date="2021-03-11T13:30:00Z">
        <w:r w:rsidRPr="00D324EF">
          <w:rPr>
            <w:color w:val="5E5E5E" w:themeColor="accent5" w:themeShade="80"/>
            <w:rPrChange w:id="291" w:author="Kraig Hughes" w:date="2021-03-11T13:33:00Z">
              <w:rPr>
                <w:sz w:val="16"/>
                <w:szCs w:val="16"/>
              </w:rPr>
            </w:rPrChange>
          </w:rPr>
          <w:t>B</w:t>
        </w:r>
      </w:ins>
      <w:ins w:id="292" w:author="Kraig Hughes" w:date="2021-03-11T13:32:00Z">
        <w:r w:rsidR="00D324EF" w:rsidRPr="00D324EF">
          <w:rPr>
            <w:color w:val="5E5E5E" w:themeColor="accent5" w:themeShade="80"/>
            <w:rPrChange w:id="293" w:author="Kraig Hughes" w:date="2021-03-11T13:33:00Z">
              <w:rPr>
                <w:color w:val="5E5E5E" w:themeColor="accent5" w:themeShade="80"/>
              </w:rPr>
            </w:rPrChange>
          </w:rPr>
          <w:t>i</w:t>
        </w:r>
      </w:ins>
      <w:ins w:id="294" w:author="Kraig Hughes" w:date="2021-03-11T13:30:00Z">
        <w:r w:rsidRPr="00D324EF">
          <w:rPr>
            <w:color w:val="5E5E5E" w:themeColor="accent5" w:themeShade="80"/>
            <w:rPrChange w:id="295" w:author="Kraig Hughes" w:date="2021-03-11T13:33:00Z">
              <w:rPr>
                <w:sz w:val="16"/>
                <w:szCs w:val="16"/>
              </w:rPr>
            </w:rPrChange>
          </w:rPr>
          <w:t>.dimItemMaster_</w:t>
        </w:r>
      </w:ins>
      <w:ins w:id="296" w:author="Kraig Hughes" w:date="2021-03-11T13:48:00Z">
        <w:r w:rsidR="004968E7">
          <w:rPr>
            <w:color w:val="5E5E5E" w:themeColor="accent5" w:themeShade="80"/>
          </w:rPr>
          <w:t>PROD_E</w:t>
        </w:r>
      </w:ins>
      <w:ins w:id="297" w:author="Kraig Hughes" w:date="2021-03-11T13:30:00Z">
        <w:r w:rsidRPr="00D324EF">
          <w:rPr>
            <w:color w:val="5E5E5E" w:themeColor="accent5" w:themeShade="80"/>
            <w:rPrChange w:id="298" w:author="Kraig Hughes" w:date="2021-03-11T13:33:00Z">
              <w:rPr>
                <w:sz w:val="16"/>
                <w:szCs w:val="16"/>
              </w:rPr>
            </w:rPrChange>
          </w:rPr>
          <w:t xml:space="preserve">xt </w:t>
        </w:r>
        <w:r w:rsidRPr="00D324EF">
          <w:rPr>
            <w:color w:val="5E5E5E" w:themeColor="accent5" w:themeShade="80"/>
            <w:rPrChange w:id="299" w:author="Kraig Hughes" w:date="2021-03-11T13:33:00Z">
              <w:rPr>
                <w:color w:val="5E5E5E" w:themeColor="accent5" w:themeShade="80"/>
              </w:rPr>
            </w:rPrChange>
          </w:rPr>
          <w:tab/>
          <w:t>(Source system is BI)</w:t>
        </w:r>
      </w:ins>
    </w:p>
    <w:p w14:paraId="68877806" w14:textId="77777777" w:rsidR="00201FB3" w:rsidRPr="001D3979" w:rsidRDefault="00201FB3" w:rsidP="00201FB3">
      <w:pPr>
        <w:spacing w:before="0" w:after="0" w:line="240" w:lineRule="auto"/>
        <w:ind w:left="1800"/>
        <w:rPr>
          <w:color w:val="5E5E5E" w:themeColor="accent5" w:themeShade="80"/>
        </w:rPr>
        <w:pPrChange w:id="300" w:author="Kraig Hughes" w:date="2021-03-11T12:55:00Z">
          <w:pPr>
            <w:numPr>
              <w:numId w:val="8"/>
            </w:numPr>
            <w:tabs>
              <w:tab w:val="num" w:pos="1800"/>
            </w:tabs>
            <w:spacing w:before="0" w:after="0" w:line="240" w:lineRule="auto"/>
            <w:ind w:left="1800" w:hanging="360"/>
          </w:pPr>
        </w:pPrChange>
      </w:pPr>
    </w:p>
    <w:p w14:paraId="3DEBABBA" w14:textId="77777777" w:rsidR="00051AF1" w:rsidRDefault="00051AF1" w:rsidP="00051AF1">
      <w:pPr>
        <w:pStyle w:val="Heading2"/>
      </w:pPr>
      <w:bookmarkStart w:id="301" w:name="_Toc33791622"/>
      <w:r>
        <w:t>Tables</w:t>
      </w:r>
      <w:bookmarkEnd w:id="301"/>
    </w:p>
    <w:p w14:paraId="3DEBABBB" w14:textId="77777777" w:rsidR="002E65A7" w:rsidRPr="001D3979" w:rsidRDefault="002E65A7" w:rsidP="002E65A7">
      <w:pPr>
        <w:rPr>
          <w:color w:val="5E5E5E" w:themeColor="accent5" w:themeShade="80"/>
        </w:rPr>
      </w:pPr>
      <w:r w:rsidRPr="001D3979">
        <w:rPr>
          <w:color w:val="5E5E5E" w:themeColor="accent5" w:themeShade="80"/>
        </w:rPr>
        <w:t>Syntax:</w:t>
      </w:r>
    </w:p>
    <w:p w14:paraId="3DEBABBC" w14:textId="77777777" w:rsidR="002E65A7" w:rsidRPr="001D3979" w:rsidRDefault="002E65A7" w:rsidP="002E65A7">
      <w:pPr>
        <w:rPr>
          <w:rFonts w:cs="Courier New"/>
          <w:color w:val="5E5E5E" w:themeColor="accent5" w:themeShade="80"/>
        </w:rPr>
      </w:pPr>
      <w:r w:rsidRPr="001D3979">
        <w:rPr>
          <w:rFonts w:cs="Courier New"/>
          <w:b/>
          <w:color w:val="5E5E5E" w:themeColor="accent5" w:themeShade="80"/>
        </w:rPr>
        <w:t>{&lt;name&gt; [...</w:t>
      </w:r>
      <w:r w:rsidRPr="001D3979">
        <w:rPr>
          <w:rFonts w:cs="Courier New"/>
          <w:b/>
          <w:i/>
          <w:iCs/>
          <w:color w:val="5E5E5E" w:themeColor="accent5" w:themeShade="80"/>
        </w:rPr>
        <w:t>n</w:t>
      </w:r>
      <w:r w:rsidRPr="001D3979">
        <w:rPr>
          <w:rFonts w:cs="Courier New"/>
          <w:b/>
          <w:color w:val="5E5E5E" w:themeColor="accent5" w:themeShade="80"/>
        </w:rPr>
        <w:t>]} </w:t>
      </w:r>
    </w:p>
    <w:tbl>
      <w:tblPr>
        <w:tblW w:w="918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542"/>
        <w:gridCol w:w="7638"/>
      </w:tblGrid>
      <w:tr w:rsidR="002E65A7" w:rsidRPr="001D3979" w14:paraId="3DEBABBF" w14:textId="77777777" w:rsidTr="002E65A7">
        <w:tc>
          <w:tcPr>
            <w:tcW w:w="1542" w:type="dxa"/>
            <w:shd w:val="clear" w:color="auto" w:fill="FFFF00"/>
          </w:tcPr>
          <w:p w14:paraId="3DEBABBD" w14:textId="77777777" w:rsidR="002E65A7" w:rsidRPr="001D3979" w:rsidRDefault="002E65A7" w:rsidP="002E65A7">
            <w:pPr>
              <w:rPr>
                <w:b/>
                <w:bCs/>
                <w:i/>
                <w:color w:val="5E5E5E" w:themeColor="accent5" w:themeShade="80"/>
              </w:rPr>
            </w:pPr>
            <w:r w:rsidRPr="001D3979">
              <w:rPr>
                <w:b/>
                <w:bCs/>
                <w:i/>
                <w:color w:val="5E5E5E" w:themeColor="accent5" w:themeShade="80"/>
              </w:rPr>
              <w:t>Component</w:t>
            </w:r>
          </w:p>
        </w:tc>
        <w:tc>
          <w:tcPr>
            <w:tcW w:w="7638" w:type="dxa"/>
            <w:shd w:val="clear" w:color="auto" w:fill="FFFF00"/>
          </w:tcPr>
          <w:p w14:paraId="3DEBABBE" w14:textId="77777777" w:rsidR="002E65A7" w:rsidRPr="001D3979" w:rsidRDefault="002E65A7" w:rsidP="002E65A7">
            <w:pPr>
              <w:rPr>
                <w:b/>
                <w:bCs/>
                <w:i/>
                <w:color w:val="5E5E5E" w:themeColor="accent5" w:themeShade="80"/>
              </w:rPr>
            </w:pPr>
            <w:r w:rsidRPr="001D3979">
              <w:rPr>
                <w:b/>
                <w:bCs/>
                <w:i/>
                <w:color w:val="5E5E5E" w:themeColor="accent5" w:themeShade="80"/>
              </w:rPr>
              <w:t>Population Rule</w:t>
            </w:r>
          </w:p>
        </w:tc>
      </w:tr>
      <w:tr w:rsidR="002E65A7" w:rsidRPr="001D3979" w14:paraId="3DEBABC4" w14:textId="77777777" w:rsidTr="002E65A7">
        <w:tc>
          <w:tcPr>
            <w:tcW w:w="1542" w:type="dxa"/>
            <w:shd w:val="clear" w:color="auto" w:fill="auto"/>
          </w:tcPr>
          <w:p w14:paraId="3DEBABC0" w14:textId="77777777" w:rsidR="002E65A7" w:rsidRPr="001D3979" w:rsidRDefault="002E65A7" w:rsidP="002E65A7">
            <w:pPr>
              <w:rPr>
                <w:color w:val="5E5E5E" w:themeColor="accent5" w:themeShade="80"/>
              </w:rPr>
            </w:pPr>
            <w:r w:rsidRPr="001D3979">
              <w:rPr>
                <w:color w:val="5E5E5E" w:themeColor="accent5" w:themeShade="80"/>
              </w:rPr>
              <w:t>&lt;name&gt;</w:t>
            </w:r>
          </w:p>
        </w:tc>
        <w:tc>
          <w:tcPr>
            <w:tcW w:w="7638" w:type="dxa"/>
            <w:shd w:val="clear" w:color="auto" w:fill="auto"/>
          </w:tcPr>
          <w:p w14:paraId="3DEBABC1" w14:textId="77777777" w:rsidR="002E65A7" w:rsidRPr="001D3979" w:rsidRDefault="002E65A7" w:rsidP="00C102AE">
            <w:pPr>
              <w:pStyle w:val="ListParagraph"/>
              <w:numPr>
                <w:ilvl w:val="0"/>
                <w:numId w:val="11"/>
              </w:numPr>
              <w:spacing w:before="0" w:after="0" w:line="240" w:lineRule="auto"/>
              <w:ind w:left="360"/>
              <w:rPr>
                <w:color w:val="5E5E5E" w:themeColor="accent5" w:themeShade="80"/>
              </w:rPr>
            </w:pPr>
            <w:r w:rsidRPr="001D3979">
              <w:rPr>
                <w:color w:val="5E5E5E" w:themeColor="accent5" w:themeShade="80"/>
              </w:rPr>
              <w:t>Allowed to repeat to provide a meaningful name.</w:t>
            </w:r>
          </w:p>
          <w:p w14:paraId="3DEBABC2" w14:textId="77777777" w:rsidR="002E65A7" w:rsidRPr="001D3979" w:rsidRDefault="002E65A7" w:rsidP="00C102AE">
            <w:pPr>
              <w:pStyle w:val="ListParagraph"/>
              <w:numPr>
                <w:ilvl w:val="0"/>
                <w:numId w:val="11"/>
              </w:numPr>
              <w:spacing w:before="0" w:after="0" w:line="240" w:lineRule="auto"/>
              <w:ind w:left="360"/>
              <w:rPr>
                <w:color w:val="5E5E5E" w:themeColor="accent5" w:themeShade="80"/>
              </w:rPr>
            </w:pPr>
            <w:r w:rsidRPr="001D3979">
              <w:rPr>
                <w:color w:val="5E5E5E" w:themeColor="accent5" w:themeShade="80"/>
              </w:rPr>
              <w:t>Provide as few words as possible to provide a clear meaning about the content of this table.  If using multiple words, place the main word first followed by descriptive words.</w:t>
            </w:r>
          </w:p>
          <w:p w14:paraId="3DEBABC3" w14:textId="77777777" w:rsidR="002E65A7" w:rsidRPr="001D3979" w:rsidRDefault="002E65A7" w:rsidP="00C102AE">
            <w:pPr>
              <w:pStyle w:val="ListParagraph"/>
              <w:numPr>
                <w:ilvl w:val="0"/>
                <w:numId w:val="11"/>
              </w:numPr>
              <w:spacing w:before="0" w:after="0" w:line="240" w:lineRule="auto"/>
              <w:ind w:left="360"/>
              <w:rPr>
                <w:color w:val="5E5E5E" w:themeColor="accent5" w:themeShade="80"/>
              </w:rPr>
            </w:pPr>
            <w:r w:rsidRPr="001D3979">
              <w:rPr>
                <w:color w:val="5E5E5E" w:themeColor="accent5" w:themeShade="80"/>
              </w:rPr>
              <w:t>The last word in the table name must be singular.</w:t>
            </w:r>
          </w:p>
        </w:tc>
      </w:tr>
    </w:tbl>
    <w:p w14:paraId="3DEBABC5" w14:textId="3616A80C" w:rsidR="002E65A7" w:rsidRPr="001D3979" w:rsidDel="00BF6C68" w:rsidRDefault="002E65A7" w:rsidP="002E65A7">
      <w:pPr>
        <w:rPr>
          <w:del w:id="302" w:author="Kraig Hughes" w:date="2021-03-12T14:55:00Z"/>
          <w:color w:val="5E5E5E" w:themeColor="accent5" w:themeShade="80"/>
        </w:rPr>
      </w:pPr>
    </w:p>
    <w:p w14:paraId="3DEBABC6" w14:textId="77777777" w:rsidR="002E65A7" w:rsidRPr="001D3979" w:rsidRDefault="002E65A7" w:rsidP="002E65A7">
      <w:pPr>
        <w:rPr>
          <w:color w:val="5E5E5E" w:themeColor="accent5" w:themeShade="80"/>
        </w:rPr>
      </w:pPr>
      <w:r w:rsidRPr="001D3979">
        <w:rPr>
          <w:color w:val="5E5E5E" w:themeColor="accent5" w:themeShade="80"/>
          <w:u w:val="single"/>
        </w:rPr>
        <w:t>Examples</w:t>
      </w:r>
    </w:p>
    <w:p w14:paraId="3DEBABC7" w14:textId="77777777" w:rsidR="002E65A7" w:rsidRPr="001D3979" w:rsidRDefault="002E65A7" w:rsidP="00C102AE">
      <w:pPr>
        <w:numPr>
          <w:ilvl w:val="0"/>
          <w:numId w:val="9"/>
        </w:numPr>
        <w:spacing w:before="0" w:after="0" w:line="240" w:lineRule="auto"/>
        <w:rPr>
          <w:color w:val="5E5E5E" w:themeColor="accent5" w:themeShade="80"/>
        </w:rPr>
      </w:pPr>
      <w:r w:rsidRPr="001D3979">
        <w:rPr>
          <w:color w:val="5E5E5E" w:themeColor="accent5" w:themeShade="80"/>
        </w:rPr>
        <w:t>Customer</w:t>
      </w:r>
    </w:p>
    <w:p w14:paraId="3DEBABC8" w14:textId="77777777" w:rsidR="002E65A7" w:rsidRPr="001D3979" w:rsidRDefault="002E65A7" w:rsidP="00C102AE">
      <w:pPr>
        <w:numPr>
          <w:ilvl w:val="0"/>
          <w:numId w:val="9"/>
        </w:numPr>
        <w:spacing w:before="0" w:after="0" w:line="240" w:lineRule="auto"/>
        <w:rPr>
          <w:color w:val="5E5E5E" w:themeColor="accent5" w:themeShade="80"/>
        </w:rPr>
      </w:pPr>
      <w:r w:rsidRPr="001D3979">
        <w:rPr>
          <w:color w:val="5E5E5E" w:themeColor="accent5" w:themeShade="80"/>
        </w:rPr>
        <w:t>Product</w:t>
      </w:r>
    </w:p>
    <w:p w14:paraId="3DEBABC9" w14:textId="77777777" w:rsidR="002E65A7" w:rsidRPr="001D3979" w:rsidRDefault="002E65A7" w:rsidP="00C102AE">
      <w:pPr>
        <w:numPr>
          <w:ilvl w:val="0"/>
          <w:numId w:val="9"/>
        </w:numPr>
        <w:spacing w:before="0" w:after="0" w:line="240" w:lineRule="auto"/>
        <w:rPr>
          <w:color w:val="5E5E5E" w:themeColor="accent5" w:themeShade="80"/>
        </w:rPr>
      </w:pPr>
      <w:r w:rsidRPr="001D3979">
        <w:rPr>
          <w:color w:val="5E5E5E" w:themeColor="accent5" w:themeShade="80"/>
        </w:rPr>
        <w:t>Student</w:t>
      </w:r>
    </w:p>
    <w:p w14:paraId="3DEBABCA" w14:textId="77777777" w:rsidR="002E65A7" w:rsidRPr="001D3979" w:rsidRDefault="002E65A7" w:rsidP="002E65A7">
      <w:pPr>
        <w:spacing w:before="0" w:after="0" w:line="240" w:lineRule="auto"/>
        <w:ind w:left="720"/>
        <w:rPr>
          <w:color w:val="5E5E5E" w:themeColor="accent5" w:themeShade="80"/>
        </w:rPr>
      </w:pPr>
    </w:p>
    <w:p w14:paraId="3DEBABCB" w14:textId="77777777" w:rsidR="002E65A7" w:rsidRPr="001D3979" w:rsidRDefault="002E65A7" w:rsidP="002E65A7">
      <w:pPr>
        <w:rPr>
          <w:color w:val="5E5E5E" w:themeColor="accent5" w:themeShade="80"/>
        </w:rPr>
      </w:pPr>
      <w:r w:rsidRPr="001D3979">
        <w:rPr>
          <w:color w:val="5E5E5E" w:themeColor="accent5" w:themeShade="80"/>
        </w:rPr>
        <w:t>Next two tables deal with sales orders, so SalesOrder is main word and placed first followed by a descriptive word.  This helps to keep related tables grouped together.</w:t>
      </w:r>
    </w:p>
    <w:p w14:paraId="3DEBABCC" w14:textId="77777777" w:rsidR="002E65A7" w:rsidRPr="001D3979" w:rsidRDefault="002E65A7" w:rsidP="00C102AE">
      <w:pPr>
        <w:numPr>
          <w:ilvl w:val="0"/>
          <w:numId w:val="10"/>
        </w:numPr>
        <w:spacing w:before="0" w:after="0" w:line="240" w:lineRule="auto"/>
        <w:rPr>
          <w:color w:val="5E5E5E" w:themeColor="accent5" w:themeShade="80"/>
        </w:rPr>
      </w:pPr>
      <w:r w:rsidRPr="001D3979">
        <w:rPr>
          <w:color w:val="5E5E5E" w:themeColor="accent5" w:themeShade="80"/>
        </w:rPr>
        <w:t xml:space="preserve">SalesOrderHeader </w:t>
      </w:r>
    </w:p>
    <w:p w14:paraId="3DEBABCD" w14:textId="6C46CD30" w:rsidR="002E65A7" w:rsidRDefault="002E65A7" w:rsidP="00C102AE">
      <w:pPr>
        <w:numPr>
          <w:ilvl w:val="0"/>
          <w:numId w:val="10"/>
        </w:numPr>
        <w:spacing w:before="0" w:after="0" w:line="240" w:lineRule="auto"/>
        <w:rPr>
          <w:ins w:id="303" w:author="Kraig Hughes" w:date="2021-03-12T14:56:00Z"/>
          <w:color w:val="5E5E5E" w:themeColor="accent5" w:themeShade="80"/>
        </w:rPr>
      </w:pPr>
      <w:r w:rsidRPr="001D3979">
        <w:rPr>
          <w:color w:val="5E5E5E" w:themeColor="accent5" w:themeShade="80"/>
        </w:rPr>
        <w:t>SalesOrderDetail</w:t>
      </w:r>
    </w:p>
    <w:p w14:paraId="733AA252" w14:textId="77777777" w:rsidR="00BF6C68" w:rsidRPr="001D3979" w:rsidRDefault="00BF6C68" w:rsidP="00BF6C68">
      <w:pPr>
        <w:spacing w:before="0" w:after="0" w:line="240" w:lineRule="auto"/>
        <w:rPr>
          <w:color w:val="5E5E5E" w:themeColor="accent5" w:themeShade="80"/>
        </w:rPr>
        <w:pPrChange w:id="304" w:author="Kraig Hughes" w:date="2021-03-12T14:56:00Z">
          <w:pPr>
            <w:numPr>
              <w:numId w:val="10"/>
            </w:numPr>
            <w:spacing w:before="0" w:after="0" w:line="240" w:lineRule="auto"/>
            <w:ind w:left="720" w:hanging="360"/>
          </w:pPr>
        </w:pPrChange>
      </w:pPr>
    </w:p>
    <w:p w14:paraId="4779B0A4" w14:textId="3A3DD395" w:rsidR="00D324EF" w:rsidRDefault="00D324EF" w:rsidP="00D324EF">
      <w:pPr>
        <w:pStyle w:val="Heading2"/>
        <w:rPr>
          <w:ins w:id="305" w:author="Kraig Hughes" w:date="2021-03-11T13:34:00Z"/>
        </w:rPr>
      </w:pPr>
      <w:ins w:id="306" w:author="Kraig Hughes" w:date="2021-03-11T13:34:00Z">
        <w:r>
          <w:t>Polybase Tables</w:t>
        </w:r>
      </w:ins>
    </w:p>
    <w:p w14:paraId="227A6570" w14:textId="77777777" w:rsidR="00D324EF" w:rsidRDefault="00D324EF" w:rsidP="00D324EF">
      <w:pPr>
        <w:rPr>
          <w:ins w:id="307" w:author="Kraig Hughes" w:date="2021-03-11T13:34:00Z"/>
          <w:color w:val="5E5E5E" w:themeColor="accent5" w:themeShade="80"/>
        </w:rPr>
      </w:pPr>
      <w:ins w:id="308" w:author="Kraig Hughes" w:date="2021-03-11T13:34:00Z">
        <w:r>
          <w:rPr>
            <w:color w:val="5E5E5E" w:themeColor="accent5" w:themeShade="80"/>
          </w:rPr>
          <w:t>Polybase objects reference external objects.  To reduce confusion, special circumstances apply.</w:t>
        </w:r>
      </w:ins>
    </w:p>
    <w:p w14:paraId="4C9235B4" w14:textId="0A3D20D9" w:rsidR="00D324EF" w:rsidRDefault="00D324EF" w:rsidP="00D324EF">
      <w:pPr>
        <w:rPr>
          <w:ins w:id="309" w:author="Kraig Hughes" w:date="2021-03-11T13:36:00Z"/>
          <w:color w:val="5E5E5E" w:themeColor="accent5" w:themeShade="80"/>
        </w:rPr>
      </w:pPr>
      <w:ins w:id="310" w:author="Kraig Hughes" w:date="2021-03-11T13:34:00Z">
        <w:r w:rsidRPr="001D3979">
          <w:rPr>
            <w:color w:val="5E5E5E" w:themeColor="accent5" w:themeShade="80"/>
          </w:rPr>
          <w:t>Syntax:</w:t>
        </w:r>
      </w:ins>
    </w:p>
    <w:p w14:paraId="1EFA6CA8" w14:textId="0D6E190F" w:rsidR="00D324EF" w:rsidRPr="001D3979" w:rsidRDefault="00D324EF" w:rsidP="00D324EF">
      <w:pPr>
        <w:rPr>
          <w:ins w:id="311" w:author="Kraig Hughes" w:date="2021-03-11T13:36:00Z"/>
          <w:rFonts w:cs="Courier New"/>
          <w:b/>
          <w:color w:val="5E5E5E" w:themeColor="accent5" w:themeShade="80"/>
        </w:rPr>
      </w:pPr>
      <w:ins w:id="312" w:author="Kraig Hughes" w:date="2021-03-11T13:36:00Z">
        <w:r w:rsidRPr="001D3979">
          <w:rPr>
            <w:rFonts w:cs="Courier New"/>
            <w:b/>
            <w:color w:val="5E5E5E" w:themeColor="accent5" w:themeShade="80"/>
          </w:rPr>
          <w:t>{&lt;</w:t>
        </w:r>
      </w:ins>
      <w:ins w:id="313" w:author="Kraig Hughes" w:date="2021-03-11T13:55:00Z">
        <w:r w:rsidR="00986560">
          <w:rPr>
            <w:rFonts w:cs="Courier New"/>
            <w:b/>
            <w:color w:val="5E5E5E" w:themeColor="accent5" w:themeShade="80"/>
          </w:rPr>
          <w:t>s</w:t>
        </w:r>
      </w:ins>
      <w:ins w:id="314" w:author="Kraig Hughes" w:date="2021-03-11T13:43:00Z">
        <w:r w:rsidR="004968E7">
          <w:rPr>
            <w:rFonts w:cs="Courier New"/>
            <w:b/>
            <w:color w:val="5E5E5E" w:themeColor="accent5" w:themeShade="80"/>
          </w:rPr>
          <w:t xml:space="preserve">ource </w:t>
        </w:r>
      </w:ins>
      <w:ins w:id="315" w:author="Kraig Hughes" w:date="2021-03-11T13:55:00Z">
        <w:r w:rsidR="00986560">
          <w:rPr>
            <w:rFonts w:cs="Courier New"/>
            <w:b/>
            <w:color w:val="5E5E5E" w:themeColor="accent5" w:themeShade="80"/>
          </w:rPr>
          <w:t>o</w:t>
        </w:r>
      </w:ins>
      <w:ins w:id="316" w:author="Kraig Hughes" w:date="2021-03-11T13:43:00Z">
        <w:r w:rsidR="004968E7">
          <w:rPr>
            <w:rFonts w:cs="Courier New"/>
            <w:b/>
            <w:color w:val="5E5E5E" w:themeColor="accent5" w:themeShade="80"/>
          </w:rPr>
          <w:t xml:space="preserve">bject </w:t>
        </w:r>
      </w:ins>
      <w:ins w:id="317" w:author="Kraig Hughes" w:date="2021-03-11T13:55:00Z">
        <w:r w:rsidR="00986560">
          <w:rPr>
            <w:rFonts w:cs="Courier New"/>
            <w:b/>
            <w:color w:val="5E5E5E" w:themeColor="accent5" w:themeShade="80"/>
          </w:rPr>
          <w:t>n</w:t>
        </w:r>
      </w:ins>
      <w:ins w:id="318" w:author="Kraig Hughes" w:date="2021-03-11T13:43:00Z">
        <w:r w:rsidR="004968E7">
          <w:rPr>
            <w:rFonts w:cs="Courier New"/>
            <w:b/>
            <w:color w:val="5E5E5E" w:themeColor="accent5" w:themeShade="80"/>
          </w:rPr>
          <w:t>ame</w:t>
        </w:r>
      </w:ins>
      <w:ins w:id="319" w:author="Kraig Hughes" w:date="2021-03-11T13:36:00Z">
        <w:r w:rsidRPr="001D3979">
          <w:rPr>
            <w:rFonts w:cs="Courier New"/>
            <w:b/>
            <w:color w:val="5E5E5E" w:themeColor="accent5" w:themeShade="80"/>
          </w:rPr>
          <w:t>&gt;}</w:t>
        </w:r>
      </w:ins>
      <w:ins w:id="320" w:author="Kraig Hughes" w:date="2021-03-11T13:46:00Z">
        <w:r w:rsidR="004968E7">
          <w:rPr>
            <w:rFonts w:cs="Courier New"/>
            <w:b/>
            <w:color w:val="5E5E5E" w:themeColor="accent5" w:themeShade="80"/>
          </w:rPr>
          <w:t>[</w:t>
        </w:r>
      </w:ins>
      <w:ins w:id="321" w:author="Kraig Hughes" w:date="2021-03-11T13:49:00Z">
        <w:r w:rsidR="004968E7">
          <w:rPr>
            <w:rFonts w:cs="Courier New"/>
            <w:b/>
            <w:color w:val="5E5E5E" w:themeColor="accent5" w:themeShade="80"/>
          </w:rPr>
          <w:t>_&lt;</w:t>
        </w:r>
      </w:ins>
      <w:ins w:id="322" w:author="Kraig Hughes" w:date="2021-03-11T13:56:00Z">
        <w:r w:rsidR="00986560">
          <w:rPr>
            <w:rFonts w:cs="Courier New"/>
            <w:b/>
            <w:color w:val="5E5E5E" w:themeColor="accent5" w:themeShade="80"/>
          </w:rPr>
          <w:t>m</w:t>
        </w:r>
      </w:ins>
      <w:ins w:id="323" w:author="Kraig Hughes" w:date="2021-03-11T13:46:00Z">
        <w:r w:rsidR="004968E7">
          <w:rPr>
            <w:rFonts w:cs="Courier New"/>
            <w:b/>
            <w:color w:val="5E5E5E" w:themeColor="accent5" w:themeShade="80"/>
          </w:rPr>
          <w:t xml:space="preserve">eaningful </w:t>
        </w:r>
      </w:ins>
      <w:ins w:id="324" w:author="Kraig Hughes" w:date="2021-03-11T13:56:00Z">
        <w:r w:rsidR="00986560">
          <w:rPr>
            <w:rFonts w:cs="Courier New"/>
            <w:b/>
            <w:color w:val="5E5E5E" w:themeColor="accent5" w:themeShade="80"/>
          </w:rPr>
          <w:t>n</w:t>
        </w:r>
      </w:ins>
      <w:ins w:id="325" w:author="Kraig Hughes" w:date="2021-03-11T13:46:00Z">
        <w:r w:rsidR="004968E7">
          <w:rPr>
            <w:rFonts w:cs="Courier New"/>
            <w:b/>
            <w:color w:val="5E5E5E" w:themeColor="accent5" w:themeShade="80"/>
          </w:rPr>
          <w:t>ame</w:t>
        </w:r>
      </w:ins>
      <w:ins w:id="326" w:author="Kraig Hughes" w:date="2021-03-11T13:49:00Z">
        <w:r w:rsidR="004968E7">
          <w:rPr>
            <w:rFonts w:cs="Courier New"/>
            <w:b/>
            <w:color w:val="5E5E5E" w:themeColor="accent5" w:themeShade="80"/>
          </w:rPr>
          <w:t>&gt;</w:t>
        </w:r>
      </w:ins>
      <w:ins w:id="327" w:author="Kraig Hughes" w:date="2021-03-11T13:46:00Z">
        <w:r w:rsidR="004968E7">
          <w:rPr>
            <w:rFonts w:cs="Courier New"/>
            <w:b/>
            <w:color w:val="5E5E5E" w:themeColor="accent5" w:themeShade="80"/>
          </w:rPr>
          <w:t>]</w:t>
        </w:r>
      </w:ins>
      <w:ins w:id="328" w:author="Kraig Hughes" w:date="2021-03-11T13:36:00Z">
        <w:r w:rsidRPr="001D3979">
          <w:rPr>
            <w:rFonts w:cs="Courier New"/>
            <w:b/>
            <w:color w:val="5E5E5E" w:themeColor="accent5" w:themeShade="80"/>
          </w:rPr>
          <w:t>[&lt;region&gt;:=_APAC|_AMER|_EMEA]</w:t>
        </w:r>
      </w:ins>
    </w:p>
    <w:p w14:paraId="08273DEE" w14:textId="76DB9795" w:rsidR="00D324EF" w:rsidRPr="001D3979" w:rsidRDefault="00D324EF" w:rsidP="00D324EF">
      <w:pPr>
        <w:ind w:firstLine="720"/>
        <w:rPr>
          <w:ins w:id="329" w:author="Kraig Hughes" w:date="2021-03-11T13:36:00Z"/>
          <w:rFonts w:cs="Arial"/>
          <w:b/>
          <w:color w:val="5E5E5E" w:themeColor="accent5" w:themeShade="80"/>
        </w:rPr>
      </w:pPr>
      <w:ins w:id="330" w:author="Kraig Hughes" w:date="2021-03-11T13:36:00Z">
        <w:r w:rsidRPr="001D3979">
          <w:rPr>
            <w:rFonts w:cs="Courier New"/>
            <w:b/>
            <w:color w:val="5E5E5E" w:themeColor="accent5" w:themeShade="80"/>
          </w:rPr>
          <w:t>{&lt;</w:t>
        </w:r>
      </w:ins>
      <w:ins w:id="331" w:author="Kraig Hughes" w:date="2021-03-11T14:00:00Z">
        <w:r w:rsidR="00986560">
          <w:rPr>
            <w:rFonts w:cs="Courier New"/>
            <w:b/>
            <w:color w:val="5E5E5E" w:themeColor="accent5" w:themeShade="80"/>
          </w:rPr>
          <w:t>e</w:t>
        </w:r>
      </w:ins>
      <w:ins w:id="332" w:author="Kraig Hughes" w:date="2021-03-11T13:51:00Z">
        <w:r w:rsidR="004968E7">
          <w:rPr>
            <w:rFonts w:cs="Courier New"/>
            <w:b/>
            <w:color w:val="5E5E5E" w:themeColor="accent5" w:themeShade="80"/>
          </w:rPr>
          <w:t>nvironment</w:t>
        </w:r>
      </w:ins>
      <w:ins w:id="333" w:author="Kraig Hughes" w:date="2021-03-11T13:36:00Z">
        <w:r w:rsidRPr="001D3979">
          <w:rPr>
            <w:rFonts w:cs="Courier New"/>
            <w:b/>
            <w:color w:val="5E5E5E" w:themeColor="accent5" w:themeShade="80"/>
          </w:rPr>
          <w:t>&gt;:=_PROD|_QA|_TRN|_TEST|_DEV|_PRODFIX}</w:t>
        </w:r>
      </w:ins>
      <w:ins w:id="334" w:author="Kraig Hughes" w:date="2021-03-11T13:51:00Z">
        <w:r w:rsidR="004968E7">
          <w:rPr>
            <w:rFonts w:cs="Courier New"/>
            <w:b/>
            <w:color w:val="5E5E5E" w:themeColor="accent5" w:themeShade="80"/>
          </w:rPr>
          <w:t>{</w:t>
        </w:r>
      </w:ins>
      <w:ins w:id="335" w:author="Kraig Hughes" w:date="2021-03-11T13:52:00Z">
        <w:r w:rsidR="004968E7">
          <w:rPr>
            <w:rFonts w:cs="Courier New"/>
            <w:b/>
            <w:color w:val="5E5E5E" w:themeColor="accent5" w:themeShade="80"/>
          </w:rPr>
          <w:t>&lt;suffix&gt;:=_</w:t>
        </w:r>
      </w:ins>
      <w:ins w:id="336" w:author="Kraig Hughes" w:date="2021-03-11T13:51:00Z">
        <w:r w:rsidR="004968E7">
          <w:rPr>
            <w:rFonts w:cs="Courier New"/>
            <w:b/>
            <w:color w:val="5E5E5E" w:themeColor="accent5" w:themeShade="80"/>
          </w:rPr>
          <w:t>Ext}</w:t>
        </w:r>
      </w:ins>
    </w:p>
    <w:tbl>
      <w:tblPr>
        <w:tblW w:w="918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Change w:id="337" w:author="Kraig Hughes" w:date="2021-03-11T13:55:00Z">
          <w:tblPr>
            <w:tblW w:w="918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PrChange>
      </w:tblPr>
      <w:tblGrid>
        <w:gridCol w:w="1954"/>
        <w:gridCol w:w="7226"/>
        <w:tblGridChange w:id="338">
          <w:tblGrid>
            <w:gridCol w:w="1381"/>
            <w:gridCol w:w="573"/>
            <w:gridCol w:w="7226"/>
          </w:tblGrid>
        </w:tblGridChange>
      </w:tblGrid>
      <w:tr w:rsidR="00986560" w:rsidRPr="001D3979" w14:paraId="01A76406" w14:textId="77777777" w:rsidTr="00986560">
        <w:trPr>
          <w:ins w:id="339" w:author="Kraig Hughes" w:date="2021-03-11T13:53:00Z"/>
        </w:trPr>
        <w:tc>
          <w:tcPr>
            <w:tcW w:w="1954" w:type="dxa"/>
            <w:shd w:val="clear" w:color="auto" w:fill="FFFF00"/>
            <w:tcPrChange w:id="340" w:author="Kraig Hughes" w:date="2021-03-11T13:55:00Z">
              <w:tcPr>
                <w:tcW w:w="1381" w:type="dxa"/>
                <w:shd w:val="clear" w:color="auto" w:fill="FFFF00"/>
              </w:tcPr>
            </w:tcPrChange>
          </w:tcPr>
          <w:p w14:paraId="0078E179" w14:textId="77777777" w:rsidR="00986560" w:rsidRPr="001D3979" w:rsidRDefault="00986560" w:rsidP="00986560">
            <w:pPr>
              <w:rPr>
                <w:ins w:id="341" w:author="Kraig Hughes" w:date="2021-03-11T13:53:00Z"/>
                <w:b/>
                <w:bCs/>
                <w:i/>
                <w:color w:val="5E5E5E" w:themeColor="accent5" w:themeShade="80"/>
              </w:rPr>
            </w:pPr>
            <w:ins w:id="342" w:author="Kraig Hughes" w:date="2021-03-11T13:53:00Z">
              <w:r w:rsidRPr="001D3979">
                <w:rPr>
                  <w:b/>
                  <w:bCs/>
                  <w:i/>
                  <w:color w:val="5E5E5E" w:themeColor="accent5" w:themeShade="80"/>
                </w:rPr>
                <w:t>Component</w:t>
              </w:r>
            </w:ins>
          </w:p>
        </w:tc>
        <w:tc>
          <w:tcPr>
            <w:tcW w:w="7226" w:type="dxa"/>
            <w:shd w:val="clear" w:color="auto" w:fill="FFFF00"/>
            <w:tcPrChange w:id="343" w:author="Kraig Hughes" w:date="2021-03-11T13:55:00Z">
              <w:tcPr>
                <w:tcW w:w="7799" w:type="dxa"/>
                <w:gridSpan w:val="2"/>
                <w:shd w:val="clear" w:color="auto" w:fill="FFFF00"/>
              </w:tcPr>
            </w:tcPrChange>
          </w:tcPr>
          <w:p w14:paraId="386E7C68" w14:textId="77777777" w:rsidR="00986560" w:rsidRPr="001D3979" w:rsidRDefault="00986560" w:rsidP="00986560">
            <w:pPr>
              <w:rPr>
                <w:ins w:id="344" w:author="Kraig Hughes" w:date="2021-03-11T13:53:00Z"/>
                <w:b/>
                <w:bCs/>
                <w:i/>
                <w:color w:val="5E5E5E" w:themeColor="accent5" w:themeShade="80"/>
              </w:rPr>
            </w:pPr>
            <w:ins w:id="345" w:author="Kraig Hughes" w:date="2021-03-11T13:53:00Z">
              <w:r w:rsidRPr="001D3979">
                <w:rPr>
                  <w:b/>
                  <w:bCs/>
                  <w:i/>
                  <w:color w:val="5E5E5E" w:themeColor="accent5" w:themeShade="80"/>
                </w:rPr>
                <w:t>Population Rule</w:t>
              </w:r>
            </w:ins>
          </w:p>
        </w:tc>
      </w:tr>
      <w:tr w:rsidR="00986560" w:rsidRPr="001D3979" w14:paraId="6842829B" w14:textId="77777777" w:rsidTr="00986560">
        <w:trPr>
          <w:ins w:id="346" w:author="Kraig Hughes" w:date="2021-03-11T13:53:00Z"/>
        </w:trPr>
        <w:tc>
          <w:tcPr>
            <w:tcW w:w="1954" w:type="dxa"/>
            <w:shd w:val="clear" w:color="auto" w:fill="auto"/>
            <w:tcPrChange w:id="347" w:author="Kraig Hughes" w:date="2021-03-11T13:55:00Z">
              <w:tcPr>
                <w:tcW w:w="1381" w:type="dxa"/>
                <w:shd w:val="clear" w:color="auto" w:fill="auto"/>
              </w:tcPr>
            </w:tcPrChange>
          </w:tcPr>
          <w:p w14:paraId="0DB4E8A3" w14:textId="2B4ED5FE" w:rsidR="00986560" w:rsidRPr="001D3979" w:rsidRDefault="00986560" w:rsidP="00986560">
            <w:pPr>
              <w:rPr>
                <w:ins w:id="348" w:author="Kraig Hughes" w:date="2021-03-11T13:53:00Z"/>
                <w:color w:val="5E5E5E" w:themeColor="accent5" w:themeShade="80"/>
              </w:rPr>
              <w:pPrChange w:id="349" w:author="Kraig Hughes" w:date="2021-03-11T13:56:00Z">
                <w:pPr/>
              </w:pPrChange>
            </w:pPr>
            <w:ins w:id="350" w:author="Kraig Hughes" w:date="2021-03-11T13:54:00Z">
              <w:r>
                <w:rPr>
                  <w:color w:val="5E5E5E" w:themeColor="accent5" w:themeShade="80"/>
                </w:rPr>
                <w:t>&lt;</w:t>
              </w:r>
            </w:ins>
            <w:ins w:id="351" w:author="Kraig Hughes" w:date="2021-03-11T13:56:00Z">
              <w:r>
                <w:rPr>
                  <w:color w:val="5E5E5E" w:themeColor="accent5" w:themeShade="80"/>
                </w:rPr>
                <w:t>s</w:t>
              </w:r>
            </w:ins>
            <w:ins w:id="352" w:author="Kraig Hughes" w:date="2021-03-11T13:54:00Z">
              <w:r>
                <w:rPr>
                  <w:color w:val="5E5E5E" w:themeColor="accent5" w:themeShade="80"/>
                </w:rPr>
                <w:t xml:space="preserve">ource </w:t>
              </w:r>
            </w:ins>
            <w:ins w:id="353" w:author="Kraig Hughes" w:date="2021-03-11T13:56:00Z">
              <w:r>
                <w:rPr>
                  <w:color w:val="5E5E5E" w:themeColor="accent5" w:themeShade="80"/>
                </w:rPr>
                <w:t>o</w:t>
              </w:r>
            </w:ins>
            <w:ins w:id="354" w:author="Kraig Hughes" w:date="2021-03-11T13:54:00Z">
              <w:r>
                <w:rPr>
                  <w:color w:val="5E5E5E" w:themeColor="accent5" w:themeShade="80"/>
                </w:rPr>
                <w:t xml:space="preserve">bject </w:t>
              </w:r>
            </w:ins>
            <w:ins w:id="355" w:author="Kraig Hughes" w:date="2021-03-11T13:56:00Z">
              <w:r>
                <w:rPr>
                  <w:color w:val="5E5E5E" w:themeColor="accent5" w:themeShade="80"/>
                </w:rPr>
                <w:t>n</w:t>
              </w:r>
            </w:ins>
            <w:ins w:id="356" w:author="Kraig Hughes" w:date="2021-03-11T13:54:00Z">
              <w:r>
                <w:rPr>
                  <w:color w:val="5E5E5E" w:themeColor="accent5" w:themeShade="80"/>
                </w:rPr>
                <w:t>ame&gt;</w:t>
              </w:r>
            </w:ins>
          </w:p>
        </w:tc>
        <w:tc>
          <w:tcPr>
            <w:tcW w:w="7226" w:type="dxa"/>
            <w:shd w:val="clear" w:color="auto" w:fill="auto"/>
            <w:tcPrChange w:id="357" w:author="Kraig Hughes" w:date="2021-03-11T13:55:00Z">
              <w:tcPr>
                <w:tcW w:w="7799" w:type="dxa"/>
                <w:gridSpan w:val="2"/>
                <w:shd w:val="clear" w:color="auto" w:fill="auto"/>
              </w:tcPr>
            </w:tcPrChange>
          </w:tcPr>
          <w:p w14:paraId="704D805E" w14:textId="7BCCB430" w:rsidR="00986560" w:rsidRPr="001D3979" w:rsidRDefault="00986560" w:rsidP="00986560">
            <w:pPr>
              <w:rPr>
                <w:ins w:id="358" w:author="Kraig Hughes" w:date="2021-03-11T13:53:00Z"/>
                <w:color w:val="5E5E5E" w:themeColor="accent5" w:themeShade="80"/>
              </w:rPr>
            </w:pPr>
            <w:ins w:id="359" w:author="Kraig Hughes" w:date="2021-03-11T13:54:00Z">
              <w:r>
                <w:rPr>
                  <w:color w:val="5E5E5E" w:themeColor="accent5" w:themeShade="80"/>
                </w:rPr>
                <w:t>Name of source table or view.</w:t>
              </w:r>
            </w:ins>
          </w:p>
        </w:tc>
      </w:tr>
      <w:tr w:rsidR="00986560" w:rsidRPr="001D3979" w14:paraId="1B3522E0" w14:textId="77777777" w:rsidTr="00986560">
        <w:trPr>
          <w:ins w:id="360" w:author="Kraig Hughes" w:date="2021-03-11T13:53:00Z"/>
        </w:trPr>
        <w:tc>
          <w:tcPr>
            <w:tcW w:w="1954" w:type="dxa"/>
            <w:shd w:val="clear" w:color="auto" w:fill="auto"/>
            <w:tcPrChange w:id="361" w:author="Kraig Hughes" w:date="2021-03-11T13:55:00Z">
              <w:tcPr>
                <w:tcW w:w="1381" w:type="dxa"/>
                <w:shd w:val="clear" w:color="auto" w:fill="auto"/>
              </w:tcPr>
            </w:tcPrChange>
          </w:tcPr>
          <w:p w14:paraId="5A995E7B" w14:textId="513BAFAC" w:rsidR="00986560" w:rsidRPr="001D3979" w:rsidRDefault="00986560" w:rsidP="00986560">
            <w:pPr>
              <w:rPr>
                <w:ins w:id="362" w:author="Kraig Hughes" w:date="2021-03-11T13:53:00Z"/>
                <w:color w:val="5E5E5E" w:themeColor="accent5" w:themeShade="80"/>
              </w:rPr>
              <w:pPrChange w:id="363" w:author="Kraig Hughes" w:date="2021-03-11T13:56:00Z">
                <w:pPr/>
              </w:pPrChange>
            </w:pPr>
            <w:ins w:id="364" w:author="Kraig Hughes" w:date="2021-03-11T13:56:00Z">
              <w:r>
                <w:rPr>
                  <w:color w:val="5E5E5E" w:themeColor="accent5" w:themeShade="80"/>
                </w:rPr>
                <w:t>_</w:t>
              </w:r>
            </w:ins>
            <w:ins w:id="365" w:author="Kraig Hughes" w:date="2021-03-11T13:53:00Z">
              <w:r w:rsidRPr="001D3979">
                <w:rPr>
                  <w:color w:val="5E5E5E" w:themeColor="accent5" w:themeShade="80"/>
                </w:rPr>
                <w:t>&lt;</w:t>
              </w:r>
            </w:ins>
            <w:ins w:id="366" w:author="Kraig Hughes" w:date="2021-03-11T13:56:00Z">
              <w:r>
                <w:rPr>
                  <w:color w:val="5E5E5E" w:themeColor="accent5" w:themeShade="80"/>
                </w:rPr>
                <w:t>m</w:t>
              </w:r>
            </w:ins>
            <w:ins w:id="367" w:author="Kraig Hughes" w:date="2021-03-11T13:55:00Z">
              <w:r>
                <w:rPr>
                  <w:color w:val="5E5E5E" w:themeColor="accent5" w:themeShade="80"/>
                </w:rPr>
                <w:t xml:space="preserve">eaningful </w:t>
              </w:r>
            </w:ins>
            <w:ins w:id="368" w:author="Kraig Hughes" w:date="2021-03-11T13:56:00Z">
              <w:r>
                <w:rPr>
                  <w:color w:val="5E5E5E" w:themeColor="accent5" w:themeShade="80"/>
                </w:rPr>
                <w:t>n</w:t>
              </w:r>
            </w:ins>
            <w:ins w:id="369" w:author="Kraig Hughes" w:date="2021-03-11T13:55:00Z">
              <w:r>
                <w:rPr>
                  <w:color w:val="5E5E5E" w:themeColor="accent5" w:themeShade="80"/>
                </w:rPr>
                <w:t>ame</w:t>
              </w:r>
            </w:ins>
            <w:ins w:id="370" w:author="Kraig Hughes" w:date="2021-03-11T13:53:00Z">
              <w:r>
                <w:rPr>
                  <w:color w:val="5E5E5E" w:themeColor="accent5" w:themeShade="80"/>
                </w:rPr>
                <w:t>&gt;</w:t>
              </w:r>
            </w:ins>
          </w:p>
        </w:tc>
        <w:tc>
          <w:tcPr>
            <w:tcW w:w="7226" w:type="dxa"/>
            <w:shd w:val="clear" w:color="auto" w:fill="auto"/>
            <w:tcPrChange w:id="371" w:author="Kraig Hughes" w:date="2021-03-11T13:55:00Z">
              <w:tcPr>
                <w:tcW w:w="7799" w:type="dxa"/>
                <w:gridSpan w:val="2"/>
                <w:shd w:val="clear" w:color="auto" w:fill="auto"/>
              </w:tcPr>
            </w:tcPrChange>
          </w:tcPr>
          <w:p w14:paraId="48CA7D49" w14:textId="19D4BCF8" w:rsidR="00986560" w:rsidRPr="001D3979" w:rsidRDefault="00986560" w:rsidP="00986560">
            <w:pPr>
              <w:rPr>
                <w:ins w:id="372" w:author="Kraig Hughes" w:date="2021-03-11T13:53:00Z"/>
                <w:color w:val="5E5E5E" w:themeColor="accent5" w:themeShade="80"/>
              </w:rPr>
              <w:pPrChange w:id="373" w:author="Kraig Hughes" w:date="2021-03-11T13:58:00Z">
                <w:pPr/>
              </w:pPrChange>
            </w:pPr>
            <w:ins w:id="374" w:author="Kraig Hughes" w:date="2021-03-11T13:53:00Z">
              <w:r w:rsidRPr="001D3979">
                <w:rPr>
                  <w:color w:val="5E5E5E" w:themeColor="accent5" w:themeShade="80"/>
                </w:rPr>
                <w:t xml:space="preserve">Optional.  </w:t>
              </w:r>
            </w:ins>
            <w:ins w:id="375" w:author="Kraig Hughes" w:date="2021-03-11T13:56:00Z">
              <w:r>
                <w:rPr>
                  <w:color w:val="5E5E5E" w:themeColor="accent5" w:themeShade="80"/>
                </w:rPr>
                <w:t>Some source objects</w:t>
              </w:r>
            </w:ins>
            <w:ins w:id="376" w:author="Kraig Hughes" w:date="2021-03-11T13:58:00Z">
              <w:r>
                <w:rPr>
                  <w:color w:val="5E5E5E" w:themeColor="accent5" w:themeShade="80"/>
                </w:rPr>
                <w:t xml:space="preserve"> (such as JDE tables)</w:t>
              </w:r>
            </w:ins>
            <w:ins w:id="377" w:author="Kraig Hughes" w:date="2021-03-11T13:56:00Z">
              <w:r>
                <w:rPr>
                  <w:color w:val="5E5E5E" w:themeColor="accent5" w:themeShade="80"/>
                </w:rPr>
                <w:t xml:space="preserve"> do not have </w:t>
              </w:r>
            </w:ins>
            <w:ins w:id="378" w:author="Kraig Hughes" w:date="2021-03-11T13:57:00Z">
              <w:r>
                <w:rPr>
                  <w:color w:val="5E5E5E" w:themeColor="accent5" w:themeShade="80"/>
                </w:rPr>
                <w:t xml:space="preserve">meaningful names. This element </w:t>
              </w:r>
            </w:ins>
            <w:ins w:id="379" w:author="Kraig Hughes" w:date="2021-03-11T13:58:00Z">
              <w:r>
                <w:rPr>
                  <w:color w:val="5E5E5E" w:themeColor="accent5" w:themeShade="80"/>
                </w:rPr>
                <w:t>provides an option for additional clarity.</w:t>
              </w:r>
            </w:ins>
            <w:ins w:id="380" w:author="Kraig Hughes" w:date="2021-03-11T14:00:00Z">
              <w:r>
                <w:rPr>
                  <w:color w:val="5E5E5E" w:themeColor="accent5" w:themeShade="80"/>
                </w:rPr>
                <w:t xml:space="preserve"> Prefixed by an underscore (_).</w:t>
              </w:r>
            </w:ins>
          </w:p>
        </w:tc>
      </w:tr>
      <w:tr w:rsidR="00986560" w:rsidRPr="001D3979" w14:paraId="3D962FCA" w14:textId="77777777" w:rsidTr="00986560">
        <w:trPr>
          <w:ins w:id="381" w:author="Kraig Hughes" w:date="2021-03-11T13:53:00Z"/>
        </w:trPr>
        <w:tc>
          <w:tcPr>
            <w:tcW w:w="1954" w:type="dxa"/>
            <w:shd w:val="clear" w:color="auto" w:fill="auto"/>
            <w:tcPrChange w:id="382" w:author="Kraig Hughes" w:date="2021-03-11T13:55:00Z">
              <w:tcPr>
                <w:tcW w:w="1381" w:type="dxa"/>
                <w:shd w:val="clear" w:color="auto" w:fill="auto"/>
              </w:tcPr>
            </w:tcPrChange>
          </w:tcPr>
          <w:p w14:paraId="6087BE8B" w14:textId="26016791" w:rsidR="00986560" w:rsidRPr="001D3979" w:rsidRDefault="00986560" w:rsidP="00986560">
            <w:pPr>
              <w:rPr>
                <w:ins w:id="383" w:author="Kraig Hughes" w:date="2021-03-11T13:53:00Z"/>
                <w:color w:val="5E5E5E" w:themeColor="accent5" w:themeShade="80"/>
              </w:rPr>
            </w:pPr>
            <w:ins w:id="384" w:author="Kraig Hughes" w:date="2021-03-11T13:59:00Z">
              <w:r>
                <w:rPr>
                  <w:color w:val="5E5E5E" w:themeColor="accent5" w:themeShade="80"/>
                </w:rPr>
                <w:t>&lt;region&gt;</w:t>
              </w:r>
            </w:ins>
          </w:p>
        </w:tc>
        <w:tc>
          <w:tcPr>
            <w:tcW w:w="7226" w:type="dxa"/>
            <w:shd w:val="clear" w:color="auto" w:fill="auto"/>
            <w:tcPrChange w:id="385" w:author="Kraig Hughes" w:date="2021-03-11T13:55:00Z">
              <w:tcPr>
                <w:tcW w:w="7799" w:type="dxa"/>
                <w:gridSpan w:val="2"/>
                <w:shd w:val="clear" w:color="auto" w:fill="auto"/>
              </w:tcPr>
            </w:tcPrChange>
          </w:tcPr>
          <w:p w14:paraId="5038528C" w14:textId="77777777" w:rsidR="00986560" w:rsidRPr="001D3979" w:rsidRDefault="00986560" w:rsidP="00986560">
            <w:pPr>
              <w:rPr>
                <w:ins w:id="386" w:author="Kraig Hughes" w:date="2021-03-11T13:59:00Z"/>
                <w:color w:val="5E5E5E" w:themeColor="accent5" w:themeShade="80"/>
              </w:rPr>
            </w:pPr>
            <w:ins w:id="387" w:author="Kraig Hughes" w:date="2021-03-11T13:59:00Z">
              <w:r w:rsidRPr="001D3979">
                <w:rPr>
                  <w:color w:val="5E5E5E" w:themeColor="accent5" w:themeShade="80"/>
                </w:rPr>
                <w:t>Required only for systems that are regionalized.  Systems with a central database can leave this out.  Underscore character followed by all uppercase region names from table below.</w:t>
              </w:r>
            </w:ins>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Change w:id="388" w:author="Kraig Hughes" w:date="2021-03-12T14:56:00Z">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PrChange>
            </w:tblPr>
            <w:tblGrid>
              <w:gridCol w:w="1235"/>
              <w:gridCol w:w="5759"/>
              <w:tblGridChange w:id="389">
                <w:tblGrid>
                  <w:gridCol w:w="1235"/>
                  <w:gridCol w:w="5759"/>
                </w:tblGrid>
              </w:tblGridChange>
            </w:tblGrid>
            <w:tr w:rsidR="00986560" w:rsidRPr="001D3979" w14:paraId="1C89A029" w14:textId="77777777" w:rsidTr="00BF6C68">
              <w:trPr>
                <w:ins w:id="390" w:author="Kraig Hughes" w:date="2021-03-11T13:59:00Z"/>
              </w:trPr>
              <w:tc>
                <w:tcPr>
                  <w:tcW w:w="1235" w:type="dxa"/>
                  <w:shd w:val="clear" w:color="auto" w:fill="FFFF00"/>
                  <w:tcPrChange w:id="391" w:author="Kraig Hughes" w:date="2021-03-12T14:56:00Z">
                    <w:tcPr>
                      <w:tcW w:w="1314" w:type="dxa"/>
                      <w:shd w:val="clear" w:color="auto" w:fill="FFFF00"/>
                    </w:tcPr>
                  </w:tcPrChange>
                </w:tcPr>
                <w:p w14:paraId="3BBA3E8B" w14:textId="77777777" w:rsidR="00986560" w:rsidRPr="001D3979" w:rsidRDefault="00986560" w:rsidP="00986560">
                  <w:pPr>
                    <w:rPr>
                      <w:ins w:id="392" w:author="Kraig Hughes" w:date="2021-03-11T13:59:00Z"/>
                      <w:b/>
                      <w:color w:val="5E5E5E" w:themeColor="accent5" w:themeShade="80"/>
                    </w:rPr>
                  </w:pPr>
                  <w:ins w:id="393" w:author="Kraig Hughes" w:date="2021-03-11T13:59:00Z">
                    <w:r w:rsidRPr="001D3979">
                      <w:rPr>
                        <w:b/>
                        <w:color w:val="5E5E5E" w:themeColor="accent5" w:themeShade="80"/>
                      </w:rPr>
                      <w:t>Region</w:t>
                    </w:r>
                  </w:ins>
                </w:p>
              </w:tc>
              <w:tc>
                <w:tcPr>
                  <w:tcW w:w="5759" w:type="dxa"/>
                  <w:shd w:val="clear" w:color="auto" w:fill="FFFF00"/>
                  <w:tcPrChange w:id="394" w:author="Kraig Hughes" w:date="2021-03-12T14:56:00Z">
                    <w:tcPr>
                      <w:tcW w:w="6670" w:type="dxa"/>
                      <w:shd w:val="clear" w:color="auto" w:fill="FFFF00"/>
                    </w:tcPr>
                  </w:tcPrChange>
                </w:tcPr>
                <w:p w14:paraId="72FE3023" w14:textId="77777777" w:rsidR="00986560" w:rsidRPr="001D3979" w:rsidRDefault="00986560" w:rsidP="00986560">
                  <w:pPr>
                    <w:rPr>
                      <w:ins w:id="395" w:author="Kraig Hughes" w:date="2021-03-11T13:59:00Z"/>
                      <w:b/>
                      <w:color w:val="5E5E5E" w:themeColor="accent5" w:themeShade="80"/>
                    </w:rPr>
                  </w:pPr>
                  <w:ins w:id="396" w:author="Kraig Hughes" w:date="2021-03-11T13:59:00Z">
                    <w:r w:rsidRPr="001D3979">
                      <w:rPr>
                        <w:b/>
                        <w:color w:val="5E5E5E" w:themeColor="accent5" w:themeShade="80"/>
                      </w:rPr>
                      <w:t>Description</w:t>
                    </w:r>
                  </w:ins>
                </w:p>
              </w:tc>
            </w:tr>
            <w:tr w:rsidR="00986560" w:rsidRPr="001D3979" w14:paraId="78095A06" w14:textId="77777777" w:rsidTr="00BF6C68">
              <w:trPr>
                <w:ins w:id="397" w:author="Kraig Hughes" w:date="2021-03-11T13:59:00Z"/>
              </w:trPr>
              <w:tc>
                <w:tcPr>
                  <w:tcW w:w="1235" w:type="dxa"/>
                  <w:tcPrChange w:id="398" w:author="Kraig Hughes" w:date="2021-03-12T14:56:00Z">
                    <w:tcPr>
                      <w:tcW w:w="1314" w:type="dxa"/>
                    </w:tcPr>
                  </w:tcPrChange>
                </w:tcPr>
                <w:p w14:paraId="66D1F8AB" w14:textId="77777777" w:rsidR="00986560" w:rsidRPr="001D3979" w:rsidRDefault="00986560" w:rsidP="00986560">
                  <w:pPr>
                    <w:rPr>
                      <w:ins w:id="399" w:author="Kraig Hughes" w:date="2021-03-11T13:59:00Z"/>
                      <w:color w:val="5E5E5E" w:themeColor="accent5" w:themeShade="80"/>
                    </w:rPr>
                  </w:pPr>
                  <w:ins w:id="400" w:author="Kraig Hughes" w:date="2021-03-11T13:59:00Z">
                    <w:r w:rsidRPr="001D3979">
                      <w:rPr>
                        <w:rFonts w:cs="Courier New"/>
                        <w:b/>
                        <w:color w:val="5E5E5E" w:themeColor="accent5" w:themeShade="80"/>
                      </w:rPr>
                      <w:t>_</w:t>
                    </w:r>
                    <w:r w:rsidRPr="001D3979">
                      <w:rPr>
                        <w:color w:val="5E5E5E" w:themeColor="accent5" w:themeShade="80"/>
                      </w:rPr>
                      <w:t>APAC</w:t>
                    </w:r>
                  </w:ins>
                </w:p>
              </w:tc>
              <w:tc>
                <w:tcPr>
                  <w:tcW w:w="5759" w:type="dxa"/>
                  <w:tcPrChange w:id="401" w:author="Kraig Hughes" w:date="2021-03-12T14:56:00Z">
                    <w:tcPr>
                      <w:tcW w:w="6670" w:type="dxa"/>
                    </w:tcPr>
                  </w:tcPrChange>
                </w:tcPr>
                <w:p w14:paraId="203DA5AB" w14:textId="77777777" w:rsidR="00986560" w:rsidRPr="001D3979" w:rsidRDefault="00986560" w:rsidP="00986560">
                  <w:pPr>
                    <w:rPr>
                      <w:ins w:id="402" w:author="Kraig Hughes" w:date="2021-03-11T13:59:00Z"/>
                      <w:color w:val="5E5E5E" w:themeColor="accent5" w:themeShade="80"/>
                    </w:rPr>
                  </w:pPr>
                  <w:ins w:id="403" w:author="Kraig Hughes" w:date="2021-03-11T13:59:00Z">
                    <w:r w:rsidRPr="001D3979">
                      <w:rPr>
                        <w:color w:val="5E5E5E" w:themeColor="accent5" w:themeShade="80"/>
                      </w:rPr>
                      <w:t>Database is Asia Pacific regional server</w:t>
                    </w:r>
                  </w:ins>
                </w:p>
              </w:tc>
            </w:tr>
            <w:tr w:rsidR="00986560" w:rsidRPr="001D3979" w14:paraId="514FB494" w14:textId="77777777" w:rsidTr="00BF6C68">
              <w:trPr>
                <w:ins w:id="404" w:author="Kraig Hughes" w:date="2021-03-11T13:59:00Z"/>
              </w:trPr>
              <w:tc>
                <w:tcPr>
                  <w:tcW w:w="1235" w:type="dxa"/>
                  <w:tcPrChange w:id="405" w:author="Kraig Hughes" w:date="2021-03-12T14:56:00Z">
                    <w:tcPr>
                      <w:tcW w:w="1314" w:type="dxa"/>
                    </w:tcPr>
                  </w:tcPrChange>
                </w:tcPr>
                <w:p w14:paraId="19CF8E45" w14:textId="77777777" w:rsidR="00986560" w:rsidRPr="001D3979" w:rsidRDefault="00986560" w:rsidP="00986560">
                  <w:pPr>
                    <w:rPr>
                      <w:ins w:id="406" w:author="Kraig Hughes" w:date="2021-03-11T13:59:00Z"/>
                      <w:color w:val="5E5E5E" w:themeColor="accent5" w:themeShade="80"/>
                    </w:rPr>
                  </w:pPr>
                  <w:ins w:id="407" w:author="Kraig Hughes" w:date="2021-03-11T13:59:00Z">
                    <w:r w:rsidRPr="001D3979">
                      <w:rPr>
                        <w:rFonts w:cs="Courier New"/>
                        <w:b/>
                        <w:color w:val="5E5E5E" w:themeColor="accent5" w:themeShade="80"/>
                      </w:rPr>
                      <w:t>_</w:t>
                    </w:r>
                    <w:r w:rsidRPr="001D3979">
                      <w:rPr>
                        <w:color w:val="5E5E5E" w:themeColor="accent5" w:themeShade="80"/>
                      </w:rPr>
                      <w:t>AMER</w:t>
                    </w:r>
                  </w:ins>
                </w:p>
              </w:tc>
              <w:tc>
                <w:tcPr>
                  <w:tcW w:w="5759" w:type="dxa"/>
                  <w:tcPrChange w:id="408" w:author="Kraig Hughes" w:date="2021-03-12T14:56:00Z">
                    <w:tcPr>
                      <w:tcW w:w="6670" w:type="dxa"/>
                    </w:tcPr>
                  </w:tcPrChange>
                </w:tcPr>
                <w:p w14:paraId="4A91AABB" w14:textId="77777777" w:rsidR="00986560" w:rsidRPr="001D3979" w:rsidRDefault="00986560" w:rsidP="00986560">
                  <w:pPr>
                    <w:rPr>
                      <w:ins w:id="409" w:author="Kraig Hughes" w:date="2021-03-11T13:59:00Z"/>
                      <w:color w:val="5E5E5E" w:themeColor="accent5" w:themeShade="80"/>
                    </w:rPr>
                  </w:pPr>
                  <w:ins w:id="410" w:author="Kraig Hughes" w:date="2021-03-11T13:59:00Z">
                    <w:r w:rsidRPr="001D3979">
                      <w:rPr>
                        <w:color w:val="5E5E5E" w:themeColor="accent5" w:themeShade="80"/>
                      </w:rPr>
                      <w:t>Database is Americas regional server</w:t>
                    </w:r>
                  </w:ins>
                </w:p>
              </w:tc>
            </w:tr>
            <w:tr w:rsidR="00986560" w:rsidRPr="001D3979" w14:paraId="7D22B75C" w14:textId="77777777" w:rsidTr="00BF6C68">
              <w:trPr>
                <w:trHeight w:val="453"/>
                <w:ins w:id="411" w:author="Kraig Hughes" w:date="2021-03-11T13:59:00Z"/>
                <w:trPrChange w:id="412" w:author="Kraig Hughes" w:date="2021-03-12T14:56:00Z">
                  <w:trPr>
                    <w:trHeight w:val="453"/>
                  </w:trPr>
                </w:trPrChange>
              </w:trPr>
              <w:tc>
                <w:tcPr>
                  <w:tcW w:w="1235" w:type="dxa"/>
                  <w:tcPrChange w:id="413" w:author="Kraig Hughes" w:date="2021-03-12T14:56:00Z">
                    <w:tcPr>
                      <w:tcW w:w="1314" w:type="dxa"/>
                    </w:tcPr>
                  </w:tcPrChange>
                </w:tcPr>
                <w:p w14:paraId="79CF7A23" w14:textId="77777777" w:rsidR="00986560" w:rsidRPr="001D3979" w:rsidRDefault="00986560" w:rsidP="00986560">
                  <w:pPr>
                    <w:rPr>
                      <w:ins w:id="414" w:author="Kraig Hughes" w:date="2021-03-11T13:59:00Z"/>
                      <w:color w:val="5E5E5E" w:themeColor="accent5" w:themeShade="80"/>
                    </w:rPr>
                  </w:pPr>
                  <w:ins w:id="415" w:author="Kraig Hughes" w:date="2021-03-11T13:59:00Z">
                    <w:r w:rsidRPr="001D3979">
                      <w:rPr>
                        <w:rFonts w:cs="Courier New"/>
                        <w:b/>
                        <w:color w:val="5E5E5E" w:themeColor="accent5" w:themeShade="80"/>
                      </w:rPr>
                      <w:t>_</w:t>
                    </w:r>
                    <w:r w:rsidRPr="001D3979">
                      <w:rPr>
                        <w:color w:val="5E5E5E" w:themeColor="accent5" w:themeShade="80"/>
                      </w:rPr>
                      <w:t>EMEA</w:t>
                    </w:r>
                  </w:ins>
                </w:p>
              </w:tc>
              <w:tc>
                <w:tcPr>
                  <w:tcW w:w="5759" w:type="dxa"/>
                  <w:tcPrChange w:id="416" w:author="Kraig Hughes" w:date="2021-03-12T14:56:00Z">
                    <w:tcPr>
                      <w:tcW w:w="6670" w:type="dxa"/>
                    </w:tcPr>
                  </w:tcPrChange>
                </w:tcPr>
                <w:p w14:paraId="278D91E5" w14:textId="77777777" w:rsidR="00986560" w:rsidRPr="001D3979" w:rsidRDefault="00986560" w:rsidP="00986560">
                  <w:pPr>
                    <w:rPr>
                      <w:ins w:id="417" w:author="Kraig Hughes" w:date="2021-03-11T13:59:00Z"/>
                      <w:color w:val="5E5E5E" w:themeColor="accent5" w:themeShade="80"/>
                    </w:rPr>
                  </w:pPr>
                  <w:ins w:id="418" w:author="Kraig Hughes" w:date="2021-03-11T13:59:00Z">
                    <w:r w:rsidRPr="001D3979">
                      <w:rPr>
                        <w:color w:val="5E5E5E" w:themeColor="accent5" w:themeShade="80"/>
                      </w:rPr>
                      <w:t>Database is Europe regional server</w:t>
                    </w:r>
                  </w:ins>
                </w:p>
              </w:tc>
            </w:tr>
          </w:tbl>
          <w:p w14:paraId="52A5CC29" w14:textId="6EFBE2CA" w:rsidR="00986560" w:rsidRPr="001D3979" w:rsidRDefault="00986560" w:rsidP="00986560">
            <w:pPr>
              <w:rPr>
                <w:ins w:id="419" w:author="Kraig Hughes" w:date="2021-03-11T13:53:00Z"/>
                <w:color w:val="5E5E5E" w:themeColor="accent5" w:themeShade="80"/>
              </w:rPr>
            </w:pPr>
          </w:p>
        </w:tc>
      </w:tr>
      <w:tr w:rsidR="00986560" w:rsidRPr="001D3979" w14:paraId="689B1156" w14:textId="77777777" w:rsidTr="00986560">
        <w:trPr>
          <w:ins w:id="420" w:author="Kraig Hughes" w:date="2021-03-11T13:59:00Z"/>
        </w:trPr>
        <w:tc>
          <w:tcPr>
            <w:tcW w:w="1954" w:type="dxa"/>
            <w:shd w:val="clear" w:color="auto" w:fill="auto"/>
          </w:tcPr>
          <w:p w14:paraId="0BDE6779" w14:textId="3E3194A1" w:rsidR="00986560" w:rsidRDefault="001A5A5C" w:rsidP="001A5A5C">
            <w:pPr>
              <w:rPr>
                <w:ins w:id="421" w:author="Kraig Hughes" w:date="2021-03-11T13:59:00Z"/>
                <w:color w:val="5E5E5E" w:themeColor="accent5" w:themeShade="80"/>
              </w:rPr>
              <w:pPrChange w:id="422" w:author="Kraig Hughes" w:date="2021-03-12T07:47:00Z">
                <w:pPr/>
              </w:pPrChange>
            </w:pPr>
            <w:ins w:id="423" w:author="Kraig Hughes" w:date="2021-03-12T07:47:00Z">
              <w:r>
                <w:rPr>
                  <w:color w:val="5E5E5E" w:themeColor="accent5" w:themeShade="80"/>
                </w:rPr>
                <w:t>&lt;e</w:t>
              </w:r>
            </w:ins>
            <w:ins w:id="424" w:author="Kraig Hughes" w:date="2021-03-11T14:00:00Z">
              <w:r w:rsidR="00986560">
                <w:rPr>
                  <w:color w:val="5E5E5E" w:themeColor="accent5" w:themeShade="80"/>
                </w:rPr>
                <w:t>nvironment</w:t>
              </w:r>
            </w:ins>
            <w:ins w:id="425" w:author="Kraig Hughes" w:date="2021-03-12T07:47:00Z">
              <w:r>
                <w:rPr>
                  <w:color w:val="5E5E5E" w:themeColor="accent5" w:themeShade="80"/>
                </w:rPr>
                <w:t>&gt;</w:t>
              </w:r>
            </w:ins>
          </w:p>
        </w:tc>
        <w:tc>
          <w:tcPr>
            <w:tcW w:w="7226" w:type="dxa"/>
            <w:shd w:val="clear" w:color="auto" w:fill="auto"/>
          </w:tcPr>
          <w:p w14:paraId="5F049596" w14:textId="260A1F1A" w:rsidR="001A5A5C" w:rsidRPr="001D3979" w:rsidRDefault="001A5A5C" w:rsidP="001A5A5C">
            <w:pPr>
              <w:rPr>
                <w:ins w:id="426" w:author="Kraig Hughes" w:date="2021-03-12T07:45:00Z"/>
                <w:color w:val="5E5E5E" w:themeColor="accent5" w:themeShade="80"/>
              </w:rPr>
            </w:pPr>
            <w:ins w:id="427" w:author="Kraig Hughes" w:date="2021-03-12T07:45:00Z">
              <w:r w:rsidRPr="001D3979">
                <w:rPr>
                  <w:color w:val="5E5E5E" w:themeColor="accent5" w:themeShade="80"/>
                </w:rPr>
                <w:t xml:space="preserve">Underscore character followed by all uppercase </w:t>
              </w:r>
              <w:r>
                <w:rPr>
                  <w:color w:val="5E5E5E" w:themeColor="accent5" w:themeShade="80"/>
                </w:rPr>
                <w:t>environment name</w:t>
              </w:r>
              <w:r w:rsidRPr="001D3979">
                <w:rPr>
                  <w:color w:val="5E5E5E" w:themeColor="accent5" w:themeShade="80"/>
                </w:rPr>
                <w:t xml:space="preserve"> from table below designating the </w:t>
              </w:r>
            </w:ins>
            <w:ins w:id="428" w:author="Kraig Hughes" w:date="2021-03-12T07:46:00Z">
              <w:r>
                <w:rPr>
                  <w:color w:val="5E5E5E" w:themeColor="accent5" w:themeShade="80"/>
                </w:rPr>
                <w:t xml:space="preserve">source </w:t>
              </w:r>
            </w:ins>
            <w:ins w:id="429" w:author="Kraig Hughes" w:date="2021-03-12T07:45:00Z">
              <w:r w:rsidRPr="001D3979">
                <w:rPr>
                  <w:color w:val="5E5E5E" w:themeColor="accent5" w:themeShade="80"/>
                </w:rPr>
                <w:t>database’s purpose/environment.</w:t>
              </w:r>
            </w:ins>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Change w:id="430" w:author="Kraig Hughes" w:date="2021-03-12T14:56:00Z">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PrChange>
            </w:tblPr>
            <w:tblGrid>
              <w:gridCol w:w="1414"/>
              <w:gridCol w:w="5580"/>
              <w:tblGridChange w:id="431">
                <w:tblGrid>
                  <w:gridCol w:w="1414"/>
                  <w:gridCol w:w="5580"/>
                </w:tblGrid>
              </w:tblGridChange>
            </w:tblGrid>
            <w:tr w:rsidR="001A5A5C" w:rsidRPr="001D3979" w14:paraId="7E740DDF" w14:textId="77777777" w:rsidTr="00BF6C68">
              <w:trPr>
                <w:ins w:id="432" w:author="Kraig Hughes" w:date="2021-03-12T07:45:00Z"/>
              </w:trPr>
              <w:tc>
                <w:tcPr>
                  <w:tcW w:w="1414" w:type="dxa"/>
                  <w:shd w:val="clear" w:color="auto" w:fill="FFFF00"/>
                  <w:tcPrChange w:id="433" w:author="Kraig Hughes" w:date="2021-03-12T14:56:00Z">
                    <w:tcPr>
                      <w:tcW w:w="1314" w:type="dxa"/>
                      <w:shd w:val="clear" w:color="auto" w:fill="FFFF00"/>
                    </w:tcPr>
                  </w:tcPrChange>
                </w:tcPr>
                <w:p w14:paraId="5DDE6597" w14:textId="759F58B4" w:rsidR="001A5A5C" w:rsidRPr="001D3979" w:rsidRDefault="001A5A5C" w:rsidP="001A5A5C">
                  <w:pPr>
                    <w:rPr>
                      <w:ins w:id="434" w:author="Kraig Hughes" w:date="2021-03-12T07:45:00Z"/>
                      <w:b/>
                      <w:color w:val="5E5E5E" w:themeColor="accent5" w:themeShade="80"/>
                    </w:rPr>
                  </w:pPr>
                  <w:ins w:id="435" w:author="Kraig Hughes" w:date="2021-03-12T07:48:00Z">
                    <w:r>
                      <w:rPr>
                        <w:b/>
                        <w:color w:val="5E5E5E" w:themeColor="accent5" w:themeShade="80"/>
                      </w:rPr>
                      <w:t>Environment</w:t>
                    </w:r>
                  </w:ins>
                </w:p>
              </w:tc>
              <w:tc>
                <w:tcPr>
                  <w:tcW w:w="5580" w:type="dxa"/>
                  <w:shd w:val="clear" w:color="auto" w:fill="FFFF00"/>
                  <w:tcPrChange w:id="436" w:author="Kraig Hughes" w:date="2021-03-12T14:56:00Z">
                    <w:tcPr>
                      <w:tcW w:w="6670" w:type="dxa"/>
                      <w:shd w:val="clear" w:color="auto" w:fill="FFFF00"/>
                    </w:tcPr>
                  </w:tcPrChange>
                </w:tcPr>
                <w:p w14:paraId="37EC4732" w14:textId="77777777" w:rsidR="001A5A5C" w:rsidRPr="001D3979" w:rsidRDefault="001A5A5C" w:rsidP="001A5A5C">
                  <w:pPr>
                    <w:rPr>
                      <w:ins w:id="437" w:author="Kraig Hughes" w:date="2021-03-12T07:45:00Z"/>
                      <w:b/>
                      <w:color w:val="5E5E5E" w:themeColor="accent5" w:themeShade="80"/>
                    </w:rPr>
                  </w:pPr>
                  <w:ins w:id="438" w:author="Kraig Hughes" w:date="2021-03-12T07:45:00Z">
                    <w:r w:rsidRPr="001D3979">
                      <w:rPr>
                        <w:b/>
                        <w:color w:val="5E5E5E" w:themeColor="accent5" w:themeShade="80"/>
                      </w:rPr>
                      <w:t>Description</w:t>
                    </w:r>
                  </w:ins>
                </w:p>
              </w:tc>
            </w:tr>
            <w:tr w:rsidR="001A5A5C" w:rsidRPr="001D3979" w14:paraId="4D8D5970" w14:textId="77777777" w:rsidTr="00BF6C68">
              <w:trPr>
                <w:ins w:id="439" w:author="Kraig Hughes" w:date="2021-03-12T07:45:00Z"/>
              </w:trPr>
              <w:tc>
                <w:tcPr>
                  <w:tcW w:w="1414" w:type="dxa"/>
                  <w:tcPrChange w:id="440" w:author="Kraig Hughes" w:date="2021-03-12T14:56:00Z">
                    <w:tcPr>
                      <w:tcW w:w="1314" w:type="dxa"/>
                    </w:tcPr>
                  </w:tcPrChange>
                </w:tcPr>
                <w:p w14:paraId="45451381" w14:textId="77777777" w:rsidR="001A5A5C" w:rsidRPr="001D3979" w:rsidRDefault="001A5A5C" w:rsidP="001A5A5C">
                  <w:pPr>
                    <w:rPr>
                      <w:ins w:id="441" w:author="Kraig Hughes" w:date="2021-03-12T07:45:00Z"/>
                      <w:color w:val="5E5E5E" w:themeColor="accent5" w:themeShade="80"/>
                    </w:rPr>
                  </w:pPr>
                  <w:ins w:id="442" w:author="Kraig Hughes" w:date="2021-03-12T07:45:00Z">
                    <w:r w:rsidRPr="001D3979">
                      <w:rPr>
                        <w:rFonts w:cs="Courier New"/>
                        <w:b/>
                        <w:color w:val="5E5E5E" w:themeColor="accent5" w:themeShade="80"/>
                      </w:rPr>
                      <w:t>_</w:t>
                    </w:r>
                    <w:r w:rsidRPr="001D3979">
                      <w:rPr>
                        <w:color w:val="5E5E5E" w:themeColor="accent5" w:themeShade="80"/>
                      </w:rPr>
                      <w:t>PROD</w:t>
                    </w:r>
                  </w:ins>
                </w:p>
              </w:tc>
              <w:tc>
                <w:tcPr>
                  <w:tcW w:w="5580" w:type="dxa"/>
                  <w:tcPrChange w:id="443" w:author="Kraig Hughes" w:date="2021-03-12T14:56:00Z">
                    <w:tcPr>
                      <w:tcW w:w="6670" w:type="dxa"/>
                    </w:tcPr>
                  </w:tcPrChange>
                </w:tcPr>
                <w:p w14:paraId="060A207F" w14:textId="77777777" w:rsidR="001A5A5C" w:rsidRPr="001D3979" w:rsidRDefault="001A5A5C" w:rsidP="001A5A5C">
                  <w:pPr>
                    <w:rPr>
                      <w:ins w:id="444" w:author="Kraig Hughes" w:date="2021-03-12T07:45:00Z"/>
                      <w:color w:val="5E5E5E" w:themeColor="accent5" w:themeShade="80"/>
                    </w:rPr>
                  </w:pPr>
                  <w:ins w:id="445" w:author="Kraig Hughes" w:date="2021-03-12T07:45:00Z">
                    <w:r w:rsidRPr="001D3979">
                      <w:rPr>
                        <w:color w:val="5E5E5E" w:themeColor="accent5" w:themeShade="80"/>
                      </w:rPr>
                      <w:t>Database is used for Production purposes only</w:t>
                    </w:r>
                  </w:ins>
                </w:p>
              </w:tc>
            </w:tr>
            <w:tr w:rsidR="001A5A5C" w:rsidRPr="001D3979" w14:paraId="484497C9" w14:textId="77777777" w:rsidTr="00BF6C68">
              <w:trPr>
                <w:ins w:id="446" w:author="Kraig Hughes" w:date="2021-03-12T07:45:00Z"/>
              </w:trPr>
              <w:tc>
                <w:tcPr>
                  <w:tcW w:w="1414" w:type="dxa"/>
                  <w:tcPrChange w:id="447" w:author="Kraig Hughes" w:date="2021-03-12T14:56:00Z">
                    <w:tcPr>
                      <w:tcW w:w="1314" w:type="dxa"/>
                    </w:tcPr>
                  </w:tcPrChange>
                </w:tcPr>
                <w:p w14:paraId="42AD0B75" w14:textId="77777777" w:rsidR="001A5A5C" w:rsidRPr="001D3979" w:rsidRDefault="001A5A5C" w:rsidP="001A5A5C">
                  <w:pPr>
                    <w:rPr>
                      <w:ins w:id="448" w:author="Kraig Hughes" w:date="2021-03-12T07:45:00Z"/>
                      <w:color w:val="5E5E5E" w:themeColor="accent5" w:themeShade="80"/>
                    </w:rPr>
                  </w:pPr>
                  <w:ins w:id="449" w:author="Kraig Hughes" w:date="2021-03-12T07:45:00Z">
                    <w:r w:rsidRPr="001D3979">
                      <w:rPr>
                        <w:rFonts w:cs="Courier New"/>
                        <w:b/>
                        <w:color w:val="5E5E5E" w:themeColor="accent5" w:themeShade="80"/>
                      </w:rPr>
                      <w:t>_</w:t>
                    </w:r>
                    <w:r w:rsidRPr="001D3979">
                      <w:rPr>
                        <w:color w:val="5E5E5E" w:themeColor="accent5" w:themeShade="80"/>
                      </w:rPr>
                      <w:t>QA</w:t>
                    </w:r>
                  </w:ins>
                </w:p>
              </w:tc>
              <w:tc>
                <w:tcPr>
                  <w:tcW w:w="5580" w:type="dxa"/>
                  <w:tcPrChange w:id="450" w:author="Kraig Hughes" w:date="2021-03-12T14:56:00Z">
                    <w:tcPr>
                      <w:tcW w:w="6670" w:type="dxa"/>
                    </w:tcPr>
                  </w:tcPrChange>
                </w:tcPr>
                <w:p w14:paraId="039D6551" w14:textId="77777777" w:rsidR="001A5A5C" w:rsidRPr="001D3979" w:rsidRDefault="001A5A5C" w:rsidP="001A5A5C">
                  <w:pPr>
                    <w:rPr>
                      <w:ins w:id="451" w:author="Kraig Hughes" w:date="2021-03-12T07:45:00Z"/>
                      <w:color w:val="5E5E5E" w:themeColor="accent5" w:themeShade="80"/>
                    </w:rPr>
                  </w:pPr>
                  <w:ins w:id="452" w:author="Kraig Hughes" w:date="2021-03-12T07:45:00Z">
                    <w:r w:rsidRPr="001D3979">
                      <w:rPr>
                        <w:color w:val="5E5E5E" w:themeColor="accent5" w:themeShade="80"/>
                      </w:rPr>
                      <w:t>Database is used for Quality Assurance verification</w:t>
                    </w:r>
                  </w:ins>
                </w:p>
              </w:tc>
            </w:tr>
            <w:tr w:rsidR="001A5A5C" w:rsidRPr="001D3979" w14:paraId="5C47C619" w14:textId="77777777" w:rsidTr="00BF6C68">
              <w:trPr>
                <w:ins w:id="453" w:author="Kraig Hughes" w:date="2021-03-12T07:45:00Z"/>
              </w:trPr>
              <w:tc>
                <w:tcPr>
                  <w:tcW w:w="1414" w:type="dxa"/>
                  <w:tcPrChange w:id="454" w:author="Kraig Hughes" w:date="2021-03-12T14:56:00Z">
                    <w:tcPr>
                      <w:tcW w:w="1314" w:type="dxa"/>
                    </w:tcPr>
                  </w:tcPrChange>
                </w:tcPr>
                <w:p w14:paraId="0A7FDF2D" w14:textId="77777777" w:rsidR="001A5A5C" w:rsidRPr="001D3979" w:rsidRDefault="001A5A5C" w:rsidP="001A5A5C">
                  <w:pPr>
                    <w:rPr>
                      <w:ins w:id="455" w:author="Kraig Hughes" w:date="2021-03-12T07:45:00Z"/>
                      <w:color w:val="5E5E5E" w:themeColor="accent5" w:themeShade="80"/>
                    </w:rPr>
                  </w:pPr>
                  <w:ins w:id="456" w:author="Kraig Hughes" w:date="2021-03-12T07:45:00Z">
                    <w:r w:rsidRPr="001D3979">
                      <w:rPr>
                        <w:rFonts w:cs="Courier New"/>
                        <w:b/>
                        <w:color w:val="5E5E5E" w:themeColor="accent5" w:themeShade="80"/>
                      </w:rPr>
                      <w:t>_</w:t>
                    </w:r>
                    <w:r w:rsidRPr="001D3979">
                      <w:rPr>
                        <w:color w:val="5E5E5E" w:themeColor="accent5" w:themeShade="80"/>
                      </w:rPr>
                      <w:t>TRN</w:t>
                    </w:r>
                  </w:ins>
                </w:p>
              </w:tc>
              <w:tc>
                <w:tcPr>
                  <w:tcW w:w="5580" w:type="dxa"/>
                  <w:tcPrChange w:id="457" w:author="Kraig Hughes" w:date="2021-03-12T14:56:00Z">
                    <w:tcPr>
                      <w:tcW w:w="6670" w:type="dxa"/>
                    </w:tcPr>
                  </w:tcPrChange>
                </w:tcPr>
                <w:p w14:paraId="66A17D10" w14:textId="77777777" w:rsidR="001A5A5C" w:rsidRPr="001D3979" w:rsidRDefault="001A5A5C" w:rsidP="001A5A5C">
                  <w:pPr>
                    <w:rPr>
                      <w:ins w:id="458" w:author="Kraig Hughes" w:date="2021-03-12T07:45:00Z"/>
                      <w:color w:val="5E5E5E" w:themeColor="accent5" w:themeShade="80"/>
                    </w:rPr>
                  </w:pPr>
                  <w:ins w:id="459" w:author="Kraig Hughes" w:date="2021-03-12T07:45:00Z">
                    <w:r w:rsidRPr="001D3979">
                      <w:rPr>
                        <w:color w:val="5E5E5E" w:themeColor="accent5" w:themeShade="80"/>
                      </w:rPr>
                      <w:t>Database is used for training purposes</w:t>
                    </w:r>
                  </w:ins>
                </w:p>
              </w:tc>
            </w:tr>
            <w:tr w:rsidR="001A5A5C" w:rsidRPr="001D3979" w14:paraId="05221E8E" w14:textId="77777777" w:rsidTr="00BF6C68">
              <w:trPr>
                <w:ins w:id="460" w:author="Kraig Hughes" w:date="2021-03-12T07:45:00Z"/>
              </w:trPr>
              <w:tc>
                <w:tcPr>
                  <w:tcW w:w="1414" w:type="dxa"/>
                  <w:tcPrChange w:id="461" w:author="Kraig Hughes" w:date="2021-03-12T14:56:00Z">
                    <w:tcPr>
                      <w:tcW w:w="1314" w:type="dxa"/>
                    </w:tcPr>
                  </w:tcPrChange>
                </w:tcPr>
                <w:p w14:paraId="48878D84" w14:textId="77777777" w:rsidR="001A5A5C" w:rsidRPr="001D3979" w:rsidRDefault="001A5A5C" w:rsidP="001A5A5C">
                  <w:pPr>
                    <w:rPr>
                      <w:ins w:id="462" w:author="Kraig Hughes" w:date="2021-03-12T07:45:00Z"/>
                      <w:color w:val="5E5E5E" w:themeColor="accent5" w:themeShade="80"/>
                    </w:rPr>
                  </w:pPr>
                  <w:ins w:id="463" w:author="Kraig Hughes" w:date="2021-03-12T07:45:00Z">
                    <w:r w:rsidRPr="001D3979">
                      <w:rPr>
                        <w:rFonts w:cs="Courier New"/>
                        <w:b/>
                        <w:color w:val="5E5E5E" w:themeColor="accent5" w:themeShade="80"/>
                      </w:rPr>
                      <w:t>_</w:t>
                    </w:r>
                    <w:r w:rsidRPr="001D3979">
                      <w:rPr>
                        <w:color w:val="5E5E5E" w:themeColor="accent5" w:themeShade="80"/>
                      </w:rPr>
                      <w:t>TEST</w:t>
                    </w:r>
                  </w:ins>
                </w:p>
              </w:tc>
              <w:tc>
                <w:tcPr>
                  <w:tcW w:w="5580" w:type="dxa"/>
                  <w:tcPrChange w:id="464" w:author="Kraig Hughes" w:date="2021-03-12T14:56:00Z">
                    <w:tcPr>
                      <w:tcW w:w="6670" w:type="dxa"/>
                    </w:tcPr>
                  </w:tcPrChange>
                </w:tcPr>
                <w:p w14:paraId="134CD207" w14:textId="77777777" w:rsidR="001A5A5C" w:rsidRPr="001D3979" w:rsidRDefault="001A5A5C" w:rsidP="001A5A5C">
                  <w:pPr>
                    <w:rPr>
                      <w:ins w:id="465" w:author="Kraig Hughes" w:date="2021-03-12T07:45:00Z"/>
                      <w:color w:val="5E5E5E" w:themeColor="accent5" w:themeShade="80"/>
                    </w:rPr>
                  </w:pPr>
                  <w:ins w:id="466" w:author="Kraig Hughes" w:date="2021-03-12T07:45:00Z">
                    <w:r w:rsidRPr="001D3979">
                      <w:rPr>
                        <w:color w:val="5E5E5E" w:themeColor="accent5" w:themeShade="80"/>
                      </w:rPr>
                      <w:t>Database is used for developer testing</w:t>
                    </w:r>
                  </w:ins>
                </w:p>
              </w:tc>
            </w:tr>
            <w:tr w:rsidR="001A5A5C" w:rsidRPr="001D3979" w14:paraId="0D782D42" w14:textId="77777777" w:rsidTr="00BF6C68">
              <w:trPr>
                <w:ins w:id="467" w:author="Kraig Hughes" w:date="2021-03-12T07:45:00Z"/>
              </w:trPr>
              <w:tc>
                <w:tcPr>
                  <w:tcW w:w="1414" w:type="dxa"/>
                  <w:tcPrChange w:id="468" w:author="Kraig Hughes" w:date="2021-03-12T14:56:00Z">
                    <w:tcPr>
                      <w:tcW w:w="1314" w:type="dxa"/>
                    </w:tcPr>
                  </w:tcPrChange>
                </w:tcPr>
                <w:p w14:paraId="08FAD00F" w14:textId="77777777" w:rsidR="001A5A5C" w:rsidRPr="001D3979" w:rsidRDefault="001A5A5C" w:rsidP="001A5A5C">
                  <w:pPr>
                    <w:rPr>
                      <w:ins w:id="469" w:author="Kraig Hughes" w:date="2021-03-12T07:45:00Z"/>
                      <w:color w:val="5E5E5E" w:themeColor="accent5" w:themeShade="80"/>
                    </w:rPr>
                  </w:pPr>
                  <w:ins w:id="470" w:author="Kraig Hughes" w:date="2021-03-12T07:45:00Z">
                    <w:r w:rsidRPr="001D3979">
                      <w:rPr>
                        <w:rFonts w:cs="Courier New"/>
                        <w:b/>
                        <w:color w:val="5E5E5E" w:themeColor="accent5" w:themeShade="80"/>
                      </w:rPr>
                      <w:t>_</w:t>
                    </w:r>
                    <w:r w:rsidRPr="001D3979">
                      <w:rPr>
                        <w:color w:val="5E5E5E" w:themeColor="accent5" w:themeShade="80"/>
                      </w:rPr>
                      <w:t>DEV</w:t>
                    </w:r>
                  </w:ins>
                </w:p>
              </w:tc>
              <w:tc>
                <w:tcPr>
                  <w:tcW w:w="5580" w:type="dxa"/>
                  <w:tcPrChange w:id="471" w:author="Kraig Hughes" w:date="2021-03-12T14:56:00Z">
                    <w:tcPr>
                      <w:tcW w:w="6670" w:type="dxa"/>
                    </w:tcPr>
                  </w:tcPrChange>
                </w:tcPr>
                <w:p w14:paraId="190C71D8" w14:textId="77777777" w:rsidR="001A5A5C" w:rsidRPr="001D3979" w:rsidRDefault="001A5A5C" w:rsidP="001A5A5C">
                  <w:pPr>
                    <w:rPr>
                      <w:ins w:id="472" w:author="Kraig Hughes" w:date="2021-03-12T07:45:00Z"/>
                      <w:color w:val="5E5E5E" w:themeColor="accent5" w:themeShade="80"/>
                    </w:rPr>
                  </w:pPr>
                  <w:ins w:id="473" w:author="Kraig Hughes" w:date="2021-03-12T07:45:00Z">
                    <w:r w:rsidRPr="001D3979">
                      <w:rPr>
                        <w:color w:val="5E5E5E" w:themeColor="accent5" w:themeShade="80"/>
                      </w:rPr>
                      <w:t>Database is used for development purposes</w:t>
                    </w:r>
                  </w:ins>
                </w:p>
              </w:tc>
            </w:tr>
            <w:tr w:rsidR="001A5A5C" w:rsidRPr="001D3979" w14:paraId="4118BD0E" w14:textId="77777777" w:rsidTr="00BF6C68">
              <w:trPr>
                <w:ins w:id="474" w:author="Kraig Hughes" w:date="2021-03-12T07:45:00Z"/>
              </w:trPr>
              <w:tc>
                <w:tcPr>
                  <w:tcW w:w="1414" w:type="dxa"/>
                  <w:tcPrChange w:id="475" w:author="Kraig Hughes" w:date="2021-03-12T14:56:00Z">
                    <w:tcPr>
                      <w:tcW w:w="1314" w:type="dxa"/>
                    </w:tcPr>
                  </w:tcPrChange>
                </w:tcPr>
                <w:p w14:paraId="566D02E2" w14:textId="77777777" w:rsidR="001A5A5C" w:rsidRPr="001D3979" w:rsidRDefault="001A5A5C" w:rsidP="001A5A5C">
                  <w:pPr>
                    <w:rPr>
                      <w:ins w:id="476" w:author="Kraig Hughes" w:date="2021-03-12T07:45:00Z"/>
                      <w:color w:val="5E5E5E" w:themeColor="accent5" w:themeShade="80"/>
                    </w:rPr>
                  </w:pPr>
                  <w:ins w:id="477" w:author="Kraig Hughes" w:date="2021-03-12T07:45:00Z">
                    <w:r w:rsidRPr="001D3979">
                      <w:rPr>
                        <w:rFonts w:cs="Courier New"/>
                        <w:b/>
                        <w:color w:val="5E5E5E" w:themeColor="accent5" w:themeShade="80"/>
                      </w:rPr>
                      <w:t>_</w:t>
                    </w:r>
                    <w:r w:rsidRPr="001D3979">
                      <w:rPr>
                        <w:color w:val="5E5E5E" w:themeColor="accent5" w:themeShade="80"/>
                      </w:rPr>
                      <w:t>PRODFIX</w:t>
                    </w:r>
                  </w:ins>
                </w:p>
              </w:tc>
              <w:tc>
                <w:tcPr>
                  <w:tcW w:w="5580" w:type="dxa"/>
                  <w:tcPrChange w:id="478" w:author="Kraig Hughes" w:date="2021-03-12T14:56:00Z">
                    <w:tcPr>
                      <w:tcW w:w="6670" w:type="dxa"/>
                    </w:tcPr>
                  </w:tcPrChange>
                </w:tcPr>
                <w:p w14:paraId="2F148400" w14:textId="77777777" w:rsidR="001A5A5C" w:rsidRPr="001D3979" w:rsidRDefault="001A5A5C" w:rsidP="001A5A5C">
                  <w:pPr>
                    <w:rPr>
                      <w:ins w:id="479" w:author="Kraig Hughes" w:date="2021-03-12T07:45:00Z"/>
                      <w:color w:val="5E5E5E" w:themeColor="accent5" w:themeShade="80"/>
                    </w:rPr>
                  </w:pPr>
                  <w:ins w:id="480" w:author="Kraig Hughes" w:date="2021-03-12T07:45:00Z">
                    <w:r w:rsidRPr="001D3979">
                      <w:rPr>
                        <w:color w:val="5E5E5E" w:themeColor="accent5" w:themeShade="80"/>
                      </w:rPr>
                      <w:t>Database is used for hot fixes to production</w:t>
                    </w:r>
                  </w:ins>
                </w:p>
              </w:tc>
            </w:tr>
          </w:tbl>
          <w:p w14:paraId="6E345483" w14:textId="77777777" w:rsidR="00986560" w:rsidRPr="001D3979" w:rsidRDefault="00986560" w:rsidP="00986560">
            <w:pPr>
              <w:rPr>
                <w:ins w:id="481" w:author="Kraig Hughes" w:date="2021-03-11T13:59:00Z"/>
                <w:color w:val="5E5E5E" w:themeColor="accent5" w:themeShade="80"/>
              </w:rPr>
            </w:pPr>
          </w:p>
        </w:tc>
      </w:tr>
      <w:tr w:rsidR="001A5A5C" w:rsidRPr="001D3979" w14:paraId="279FE9F7" w14:textId="77777777" w:rsidTr="00986560">
        <w:trPr>
          <w:ins w:id="482" w:author="Kraig Hughes" w:date="2021-03-12T07:47:00Z"/>
        </w:trPr>
        <w:tc>
          <w:tcPr>
            <w:tcW w:w="1954" w:type="dxa"/>
            <w:shd w:val="clear" w:color="auto" w:fill="auto"/>
          </w:tcPr>
          <w:p w14:paraId="6EAA0B4A" w14:textId="0BD6A45B" w:rsidR="001A5A5C" w:rsidRDefault="001A5A5C" w:rsidP="001A5A5C">
            <w:pPr>
              <w:rPr>
                <w:ins w:id="483" w:author="Kraig Hughes" w:date="2021-03-12T07:47:00Z"/>
                <w:color w:val="5E5E5E" w:themeColor="accent5" w:themeShade="80"/>
              </w:rPr>
            </w:pPr>
            <w:ins w:id="484" w:author="Kraig Hughes" w:date="2021-03-12T07:47:00Z">
              <w:r>
                <w:rPr>
                  <w:color w:val="5E5E5E" w:themeColor="accent5" w:themeShade="80"/>
                </w:rPr>
                <w:t>&lt;suffix&gt;</w:t>
              </w:r>
            </w:ins>
          </w:p>
        </w:tc>
        <w:tc>
          <w:tcPr>
            <w:tcW w:w="7226" w:type="dxa"/>
            <w:shd w:val="clear" w:color="auto" w:fill="auto"/>
          </w:tcPr>
          <w:p w14:paraId="0C800DD9" w14:textId="4B17E8E2" w:rsidR="001A5A5C" w:rsidRPr="001D3979" w:rsidRDefault="001A5A5C" w:rsidP="001A5A5C">
            <w:pPr>
              <w:rPr>
                <w:ins w:id="485" w:author="Kraig Hughes" w:date="2021-03-12T07:47:00Z"/>
                <w:color w:val="5E5E5E" w:themeColor="accent5" w:themeShade="80"/>
              </w:rPr>
            </w:pPr>
            <w:ins w:id="486" w:author="Kraig Hughes" w:date="2021-03-12T07:48:00Z">
              <w:r>
                <w:rPr>
                  <w:color w:val="5E5E5E" w:themeColor="accent5" w:themeShade="80"/>
                </w:rPr>
                <w:t xml:space="preserve">All </w:t>
              </w:r>
              <w:r w:rsidR="00A85892">
                <w:rPr>
                  <w:color w:val="5E5E5E" w:themeColor="accent5" w:themeShade="80"/>
                </w:rPr>
                <w:t>polybase tables will end in a suffix of _Ext to distinguish them as external tables.</w:t>
              </w:r>
            </w:ins>
          </w:p>
        </w:tc>
      </w:tr>
    </w:tbl>
    <w:p w14:paraId="303546B0" w14:textId="74E20E3A" w:rsidR="00D324EF" w:rsidRDefault="00D324EF" w:rsidP="00D324EF">
      <w:pPr>
        <w:rPr>
          <w:ins w:id="487" w:author="Kraig Hughes" w:date="2021-03-12T07:52:00Z"/>
          <w:color w:val="5E5E5E" w:themeColor="accent5" w:themeShade="80"/>
        </w:rPr>
      </w:pPr>
    </w:p>
    <w:p w14:paraId="0E377CCD" w14:textId="77777777" w:rsidR="00A85892" w:rsidRPr="001D3979" w:rsidRDefault="00A85892" w:rsidP="00A85892">
      <w:pPr>
        <w:rPr>
          <w:ins w:id="488" w:author="Kraig Hughes" w:date="2021-03-12T07:52:00Z"/>
          <w:color w:val="5E5E5E" w:themeColor="accent5" w:themeShade="80"/>
        </w:rPr>
      </w:pPr>
      <w:ins w:id="489" w:author="Kraig Hughes" w:date="2021-03-12T07:52:00Z">
        <w:r w:rsidRPr="001D3979">
          <w:rPr>
            <w:color w:val="5E5E5E" w:themeColor="accent5" w:themeShade="80"/>
            <w:u w:val="single"/>
          </w:rPr>
          <w:t>Examples</w:t>
        </w:r>
        <w:r w:rsidRPr="001D3979">
          <w:rPr>
            <w:color w:val="5E5E5E" w:themeColor="accent5" w:themeShade="80"/>
          </w:rPr>
          <w:t xml:space="preserve"> (using two-part naming of schema.object)</w:t>
        </w:r>
      </w:ins>
    </w:p>
    <w:p w14:paraId="01BB7914" w14:textId="571CFAFD" w:rsidR="00A85892" w:rsidRPr="006F5C41" w:rsidRDefault="00A85892" w:rsidP="00A85892">
      <w:pPr>
        <w:numPr>
          <w:ilvl w:val="0"/>
          <w:numId w:val="78"/>
        </w:numPr>
        <w:spacing w:before="0" w:after="0" w:line="240" w:lineRule="auto"/>
        <w:ind w:left="1800"/>
        <w:rPr>
          <w:ins w:id="490" w:author="Kraig Hughes" w:date="2021-03-12T07:52:00Z"/>
          <w:color w:val="5E5E5E" w:themeColor="accent5" w:themeShade="80"/>
        </w:rPr>
      </w:pPr>
      <w:ins w:id="491" w:author="Kraig Hughes" w:date="2021-03-12T07:52:00Z">
        <w:r w:rsidRPr="006F5C41">
          <w:rPr>
            <w:color w:val="5E5E5E" w:themeColor="accent5" w:themeShade="80"/>
          </w:rPr>
          <w:t>Gsf.TestEvent</w:t>
        </w:r>
        <w:r>
          <w:rPr>
            <w:color w:val="5E5E5E" w:themeColor="accent5" w:themeShade="80"/>
          </w:rPr>
          <w:t>_AMER_QA</w:t>
        </w:r>
        <w:r w:rsidRPr="006F5C41">
          <w:rPr>
            <w:color w:val="5E5E5E" w:themeColor="accent5" w:themeShade="80"/>
          </w:rPr>
          <w:t xml:space="preserve">_Ext  </w:t>
        </w:r>
        <w:r w:rsidRPr="006F5C41">
          <w:rPr>
            <w:color w:val="5E5E5E" w:themeColor="accent5" w:themeShade="80"/>
          </w:rPr>
          <w:tab/>
          <w:t>(</w:t>
        </w:r>
        <w:r>
          <w:rPr>
            <w:color w:val="5E5E5E" w:themeColor="accent5" w:themeShade="80"/>
          </w:rPr>
          <w:t>Source system is GSF</w:t>
        </w:r>
      </w:ins>
      <w:ins w:id="492" w:author="Kraig Hughes" w:date="2021-03-12T07:53:00Z">
        <w:r>
          <w:rPr>
            <w:color w:val="5E5E5E" w:themeColor="accent5" w:themeShade="80"/>
          </w:rPr>
          <w:t>, TestEvent source table, from AMER region, QA environment</w:t>
        </w:r>
      </w:ins>
      <w:ins w:id="493" w:author="Kraig Hughes" w:date="2021-03-12T07:52:00Z">
        <w:r w:rsidRPr="006F5C41">
          <w:rPr>
            <w:color w:val="5E5E5E" w:themeColor="accent5" w:themeShade="80"/>
          </w:rPr>
          <w:t>)</w:t>
        </w:r>
      </w:ins>
    </w:p>
    <w:p w14:paraId="10209503" w14:textId="339B0ED1" w:rsidR="00A85892" w:rsidRPr="006F5C41" w:rsidRDefault="00A85892" w:rsidP="00A85892">
      <w:pPr>
        <w:numPr>
          <w:ilvl w:val="0"/>
          <w:numId w:val="78"/>
        </w:numPr>
        <w:spacing w:before="0" w:after="0" w:line="240" w:lineRule="auto"/>
        <w:ind w:left="1800"/>
        <w:rPr>
          <w:ins w:id="494" w:author="Kraig Hughes" w:date="2021-03-12T07:52:00Z"/>
          <w:color w:val="5E5E5E" w:themeColor="accent5" w:themeShade="80"/>
        </w:rPr>
      </w:pPr>
      <w:ins w:id="495" w:author="Kraig Hughes" w:date="2021-03-12T07:52:00Z">
        <w:r w:rsidRPr="006F5C41">
          <w:rPr>
            <w:color w:val="5E5E5E" w:themeColor="accent5" w:themeShade="80"/>
          </w:rPr>
          <w:t>Jde.F4102</w:t>
        </w:r>
        <w:r>
          <w:rPr>
            <w:color w:val="5E5E5E" w:themeColor="accent5" w:themeShade="80"/>
          </w:rPr>
          <w:t>_</w:t>
        </w:r>
        <w:r w:rsidRPr="006F5C41">
          <w:rPr>
            <w:color w:val="5E5E5E" w:themeColor="accent5" w:themeShade="80"/>
          </w:rPr>
          <w:t>ItemBranch_</w:t>
        </w:r>
        <w:r>
          <w:rPr>
            <w:color w:val="5E5E5E" w:themeColor="accent5" w:themeShade="80"/>
          </w:rPr>
          <w:t>PROD_</w:t>
        </w:r>
        <w:r w:rsidRPr="006F5C41">
          <w:rPr>
            <w:color w:val="5E5E5E" w:themeColor="accent5" w:themeShade="80"/>
          </w:rPr>
          <w:t xml:space="preserve">Ext </w:t>
        </w:r>
        <w:r w:rsidRPr="006F5C41">
          <w:rPr>
            <w:color w:val="5E5E5E" w:themeColor="accent5" w:themeShade="80"/>
          </w:rPr>
          <w:tab/>
          <w:t>(</w:t>
        </w:r>
        <w:r>
          <w:rPr>
            <w:color w:val="5E5E5E" w:themeColor="accent5" w:themeShade="80"/>
          </w:rPr>
          <w:t>Source system is JDE</w:t>
        </w:r>
      </w:ins>
      <w:ins w:id="496" w:author="Kraig Hughes" w:date="2021-03-12T07:53:00Z">
        <w:r>
          <w:rPr>
            <w:color w:val="5E5E5E" w:themeColor="accent5" w:themeShade="80"/>
          </w:rPr>
          <w:t>, F4102 source table, ItemBranch as the meaningful name, Prod environment</w:t>
        </w:r>
      </w:ins>
      <w:ins w:id="497" w:author="Kraig Hughes" w:date="2021-03-12T07:52:00Z">
        <w:r>
          <w:rPr>
            <w:color w:val="5E5E5E" w:themeColor="accent5" w:themeShade="80"/>
          </w:rPr>
          <w:t>)</w:t>
        </w:r>
      </w:ins>
    </w:p>
    <w:p w14:paraId="1F48B870" w14:textId="202EA550" w:rsidR="00A85892" w:rsidRDefault="00A85892" w:rsidP="00EA3F08">
      <w:pPr>
        <w:numPr>
          <w:ilvl w:val="0"/>
          <w:numId w:val="78"/>
        </w:numPr>
        <w:spacing w:before="0" w:after="0" w:line="240" w:lineRule="auto"/>
        <w:ind w:left="1800"/>
        <w:rPr>
          <w:ins w:id="498" w:author="Kraig Hughes" w:date="2021-03-12T14:56:00Z"/>
          <w:color w:val="5E5E5E" w:themeColor="accent5" w:themeShade="80"/>
        </w:rPr>
        <w:pPrChange w:id="499" w:author="Kraig Hughes" w:date="2021-03-12T07:54:00Z">
          <w:pPr/>
        </w:pPrChange>
      </w:pPr>
      <w:ins w:id="500" w:author="Kraig Hughes" w:date="2021-03-12T07:52:00Z">
        <w:r w:rsidRPr="00A85892">
          <w:rPr>
            <w:color w:val="5E5E5E" w:themeColor="accent5" w:themeShade="80"/>
            <w:rPrChange w:id="501" w:author="Kraig Hughes" w:date="2021-03-12T07:54:00Z">
              <w:rPr>
                <w:color w:val="5E5E5E" w:themeColor="accent5" w:themeShade="80"/>
              </w:rPr>
            </w:rPrChange>
          </w:rPr>
          <w:t xml:space="preserve">Bi.dimItemMaster_PROD_Ext </w:t>
        </w:r>
        <w:r w:rsidRPr="00A85892">
          <w:rPr>
            <w:color w:val="5E5E5E" w:themeColor="accent5" w:themeShade="80"/>
            <w:rPrChange w:id="502" w:author="Kraig Hughes" w:date="2021-03-12T07:54:00Z">
              <w:rPr>
                <w:color w:val="5E5E5E" w:themeColor="accent5" w:themeShade="80"/>
              </w:rPr>
            </w:rPrChange>
          </w:rPr>
          <w:tab/>
          <w:t>(Source system is BI</w:t>
        </w:r>
      </w:ins>
      <w:ins w:id="503" w:author="Kraig Hughes" w:date="2021-03-12T07:54:00Z">
        <w:r w:rsidRPr="00A85892">
          <w:rPr>
            <w:color w:val="5E5E5E" w:themeColor="accent5" w:themeShade="80"/>
            <w:rPrChange w:id="504" w:author="Kraig Hughes" w:date="2021-03-12T07:54:00Z">
              <w:rPr>
                <w:color w:val="5E5E5E" w:themeColor="accent5" w:themeShade="80"/>
              </w:rPr>
            </w:rPrChange>
          </w:rPr>
          <w:t>, dimItemMaster source table, Prod environment</w:t>
        </w:r>
      </w:ins>
    </w:p>
    <w:p w14:paraId="3888B099" w14:textId="77777777" w:rsidR="00BF6C68" w:rsidRPr="00A85892" w:rsidRDefault="00BF6C68" w:rsidP="00BF6C68">
      <w:pPr>
        <w:spacing w:before="0" w:after="0" w:line="240" w:lineRule="auto"/>
        <w:rPr>
          <w:ins w:id="505" w:author="Kraig Hughes" w:date="2021-03-11T13:34:00Z"/>
          <w:color w:val="5E5E5E" w:themeColor="accent5" w:themeShade="80"/>
          <w:rPrChange w:id="506" w:author="Kraig Hughes" w:date="2021-03-12T07:54:00Z">
            <w:rPr>
              <w:ins w:id="507" w:author="Kraig Hughes" w:date="2021-03-11T13:34:00Z"/>
              <w:color w:val="5E5E5E" w:themeColor="accent5" w:themeShade="80"/>
            </w:rPr>
          </w:rPrChange>
        </w:rPr>
        <w:pPrChange w:id="508" w:author="Kraig Hughes" w:date="2021-03-12T14:56:00Z">
          <w:pPr/>
        </w:pPrChange>
      </w:pPr>
    </w:p>
    <w:p w14:paraId="3DEBABCE" w14:textId="51D09076" w:rsidR="002E65A7" w:rsidDel="00A85892" w:rsidRDefault="002E65A7" w:rsidP="00051AF1">
      <w:pPr>
        <w:rPr>
          <w:del w:id="509" w:author="Kraig Hughes" w:date="2021-03-12T07:54:00Z"/>
          <w:sz w:val="21"/>
          <w:szCs w:val="21"/>
        </w:rPr>
      </w:pPr>
    </w:p>
    <w:p w14:paraId="3DEBABCF" w14:textId="77777777" w:rsidR="00051AF1" w:rsidRDefault="00051AF1" w:rsidP="00051AF1">
      <w:pPr>
        <w:pStyle w:val="Heading2"/>
      </w:pPr>
      <w:bookmarkStart w:id="510" w:name="_Toc33791623"/>
      <w:r>
        <w:t>Table Columns</w:t>
      </w:r>
      <w:bookmarkEnd w:id="510"/>
    </w:p>
    <w:p w14:paraId="3DEBABD0" w14:textId="77777777" w:rsidR="002E65A7" w:rsidRPr="001D3979" w:rsidRDefault="002E65A7" w:rsidP="002E65A7">
      <w:pPr>
        <w:rPr>
          <w:color w:val="5E5E5E" w:themeColor="accent5" w:themeShade="80"/>
        </w:rPr>
      </w:pPr>
      <w:r w:rsidRPr="001D3979">
        <w:rPr>
          <w:color w:val="5E5E5E" w:themeColor="accent5" w:themeShade="80"/>
        </w:rPr>
        <w:t>Syntax:</w:t>
      </w:r>
    </w:p>
    <w:p w14:paraId="3DEBABD1" w14:textId="77777777" w:rsidR="002E65A7" w:rsidRPr="001D3979" w:rsidRDefault="002E65A7" w:rsidP="002E65A7">
      <w:pPr>
        <w:rPr>
          <w:rFonts w:cs="Arial"/>
          <w:b/>
          <w:color w:val="5E5E5E" w:themeColor="accent5" w:themeShade="80"/>
        </w:rPr>
      </w:pPr>
      <w:r w:rsidRPr="001D3979">
        <w:rPr>
          <w:rFonts w:cs="Courier New"/>
          <w:b/>
          <w:color w:val="5E5E5E" w:themeColor="accent5" w:themeShade="80"/>
        </w:rPr>
        <w:t>{&lt;name&gt; [...</w:t>
      </w:r>
      <w:r w:rsidRPr="001D3979">
        <w:rPr>
          <w:rFonts w:cs="Courier New"/>
          <w:b/>
          <w:i/>
          <w:iCs/>
          <w:color w:val="5E5E5E" w:themeColor="accent5" w:themeShade="80"/>
        </w:rPr>
        <w:t>n</w:t>
      </w:r>
      <w:r w:rsidRPr="001D3979">
        <w:rPr>
          <w:rFonts w:cs="Courier New"/>
          <w:b/>
          <w:color w:val="5E5E5E" w:themeColor="accent5" w:themeShade="80"/>
        </w:rPr>
        <w:t>]}</w:t>
      </w:r>
    </w:p>
    <w:tbl>
      <w:tblPr>
        <w:tblW w:w="918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542"/>
        <w:gridCol w:w="7638"/>
      </w:tblGrid>
      <w:tr w:rsidR="002E65A7" w:rsidRPr="001D3979" w14:paraId="3DEBABD4" w14:textId="77777777" w:rsidTr="002E65A7">
        <w:tc>
          <w:tcPr>
            <w:tcW w:w="1542" w:type="dxa"/>
            <w:shd w:val="clear" w:color="auto" w:fill="FFFF00"/>
          </w:tcPr>
          <w:p w14:paraId="3DEBABD2" w14:textId="77777777" w:rsidR="002E65A7" w:rsidRPr="001D3979" w:rsidRDefault="002E65A7" w:rsidP="002E65A7">
            <w:pPr>
              <w:rPr>
                <w:b/>
                <w:bCs/>
                <w:i/>
                <w:color w:val="5E5E5E" w:themeColor="accent5" w:themeShade="80"/>
              </w:rPr>
            </w:pPr>
            <w:r w:rsidRPr="001D3979">
              <w:rPr>
                <w:b/>
                <w:bCs/>
                <w:i/>
                <w:color w:val="5E5E5E" w:themeColor="accent5" w:themeShade="80"/>
              </w:rPr>
              <w:t>Component</w:t>
            </w:r>
          </w:p>
        </w:tc>
        <w:tc>
          <w:tcPr>
            <w:tcW w:w="7638" w:type="dxa"/>
            <w:shd w:val="clear" w:color="auto" w:fill="FFFF00"/>
          </w:tcPr>
          <w:p w14:paraId="3DEBABD3" w14:textId="77777777" w:rsidR="002E65A7" w:rsidRPr="001D3979" w:rsidRDefault="002E65A7" w:rsidP="002E65A7">
            <w:pPr>
              <w:rPr>
                <w:b/>
                <w:bCs/>
                <w:i/>
                <w:color w:val="5E5E5E" w:themeColor="accent5" w:themeShade="80"/>
              </w:rPr>
            </w:pPr>
            <w:r w:rsidRPr="001D3979">
              <w:rPr>
                <w:b/>
                <w:bCs/>
                <w:i/>
                <w:color w:val="5E5E5E" w:themeColor="accent5" w:themeShade="80"/>
              </w:rPr>
              <w:t>Population Rule</w:t>
            </w:r>
          </w:p>
        </w:tc>
      </w:tr>
      <w:tr w:rsidR="002E65A7" w:rsidRPr="001D3979" w14:paraId="3DEBABE4" w14:textId="77777777" w:rsidTr="002E65A7">
        <w:tc>
          <w:tcPr>
            <w:tcW w:w="1542" w:type="dxa"/>
            <w:shd w:val="clear" w:color="auto" w:fill="auto"/>
          </w:tcPr>
          <w:p w14:paraId="3DEBABD5" w14:textId="77777777" w:rsidR="002E65A7" w:rsidRPr="001D3979" w:rsidRDefault="002E65A7" w:rsidP="002E65A7">
            <w:pPr>
              <w:rPr>
                <w:color w:val="5E5E5E" w:themeColor="accent5" w:themeShade="80"/>
              </w:rPr>
            </w:pPr>
            <w:r w:rsidRPr="001D3979">
              <w:rPr>
                <w:color w:val="5E5E5E" w:themeColor="accent5" w:themeShade="80"/>
              </w:rPr>
              <w:t>&lt;name&gt;</w:t>
            </w:r>
          </w:p>
        </w:tc>
        <w:tc>
          <w:tcPr>
            <w:tcW w:w="7638" w:type="dxa"/>
            <w:shd w:val="clear" w:color="auto" w:fill="auto"/>
          </w:tcPr>
          <w:p w14:paraId="3DEBABD6" w14:textId="77777777" w:rsidR="002E65A7" w:rsidRPr="001D3979" w:rsidRDefault="002E65A7" w:rsidP="00C102AE">
            <w:pPr>
              <w:pStyle w:val="ListParagraph"/>
              <w:numPr>
                <w:ilvl w:val="0"/>
                <w:numId w:val="13"/>
              </w:numPr>
              <w:spacing w:before="0" w:after="0" w:line="240" w:lineRule="auto"/>
              <w:ind w:left="360"/>
              <w:rPr>
                <w:color w:val="5E5E5E" w:themeColor="accent5" w:themeShade="80"/>
              </w:rPr>
            </w:pPr>
            <w:r w:rsidRPr="001D3979">
              <w:rPr>
                <w:color w:val="5E5E5E" w:themeColor="accent5" w:themeShade="80"/>
              </w:rPr>
              <w:t>Allowed to repeat to provide a meaningful name.</w:t>
            </w:r>
          </w:p>
          <w:p w14:paraId="3DEBABD7" w14:textId="77777777" w:rsidR="002E65A7" w:rsidRPr="001D3979" w:rsidRDefault="002E65A7" w:rsidP="00C102AE">
            <w:pPr>
              <w:pStyle w:val="ListParagraph"/>
              <w:numPr>
                <w:ilvl w:val="0"/>
                <w:numId w:val="13"/>
              </w:numPr>
              <w:spacing w:before="0" w:after="0" w:line="240" w:lineRule="auto"/>
              <w:ind w:left="360"/>
              <w:rPr>
                <w:color w:val="5E5E5E" w:themeColor="accent5" w:themeShade="80"/>
              </w:rPr>
            </w:pPr>
            <w:r w:rsidRPr="001D3979">
              <w:rPr>
                <w:color w:val="5E5E5E" w:themeColor="accent5" w:themeShade="80"/>
              </w:rPr>
              <w:t>Provide as few words as possible to provide a clear meaning about the content of this column.  If using multiple words, place the main word first followed by descriptive words.</w:t>
            </w:r>
          </w:p>
          <w:p w14:paraId="3DEBABD8" w14:textId="77777777" w:rsidR="002E65A7" w:rsidRPr="001D3979" w:rsidRDefault="002E65A7" w:rsidP="00C102AE">
            <w:pPr>
              <w:pStyle w:val="ListParagraph"/>
              <w:numPr>
                <w:ilvl w:val="0"/>
                <w:numId w:val="13"/>
              </w:numPr>
              <w:spacing w:before="0" w:after="0" w:line="240" w:lineRule="auto"/>
              <w:ind w:left="360"/>
              <w:rPr>
                <w:color w:val="5E5E5E" w:themeColor="accent5" w:themeShade="80"/>
              </w:rPr>
            </w:pPr>
            <w:r w:rsidRPr="001D3979">
              <w:rPr>
                <w:color w:val="5E5E5E" w:themeColor="accent5" w:themeShade="80"/>
              </w:rPr>
              <w:t>The last word in the column name must be singular.</w:t>
            </w:r>
          </w:p>
          <w:p w14:paraId="3DEBABD9" w14:textId="77777777" w:rsidR="002E65A7" w:rsidRPr="001D3979" w:rsidRDefault="002E65A7" w:rsidP="00C102AE">
            <w:pPr>
              <w:pStyle w:val="ListParagraph"/>
              <w:numPr>
                <w:ilvl w:val="0"/>
                <w:numId w:val="13"/>
              </w:numPr>
              <w:spacing w:before="0" w:after="0" w:line="240" w:lineRule="auto"/>
              <w:ind w:left="360"/>
              <w:rPr>
                <w:color w:val="5E5E5E" w:themeColor="accent5" w:themeShade="80"/>
              </w:rPr>
            </w:pPr>
            <w:r w:rsidRPr="001D3979">
              <w:rPr>
                <w:color w:val="5E5E5E" w:themeColor="accent5" w:themeShade="80"/>
              </w:rPr>
              <w:t>Columns of data type Bit should be named in the form of a question as they are frequently used in conditional logic which makes the condition much more readable.  Do not use negative logic.</w:t>
            </w:r>
          </w:p>
          <w:p w14:paraId="3DEBABDA" w14:textId="77777777" w:rsidR="002E65A7" w:rsidRPr="001D3979" w:rsidRDefault="002E65A7" w:rsidP="00C102AE">
            <w:pPr>
              <w:numPr>
                <w:ilvl w:val="1"/>
                <w:numId w:val="13"/>
              </w:numPr>
              <w:spacing w:before="0" w:after="0" w:line="240" w:lineRule="auto"/>
              <w:rPr>
                <w:color w:val="5E5E5E" w:themeColor="accent5" w:themeShade="80"/>
              </w:rPr>
            </w:pPr>
            <w:r w:rsidRPr="001D3979">
              <w:rPr>
                <w:b/>
                <w:color w:val="5E5E5E" w:themeColor="accent5" w:themeShade="80"/>
              </w:rPr>
              <w:t>Correct:</w:t>
            </w:r>
            <w:r w:rsidRPr="001D3979">
              <w:rPr>
                <w:color w:val="5E5E5E" w:themeColor="accent5" w:themeShade="80"/>
              </w:rPr>
              <w:t xml:space="preserve">  IsActive, HasChildren (positive logic in form of a question)</w:t>
            </w:r>
          </w:p>
          <w:p w14:paraId="3DEBABDB" w14:textId="77777777" w:rsidR="002E65A7" w:rsidRPr="001D3979" w:rsidRDefault="002E65A7" w:rsidP="00C102AE">
            <w:pPr>
              <w:numPr>
                <w:ilvl w:val="1"/>
                <w:numId w:val="13"/>
              </w:numPr>
              <w:spacing w:before="0" w:after="0" w:line="240" w:lineRule="auto"/>
              <w:rPr>
                <w:color w:val="5E5E5E" w:themeColor="accent5" w:themeShade="80"/>
              </w:rPr>
            </w:pPr>
            <w:r w:rsidRPr="001D3979">
              <w:rPr>
                <w:b/>
                <w:color w:val="5E5E5E" w:themeColor="accent5" w:themeShade="80"/>
              </w:rPr>
              <w:t>Incorrect:</w:t>
            </w:r>
            <w:r w:rsidRPr="001D3979">
              <w:rPr>
                <w:color w:val="5E5E5E" w:themeColor="accent5" w:themeShade="80"/>
              </w:rPr>
              <w:t xml:space="preserve">  IsNotActive, HasNoChildren (negative logic)</w:t>
            </w:r>
          </w:p>
          <w:p w14:paraId="3DEBABDC" w14:textId="77777777" w:rsidR="002E65A7" w:rsidRPr="001D3979" w:rsidRDefault="002E65A7" w:rsidP="00C102AE">
            <w:pPr>
              <w:numPr>
                <w:ilvl w:val="1"/>
                <w:numId w:val="13"/>
              </w:numPr>
              <w:spacing w:before="0" w:after="0" w:line="240" w:lineRule="auto"/>
              <w:rPr>
                <w:color w:val="5E5E5E" w:themeColor="accent5" w:themeShade="80"/>
              </w:rPr>
            </w:pPr>
            <w:r w:rsidRPr="001D3979">
              <w:rPr>
                <w:b/>
                <w:color w:val="5E5E5E" w:themeColor="accent5" w:themeShade="80"/>
              </w:rPr>
              <w:t>Incorrect:</w:t>
            </w:r>
            <w:r w:rsidRPr="001D3979">
              <w:rPr>
                <w:color w:val="5E5E5E" w:themeColor="accent5" w:themeShade="80"/>
              </w:rPr>
              <w:t xml:space="preserve">  Active (not in form of a question)</w:t>
            </w:r>
          </w:p>
          <w:p w14:paraId="3DEBABDD" w14:textId="36827CD6" w:rsidR="002E65A7" w:rsidRPr="001D3979" w:rsidDel="00BF6C68" w:rsidRDefault="002E65A7" w:rsidP="002E65A7">
            <w:pPr>
              <w:rPr>
                <w:del w:id="511" w:author="Kraig Hughes" w:date="2021-03-12T14:56:00Z"/>
                <w:color w:val="5E5E5E" w:themeColor="accent5" w:themeShade="80"/>
              </w:rPr>
            </w:pPr>
          </w:p>
          <w:p w14:paraId="3DEBABDE" w14:textId="77777777" w:rsidR="002E65A7" w:rsidRPr="001D3979" w:rsidRDefault="002E65A7" w:rsidP="00C102AE">
            <w:pPr>
              <w:pStyle w:val="ListParagraph"/>
              <w:numPr>
                <w:ilvl w:val="0"/>
                <w:numId w:val="13"/>
              </w:numPr>
              <w:spacing w:before="0" w:after="0" w:line="240" w:lineRule="auto"/>
              <w:ind w:left="360"/>
              <w:rPr>
                <w:color w:val="5E5E5E" w:themeColor="accent5" w:themeShade="80"/>
              </w:rPr>
            </w:pPr>
            <w:r w:rsidRPr="001D3979">
              <w:rPr>
                <w:color w:val="5E5E5E" w:themeColor="accent5" w:themeShade="80"/>
              </w:rPr>
              <w:t>If the primary key is an identity column, it must be named &lt;table name&gt;{Id}.  For example, the Unit table has identity primary key so it must be named UnitId.</w:t>
            </w:r>
          </w:p>
          <w:p w14:paraId="3DEBABDF" w14:textId="77777777" w:rsidR="002E65A7" w:rsidRPr="001D3979" w:rsidRDefault="002E65A7" w:rsidP="00C102AE">
            <w:pPr>
              <w:pStyle w:val="ListParagraph"/>
              <w:numPr>
                <w:ilvl w:val="0"/>
                <w:numId w:val="13"/>
              </w:numPr>
              <w:spacing w:before="0" w:after="0" w:line="240" w:lineRule="auto"/>
              <w:ind w:left="360"/>
              <w:rPr>
                <w:color w:val="5E5E5E" w:themeColor="accent5" w:themeShade="80"/>
              </w:rPr>
            </w:pPr>
            <w:r w:rsidRPr="001D3979">
              <w:rPr>
                <w:color w:val="5E5E5E" w:themeColor="accent5" w:themeShade="80"/>
              </w:rPr>
              <w:t>Avoid repeating the table name in the column name, except for the primary key rule above.  It is redundant and harder to read.  Examples with a table named WorkOrder:</w:t>
            </w:r>
          </w:p>
          <w:p w14:paraId="3DEBABE0" w14:textId="77777777" w:rsidR="002E65A7" w:rsidRPr="001D3979" w:rsidRDefault="002E65A7" w:rsidP="00C102AE">
            <w:pPr>
              <w:pStyle w:val="ListParagraph"/>
              <w:numPr>
                <w:ilvl w:val="1"/>
                <w:numId w:val="13"/>
              </w:numPr>
              <w:spacing w:before="0" w:after="0" w:line="240" w:lineRule="auto"/>
              <w:rPr>
                <w:color w:val="5E5E5E" w:themeColor="accent5" w:themeShade="80"/>
              </w:rPr>
            </w:pPr>
            <w:r w:rsidRPr="001D3979">
              <w:rPr>
                <w:b/>
                <w:color w:val="5E5E5E" w:themeColor="accent5" w:themeShade="80"/>
              </w:rPr>
              <w:t xml:space="preserve">Correct:  </w:t>
            </w:r>
            <w:r w:rsidRPr="001D3979">
              <w:rPr>
                <w:color w:val="5E5E5E" w:themeColor="accent5" w:themeShade="80"/>
              </w:rPr>
              <w:t>WorkOrder.Number, WorkOrder.QuantityOrdered</w:t>
            </w:r>
          </w:p>
          <w:p w14:paraId="3DEBABE1" w14:textId="77777777" w:rsidR="002E65A7" w:rsidRPr="001D3979" w:rsidRDefault="002E65A7" w:rsidP="00C102AE">
            <w:pPr>
              <w:pStyle w:val="ListParagraph"/>
              <w:numPr>
                <w:ilvl w:val="1"/>
                <w:numId w:val="13"/>
              </w:numPr>
              <w:spacing w:before="0" w:after="0" w:line="240" w:lineRule="auto"/>
              <w:rPr>
                <w:color w:val="5E5E5E" w:themeColor="accent5" w:themeShade="80"/>
              </w:rPr>
            </w:pPr>
            <w:r w:rsidRPr="001D3979">
              <w:rPr>
                <w:b/>
                <w:color w:val="5E5E5E" w:themeColor="accent5" w:themeShade="80"/>
              </w:rPr>
              <w:t>Incorrect:</w:t>
            </w:r>
            <w:r w:rsidRPr="001D3979">
              <w:rPr>
                <w:color w:val="5E5E5E" w:themeColor="accent5" w:themeShade="80"/>
              </w:rPr>
              <w:t xml:space="preserve">  WorkOrder.WorkOrderNumber, WorkOrder.WorkOrderQuantityOrdered</w:t>
            </w:r>
          </w:p>
          <w:p w14:paraId="3DEBABE3" w14:textId="24156420" w:rsidR="002E65A7" w:rsidRPr="00A978B1" w:rsidRDefault="002E65A7" w:rsidP="002E65A7">
            <w:pPr>
              <w:pStyle w:val="ListParagraph"/>
              <w:numPr>
                <w:ilvl w:val="0"/>
                <w:numId w:val="13"/>
              </w:numPr>
              <w:spacing w:before="0" w:after="0" w:line="240" w:lineRule="auto"/>
              <w:ind w:left="360"/>
              <w:rPr>
                <w:color w:val="5E5E5E" w:themeColor="accent5" w:themeShade="80"/>
              </w:rPr>
            </w:pPr>
            <w:r w:rsidRPr="001D3979">
              <w:rPr>
                <w:color w:val="5E5E5E" w:themeColor="accent5" w:themeShade="80"/>
              </w:rPr>
              <w:t>If the column is to be used as a foreign key and the column would be ambiguous in the foreign table, then add the table name to the column name in the foreign table.  For example, suppose the WorkOrder.Number column is to be a foreign key in the SalesOrder table, it would be named SalesOrder.WorkOrderNumber.</w:t>
            </w:r>
          </w:p>
        </w:tc>
      </w:tr>
    </w:tbl>
    <w:p w14:paraId="3DEBABE5" w14:textId="7367BDF3" w:rsidR="002E65A7" w:rsidRPr="001D3979" w:rsidDel="00F43E59" w:rsidRDefault="002E65A7" w:rsidP="002E65A7">
      <w:pPr>
        <w:rPr>
          <w:del w:id="512" w:author="Kraig Hughes" w:date="2021-03-12T15:05:00Z"/>
          <w:color w:val="5E5E5E" w:themeColor="accent5" w:themeShade="80"/>
        </w:rPr>
      </w:pPr>
    </w:p>
    <w:p w14:paraId="3DEBABE6" w14:textId="77777777" w:rsidR="002E65A7" w:rsidRPr="001D3979" w:rsidRDefault="002E65A7" w:rsidP="002E65A7">
      <w:pPr>
        <w:rPr>
          <w:color w:val="5E5E5E" w:themeColor="accent5" w:themeShade="80"/>
        </w:rPr>
      </w:pPr>
      <w:r w:rsidRPr="001D3979">
        <w:rPr>
          <w:color w:val="5E5E5E" w:themeColor="accent5" w:themeShade="80"/>
          <w:u w:val="single"/>
        </w:rPr>
        <w:t>Examples</w:t>
      </w:r>
    </w:p>
    <w:p w14:paraId="3DEBABE7" w14:textId="77777777" w:rsidR="002E65A7" w:rsidRPr="001D3979" w:rsidRDefault="002E65A7" w:rsidP="00C102AE">
      <w:pPr>
        <w:numPr>
          <w:ilvl w:val="0"/>
          <w:numId w:val="12"/>
        </w:numPr>
        <w:spacing w:before="0" w:after="0" w:line="240" w:lineRule="auto"/>
        <w:rPr>
          <w:color w:val="5E5E5E" w:themeColor="accent5" w:themeShade="80"/>
        </w:rPr>
      </w:pPr>
      <w:r w:rsidRPr="001D3979">
        <w:rPr>
          <w:color w:val="5E5E5E" w:themeColor="accent5" w:themeShade="80"/>
        </w:rPr>
        <w:t>QuantityOrdered</w:t>
      </w:r>
    </w:p>
    <w:p w14:paraId="3DEBABE8" w14:textId="77777777" w:rsidR="002E65A7" w:rsidRPr="001D3979" w:rsidRDefault="002E65A7" w:rsidP="00C102AE">
      <w:pPr>
        <w:numPr>
          <w:ilvl w:val="0"/>
          <w:numId w:val="12"/>
        </w:numPr>
        <w:spacing w:before="0" w:after="0" w:line="240" w:lineRule="auto"/>
        <w:rPr>
          <w:color w:val="5E5E5E" w:themeColor="accent5" w:themeShade="80"/>
        </w:rPr>
      </w:pPr>
      <w:r w:rsidRPr="001D3979">
        <w:rPr>
          <w:color w:val="5E5E5E" w:themeColor="accent5" w:themeShade="80"/>
        </w:rPr>
        <w:t>QuantityShipped</w:t>
      </w:r>
    </w:p>
    <w:p w14:paraId="3DEBABE9" w14:textId="77777777" w:rsidR="002E65A7" w:rsidRPr="001D3979" w:rsidRDefault="002E65A7" w:rsidP="00C102AE">
      <w:pPr>
        <w:numPr>
          <w:ilvl w:val="0"/>
          <w:numId w:val="12"/>
        </w:numPr>
        <w:spacing w:before="0" w:after="0" w:line="240" w:lineRule="auto"/>
        <w:rPr>
          <w:color w:val="5E5E5E" w:themeColor="accent5" w:themeShade="80"/>
        </w:rPr>
      </w:pPr>
      <w:r w:rsidRPr="001D3979">
        <w:rPr>
          <w:color w:val="5E5E5E" w:themeColor="accent5" w:themeShade="80"/>
        </w:rPr>
        <w:t xml:space="preserve">DateCreated </w:t>
      </w:r>
    </w:p>
    <w:p w14:paraId="3DEBABEA" w14:textId="431643BC" w:rsidR="002E65A7" w:rsidRDefault="002E65A7" w:rsidP="00C102AE">
      <w:pPr>
        <w:numPr>
          <w:ilvl w:val="0"/>
          <w:numId w:val="12"/>
        </w:numPr>
        <w:spacing w:before="0" w:after="0" w:line="240" w:lineRule="auto"/>
        <w:rPr>
          <w:ins w:id="513" w:author="Kraig Hughes" w:date="2021-03-12T14:56:00Z"/>
          <w:color w:val="5E5E5E" w:themeColor="accent5" w:themeShade="80"/>
        </w:rPr>
      </w:pPr>
      <w:r w:rsidRPr="001D3979">
        <w:rPr>
          <w:color w:val="5E5E5E" w:themeColor="accent5" w:themeShade="80"/>
        </w:rPr>
        <w:t>DateModified</w:t>
      </w:r>
    </w:p>
    <w:p w14:paraId="483159B0" w14:textId="77777777" w:rsidR="00BF6C68" w:rsidRDefault="00BF6C68" w:rsidP="00BF6C68">
      <w:pPr>
        <w:spacing w:before="0" w:after="0" w:line="240" w:lineRule="auto"/>
        <w:rPr>
          <w:ins w:id="514" w:author="Kraig Hughes" w:date="2021-03-12T07:51:00Z"/>
          <w:color w:val="5E5E5E" w:themeColor="accent5" w:themeShade="80"/>
        </w:rPr>
        <w:pPrChange w:id="515" w:author="Kraig Hughes" w:date="2021-03-12T14:56:00Z">
          <w:pPr>
            <w:numPr>
              <w:numId w:val="12"/>
            </w:numPr>
            <w:spacing w:before="0" w:after="0" w:line="240" w:lineRule="auto"/>
            <w:ind w:left="720" w:hanging="360"/>
          </w:pPr>
        </w:pPrChange>
      </w:pPr>
    </w:p>
    <w:p w14:paraId="3344FEA1" w14:textId="2B196F89" w:rsidR="00A85892" w:rsidRDefault="00A85892" w:rsidP="00A85892">
      <w:pPr>
        <w:pStyle w:val="Heading2"/>
        <w:rPr>
          <w:ins w:id="516" w:author="Kraig Hughes" w:date="2021-03-12T07:51:00Z"/>
        </w:rPr>
      </w:pPr>
      <w:ins w:id="517" w:author="Kraig Hughes" w:date="2021-03-12T07:51:00Z">
        <w:r>
          <w:t>Polybase Table Columns</w:t>
        </w:r>
      </w:ins>
    </w:p>
    <w:p w14:paraId="00C9F3D4" w14:textId="77777777" w:rsidR="00A85892" w:rsidRDefault="00A85892" w:rsidP="00A85892">
      <w:pPr>
        <w:rPr>
          <w:ins w:id="518" w:author="Kraig Hughes" w:date="2021-03-12T07:51:00Z"/>
          <w:color w:val="5E5E5E" w:themeColor="accent5" w:themeShade="80"/>
        </w:rPr>
      </w:pPr>
      <w:ins w:id="519" w:author="Kraig Hughes" w:date="2021-03-12T07:51:00Z">
        <w:r>
          <w:rPr>
            <w:color w:val="5E5E5E" w:themeColor="accent5" w:themeShade="80"/>
          </w:rPr>
          <w:t>Polybase objects reference external objects.  To reduce confusion, special circumstances apply.</w:t>
        </w:r>
      </w:ins>
    </w:p>
    <w:p w14:paraId="78E93323" w14:textId="788C881D" w:rsidR="00A85892" w:rsidRPr="001D3979" w:rsidRDefault="00A85892" w:rsidP="00A85892">
      <w:pPr>
        <w:rPr>
          <w:ins w:id="520" w:author="Kraig Hughes" w:date="2021-03-12T07:51:00Z"/>
          <w:color w:val="5E5E5E" w:themeColor="accent5" w:themeShade="80"/>
        </w:rPr>
      </w:pPr>
      <w:ins w:id="521" w:author="Kraig Hughes" w:date="2021-03-12T07:51:00Z">
        <w:r w:rsidRPr="001D3979">
          <w:rPr>
            <w:color w:val="5E5E5E" w:themeColor="accent5" w:themeShade="80"/>
          </w:rPr>
          <w:t>Syntax:</w:t>
        </w:r>
      </w:ins>
    </w:p>
    <w:p w14:paraId="255BBEF3" w14:textId="77777777" w:rsidR="00A85892" w:rsidRPr="001D3979" w:rsidRDefault="00A85892" w:rsidP="00A85892">
      <w:pPr>
        <w:rPr>
          <w:ins w:id="522" w:author="Kraig Hughes" w:date="2021-03-12T07:51:00Z"/>
          <w:rFonts w:cs="Arial"/>
          <w:b/>
          <w:color w:val="5E5E5E" w:themeColor="accent5" w:themeShade="80"/>
        </w:rPr>
      </w:pPr>
      <w:ins w:id="523" w:author="Kraig Hughes" w:date="2021-03-12T07:51:00Z">
        <w:r w:rsidRPr="001D3979">
          <w:rPr>
            <w:rFonts w:cs="Courier New"/>
            <w:b/>
            <w:color w:val="5E5E5E" w:themeColor="accent5" w:themeShade="80"/>
          </w:rPr>
          <w:t>{&lt;name&gt; [...</w:t>
        </w:r>
        <w:r w:rsidRPr="001D3979">
          <w:rPr>
            <w:rFonts w:cs="Courier New"/>
            <w:b/>
            <w:i/>
            <w:iCs/>
            <w:color w:val="5E5E5E" w:themeColor="accent5" w:themeShade="80"/>
          </w:rPr>
          <w:t>n</w:t>
        </w:r>
        <w:r w:rsidRPr="001D3979">
          <w:rPr>
            <w:rFonts w:cs="Courier New"/>
            <w:b/>
            <w:color w:val="5E5E5E" w:themeColor="accent5" w:themeShade="80"/>
          </w:rPr>
          <w:t>]}</w:t>
        </w:r>
      </w:ins>
    </w:p>
    <w:tbl>
      <w:tblPr>
        <w:tblW w:w="918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542"/>
        <w:gridCol w:w="7638"/>
      </w:tblGrid>
      <w:tr w:rsidR="00A85892" w:rsidRPr="001D3979" w14:paraId="121C621E" w14:textId="77777777" w:rsidTr="00EA3F08">
        <w:trPr>
          <w:ins w:id="524" w:author="Kraig Hughes" w:date="2021-03-12T07:51:00Z"/>
        </w:trPr>
        <w:tc>
          <w:tcPr>
            <w:tcW w:w="1542" w:type="dxa"/>
            <w:shd w:val="clear" w:color="auto" w:fill="FFFF00"/>
          </w:tcPr>
          <w:p w14:paraId="4BB94638" w14:textId="77777777" w:rsidR="00A85892" w:rsidRPr="001D3979" w:rsidRDefault="00A85892" w:rsidP="00EA3F08">
            <w:pPr>
              <w:rPr>
                <w:ins w:id="525" w:author="Kraig Hughes" w:date="2021-03-12T07:51:00Z"/>
                <w:b/>
                <w:bCs/>
                <w:i/>
                <w:color w:val="5E5E5E" w:themeColor="accent5" w:themeShade="80"/>
              </w:rPr>
            </w:pPr>
            <w:ins w:id="526" w:author="Kraig Hughes" w:date="2021-03-12T07:51:00Z">
              <w:r w:rsidRPr="001D3979">
                <w:rPr>
                  <w:b/>
                  <w:bCs/>
                  <w:i/>
                  <w:color w:val="5E5E5E" w:themeColor="accent5" w:themeShade="80"/>
                </w:rPr>
                <w:t>Component</w:t>
              </w:r>
            </w:ins>
          </w:p>
        </w:tc>
        <w:tc>
          <w:tcPr>
            <w:tcW w:w="7638" w:type="dxa"/>
            <w:shd w:val="clear" w:color="auto" w:fill="FFFF00"/>
          </w:tcPr>
          <w:p w14:paraId="1DC7B94C" w14:textId="77777777" w:rsidR="00A85892" w:rsidRPr="001D3979" w:rsidRDefault="00A85892" w:rsidP="00EA3F08">
            <w:pPr>
              <w:rPr>
                <w:ins w:id="527" w:author="Kraig Hughes" w:date="2021-03-12T07:51:00Z"/>
                <w:b/>
                <w:bCs/>
                <w:i/>
                <w:color w:val="5E5E5E" w:themeColor="accent5" w:themeShade="80"/>
              </w:rPr>
            </w:pPr>
            <w:ins w:id="528" w:author="Kraig Hughes" w:date="2021-03-12T07:51:00Z">
              <w:r w:rsidRPr="001D3979">
                <w:rPr>
                  <w:b/>
                  <w:bCs/>
                  <w:i/>
                  <w:color w:val="5E5E5E" w:themeColor="accent5" w:themeShade="80"/>
                </w:rPr>
                <w:t>Population Rule</w:t>
              </w:r>
            </w:ins>
          </w:p>
        </w:tc>
      </w:tr>
      <w:tr w:rsidR="00A85892" w:rsidRPr="001D3979" w14:paraId="61E88A83" w14:textId="77777777" w:rsidTr="00EA3F08">
        <w:trPr>
          <w:ins w:id="529" w:author="Kraig Hughes" w:date="2021-03-12T07:51:00Z"/>
        </w:trPr>
        <w:tc>
          <w:tcPr>
            <w:tcW w:w="1542" w:type="dxa"/>
            <w:shd w:val="clear" w:color="auto" w:fill="auto"/>
          </w:tcPr>
          <w:p w14:paraId="65ECD3A4" w14:textId="77777777" w:rsidR="00A85892" w:rsidRPr="001D3979" w:rsidRDefault="00A85892" w:rsidP="00EA3F08">
            <w:pPr>
              <w:rPr>
                <w:ins w:id="530" w:author="Kraig Hughes" w:date="2021-03-12T07:51:00Z"/>
                <w:color w:val="5E5E5E" w:themeColor="accent5" w:themeShade="80"/>
              </w:rPr>
            </w:pPr>
            <w:ins w:id="531" w:author="Kraig Hughes" w:date="2021-03-12T07:51:00Z">
              <w:r w:rsidRPr="001D3979">
                <w:rPr>
                  <w:color w:val="5E5E5E" w:themeColor="accent5" w:themeShade="80"/>
                </w:rPr>
                <w:t>&lt;name&gt;</w:t>
              </w:r>
            </w:ins>
          </w:p>
        </w:tc>
        <w:tc>
          <w:tcPr>
            <w:tcW w:w="7638" w:type="dxa"/>
            <w:shd w:val="clear" w:color="auto" w:fill="auto"/>
          </w:tcPr>
          <w:p w14:paraId="1095E7C1" w14:textId="22543B16" w:rsidR="00A85892" w:rsidRPr="00A978B1" w:rsidRDefault="00A85892" w:rsidP="00A85892">
            <w:pPr>
              <w:rPr>
                <w:ins w:id="532" w:author="Kraig Hughes" w:date="2021-03-12T07:51:00Z"/>
                <w:color w:val="5E5E5E" w:themeColor="accent5" w:themeShade="80"/>
              </w:rPr>
              <w:pPrChange w:id="533" w:author="Kraig Hughes" w:date="2021-03-12T07:57:00Z">
                <w:pPr>
                  <w:pStyle w:val="ListParagraph"/>
                  <w:numPr>
                    <w:numId w:val="13"/>
                  </w:numPr>
                  <w:spacing w:before="0" w:after="0" w:line="240" w:lineRule="auto"/>
                  <w:ind w:left="360" w:hanging="360"/>
                </w:pPr>
              </w:pPrChange>
            </w:pPr>
            <w:ins w:id="534" w:author="Kraig Hughes" w:date="2021-03-12T07:55:00Z">
              <w:r>
                <w:rPr>
                  <w:color w:val="5E5E5E" w:themeColor="accent5" w:themeShade="80"/>
                </w:rPr>
                <w:t>Column names in Polybase tables must match the column names in the source table.</w:t>
              </w:r>
            </w:ins>
          </w:p>
        </w:tc>
      </w:tr>
    </w:tbl>
    <w:p w14:paraId="3B40E8E0" w14:textId="77777777" w:rsidR="00A85892" w:rsidRPr="001D3979" w:rsidRDefault="00A85892" w:rsidP="00A85892">
      <w:pPr>
        <w:spacing w:before="0" w:after="0" w:line="240" w:lineRule="auto"/>
        <w:rPr>
          <w:color w:val="5E5E5E" w:themeColor="accent5" w:themeShade="80"/>
        </w:rPr>
        <w:pPrChange w:id="535" w:author="Kraig Hughes" w:date="2021-03-12T07:51:00Z">
          <w:pPr>
            <w:numPr>
              <w:numId w:val="12"/>
            </w:numPr>
            <w:spacing w:before="0" w:after="0" w:line="240" w:lineRule="auto"/>
            <w:ind w:left="720" w:hanging="360"/>
          </w:pPr>
        </w:pPrChange>
      </w:pPr>
    </w:p>
    <w:p w14:paraId="3DEBABEB" w14:textId="77777777" w:rsidR="00051AF1" w:rsidRDefault="00051AF1" w:rsidP="00051AF1">
      <w:pPr>
        <w:pStyle w:val="Heading2"/>
      </w:pPr>
      <w:bookmarkStart w:id="536" w:name="_Toc33791624"/>
      <w:r>
        <w:lastRenderedPageBreak/>
        <w:t xml:space="preserve">Table </w:t>
      </w:r>
      <w:r w:rsidR="002E65A7">
        <w:t>Constraints</w:t>
      </w:r>
      <w:bookmarkEnd w:id="536"/>
    </w:p>
    <w:p w14:paraId="3DEBABEC" w14:textId="77777777" w:rsidR="00051AF1" w:rsidRDefault="002E65A7" w:rsidP="00051AF1">
      <w:pPr>
        <w:pStyle w:val="Heading3"/>
      </w:pPr>
      <w:r>
        <w:t xml:space="preserve"> </w:t>
      </w:r>
      <w:bookmarkStart w:id="537" w:name="_Toc33791625"/>
      <w:r>
        <w:t>Primary Key</w:t>
      </w:r>
      <w:bookmarkEnd w:id="537"/>
    </w:p>
    <w:p w14:paraId="3DEBABED" w14:textId="77777777" w:rsidR="002E65A7" w:rsidRPr="001D3979" w:rsidRDefault="002E65A7" w:rsidP="002E65A7">
      <w:pPr>
        <w:rPr>
          <w:color w:val="5E5E5E" w:themeColor="accent5" w:themeShade="80"/>
        </w:rPr>
      </w:pPr>
      <w:r w:rsidRPr="001D3979">
        <w:rPr>
          <w:color w:val="5E5E5E" w:themeColor="accent5" w:themeShade="80"/>
        </w:rPr>
        <w:t>Syntax:</w:t>
      </w:r>
    </w:p>
    <w:p w14:paraId="3DEBABEE" w14:textId="77777777" w:rsidR="002E65A7" w:rsidRPr="001D3979" w:rsidRDefault="002E65A7" w:rsidP="002E65A7">
      <w:pPr>
        <w:rPr>
          <w:rFonts w:cs="Courier New"/>
          <w:b/>
          <w:color w:val="5E5E5E" w:themeColor="accent5" w:themeShade="80"/>
        </w:rPr>
      </w:pPr>
      <w:r w:rsidRPr="001D3979">
        <w:rPr>
          <w:rFonts w:cs="Courier New"/>
          <w:b/>
          <w:color w:val="5E5E5E" w:themeColor="accent5" w:themeShade="80"/>
        </w:rPr>
        <w:t>{PK_}[&lt;schema name&gt;_]{&lt;table name&gt;}</w:t>
      </w:r>
    </w:p>
    <w:tbl>
      <w:tblPr>
        <w:tblW w:w="918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381"/>
        <w:gridCol w:w="7799"/>
      </w:tblGrid>
      <w:tr w:rsidR="002E65A7" w:rsidRPr="001D3979" w14:paraId="3DEBABF1" w14:textId="77777777" w:rsidTr="002E65A7">
        <w:tc>
          <w:tcPr>
            <w:tcW w:w="1381" w:type="dxa"/>
            <w:shd w:val="clear" w:color="auto" w:fill="FFFF00"/>
          </w:tcPr>
          <w:p w14:paraId="3DEBABEF" w14:textId="77777777" w:rsidR="002E65A7" w:rsidRPr="001D3979" w:rsidRDefault="002E65A7" w:rsidP="002E65A7">
            <w:pPr>
              <w:rPr>
                <w:b/>
                <w:bCs/>
                <w:i/>
                <w:color w:val="5E5E5E" w:themeColor="accent5" w:themeShade="80"/>
              </w:rPr>
            </w:pPr>
            <w:r w:rsidRPr="001D3979">
              <w:rPr>
                <w:b/>
                <w:bCs/>
                <w:i/>
                <w:color w:val="5E5E5E" w:themeColor="accent5" w:themeShade="80"/>
              </w:rPr>
              <w:t>Component</w:t>
            </w:r>
          </w:p>
        </w:tc>
        <w:tc>
          <w:tcPr>
            <w:tcW w:w="7799" w:type="dxa"/>
            <w:shd w:val="clear" w:color="auto" w:fill="FFFF00"/>
          </w:tcPr>
          <w:p w14:paraId="3DEBABF0" w14:textId="77777777" w:rsidR="002E65A7" w:rsidRPr="001D3979" w:rsidRDefault="002E65A7" w:rsidP="002E65A7">
            <w:pPr>
              <w:rPr>
                <w:b/>
                <w:bCs/>
                <w:i/>
                <w:color w:val="5E5E5E" w:themeColor="accent5" w:themeShade="80"/>
              </w:rPr>
            </w:pPr>
            <w:r w:rsidRPr="001D3979">
              <w:rPr>
                <w:b/>
                <w:bCs/>
                <w:i/>
                <w:color w:val="5E5E5E" w:themeColor="accent5" w:themeShade="80"/>
              </w:rPr>
              <w:t>Population Rule</w:t>
            </w:r>
          </w:p>
        </w:tc>
      </w:tr>
      <w:tr w:rsidR="002E65A7" w:rsidRPr="001D3979" w14:paraId="3DEBABF4" w14:textId="77777777" w:rsidTr="002E65A7">
        <w:tc>
          <w:tcPr>
            <w:tcW w:w="1381" w:type="dxa"/>
            <w:shd w:val="clear" w:color="auto" w:fill="auto"/>
          </w:tcPr>
          <w:p w14:paraId="3DEBABF2" w14:textId="77777777" w:rsidR="002E65A7" w:rsidRPr="001D3979" w:rsidRDefault="002E65A7" w:rsidP="002E65A7">
            <w:pPr>
              <w:rPr>
                <w:color w:val="5E5E5E" w:themeColor="accent5" w:themeShade="80"/>
              </w:rPr>
            </w:pPr>
            <w:r w:rsidRPr="001D3979">
              <w:rPr>
                <w:color w:val="5E5E5E" w:themeColor="accent5" w:themeShade="80"/>
              </w:rPr>
              <w:t>PK_</w:t>
            </w:r>
          </w:p>
        </w:tc>
        <w:tc>
          <w:tcPr>
            <w:tcW w:w="7799" w:type="dxa"/>
            <w:shd w:val="clear" w:color="auto" w:fill="auto"/>
          </w:tcPr>
          <w:p w14:paraId="3DEBABF3" w14:textId="77777777" w:rsidR="002E65A7" w:rsidRPr="001D3979" w:rsidRDefault="002E65A7" w:rsidP="002E65A7">
            <w:pPr>
              <w:rPr>
                <w:color w:val="5E5E5E" w:themeColor="accent5" w:themeShade="80"/>
              </w:rPr>
            </w:pPr>
            <w:r w:rsidRPr="001D3979">
              <w:rPr>
                <w:color w:val="5E5E5E" w:themeColor="accent5" w:themeShade="80"/>
              </w:rPr>
              <w:t>Constant "PK", all uppercase, followed by underscore character.</w:t>
            </w:r>
          </w:p>
        </w:tc>
      </w:tr>
      <w:tr w:rsidR="002E65A7" w:rsidRPr="001D3979" w14:paraId="3DEBABF7" w14:textId="77777777" w:rsidTr="002E65A7">
        <w:tc>
          <w:tcPr>
            <w:tcW w:w="1381" w:type="dxa"/>
            <w:shd w:val="clear" w:color="auto" w:fill="auto"/>
          </w:tcPr>
          <w:p w14:paraId="3DEBABF5" w14:textId="77777777" w:rsidR="002E65A7" w:rsidRPr="001D3979" w:rsidRDefault="002E65A7" w:rsidP="002E65A7">
            <w:pPr>
              <w:rPr>
                <w:color w:val="5E5E5E" w:themeColor="accent5" w:themeShade="80"/>
              </w:rPr>
            </w:pPr>
            <w:r w:rsidRPr="001D3979">
              <w:rPr>
                <w:color w:val="5E5E5E" w:themeColor="accent5" w:themeShade="80"/>
              </w:rPr>
              <w:t>&lt;schema name&gt;_</w:t>
            </w:r>
          </w:p>
        </w:tc>
        <w:tc>
          <w:tcPr>
            <w:tcW w:w="7799" w:type="dxa"/>
            <w:shd w:val="clear" w:color="auto" w:fill="auto"/>
          </w:tcPr>
          <w:p w14:paraId="3DEBABF6" w14:textId="77777777" w:rsidR="002E65A7" w:rsidRPr="001D3979" w:rsidRDefault="002E65A7" w:rsidP="002E65A7">
            <w:pPr>
              <w:rPr>
                <w:color w:val="5E5E5E" w:themeColor="accent5" w:themeShade="80"/>
              </w:rPr>
            </w:pPr>
            <w:r w:rsidRPr="001D3979">
              <w:rPr>
                <w:color w:val="5E5E5E" w:themeColor="accent5" w:themeShade="80"/>
              </w:rPr>
              <w:t>Optional.  Schema name followed by underscore character.  Use this if table with same name already exists under a different schema to ensure unique PK name.</w:t>
            </w:r>
          </w:p>
        </w:tc>
      </w:tr>
      <w:tr w:rsidR="002E65A7" w:rsidRPr="001D3979" w14:paraId="3DEBABFA" w14:textId="77777777" w:rsidTr="002E65A7">
        <w:tc>
          <w:tcPr>
            <w:tcW w:w="1381" w:type="dxa"/>
            <w:shd w:val="clear" w:color="auto" w:fill="auto"/>
          </w:tcPr>
          <w:p w14:paraId="3DEBABF8" w14:textId="77777777" w:rsidR="002E65A7" w:rsidRPr="001D3979" w:rsidRDefault="002E65A7" w:rsidP="002E65A7">
            <w:pPr>
              <w:rPr>
                <w:color w:val="5E5E5E" w:themeColor="accent5" w:themeShade="80"/>
              </w:rPr>
            </w:pPr>
            <w:r w:rsidRPr="001D3979">
              <w:rPr>
                <w:color w:val="5E5E5E" w:themeColor="accent5" w:themeShade="80"/>
              </w:rPr>
              <w:t>&lt;table name&gt;</w:t>
            </w:r>
          </w:p>
        </w:tc>
        <w:tc>
          <w:tcPr>
            <w:tcW w:w="7799" w:type="dxa"/>
            <w:shd w:val="clear" w:color="auto" w:fill="auto"/>
          </w:tcPr>
          <w:p w14:paraId="3DEBABF9" w14:textId="77777777" w:rsidR="002E65A7" w:rsidRPr="001D3979" w:rsidRDefault="002E65A7" w:rsidP="002E65A7">
            <w:pPr>
              <w:rPr>
                <w:color w:val="5E5E5E" w:themeColor="accent5" w:themeShade="80"/>
              </w:rPr>
            </w:pPr>
            <w:r w:rsidRPr="001D3979">
              <w:rPr>
                <w:color w:val="5E5E5E" w:themeColor="accent5" w:themeShade="80"/>
              </w:rPr>
              <w:t>Name of the table.</w:t>
            </w:r>
          </w:p>
        </w:tc>
      </w:tr>
    </w:tbl>
    <w:p w14:paraId="3DEBABFB" w14:textId="3EAA5A8E" w:rsidR="002E65A7" w:rsidRPr="001D3979" w:rsidDel="00BF6C68" w:rsidRDefault="002E65A7" w:rsidP="002E65A7">
      <w:pPr>
        <w:rPr>
          <w:del w:id="538" w:author="Kraig Hughes" w:date="2021-03-12T14:57:00Z"/>
          <w:color w:val="5E5E5E" w:themeColor="accent5" w:themeShade="80"/>
          <w:u w:val="single"/>
        </w:rPr>
      </w:pPr>
    </w:p>
    <w:p w14:paraId="3DEBABFC" w14:textId="77777777" w:rsidR="002E65A7" w:rsidRPr="001D3979" w:rsidRDefault="002E65A7" w:rsidP="002E65A7">
      <w:pPr>
        <w:rPr>
          <w:color w:val="5E5E5E" w:themeColor="accent5" w:themeShade="80"/>
        </w:rPr>
      </w:pPr>
      <w:r w:rsidRPr="001D3979">
        <w:rPr>
          <w:color w:val="5E5E5E" w:themeColor="accent5" w:themeShade="80"/>
          <w:u w:val="single"/>
        </w:rPr>
        <w:t>Examples</w:t>
      </w:r>
    </w:p>
    <w:p w14:paraId="3DEBABFD" w14:textId="77777777" w:rsidR="002E65A7" w:rsidRPr="001D3979" w:rsidRDefault="002E65A7" w:rsidP="00C102AE">
      <w:pPr>
        <w:numPr>
          <w:ilvl w:val="0"/>
          <w:numId w:val="14"/>
        </w:numPr>
        <w:spacing w:before="0" w:after="0" w:line="240" w:lineRule="auto"/>
        <w:rPr>
          <w:color w:val="5E5E5E" w:themeColor="accent5" w:themeShade="80"/>
        </w:rPr>
      </w:pPr>
      <w:r w:rsidRPr="001D3979">
        <w:rPr>
          <w:color w:val="5E5E5E" w:themeColor="accent5" w:themeShade="80"/>
        </w:rPr>
        <w:t>PK_Unit</w:t>
      </w:r>
    </w:p>
    <w:p w14:paraId="3DEBABFE" w14:textId="77777777" w:rsidR="002E65A7" w:rsidRPr="001D3979" w:rsidRDefault="002E65A7" w:rsidP="00C102AE">
      <w:pPr>
        <w:numPr>
          <w:ilvl w:val="0"/>
          <w:numId w:val="14"/>
        </w:numPr>
        <w:spacing w:before="0" w:after="0" w:line="240" w:lineRule="auto"/>
        <w:rPr>
          <w:color w:val="5E5E5E" w:themeColor="accent5" w:themeShade="80"/>
        </w:rPr>
      </w:pPr>
      <w:r w:rsidRPr="001D3979">
        <w:rPr>
          <w:color w:val="5E5E5E" w:themeColor="accent5" w:themeShade="80"/>
        </w:rPr>
        <w:t>PK_UnitSetup_SalesOrder (table with same name exists in different schema, so include schema)</w:t>
      </w:r>
    </w:p>
    <w:p w14:paraId="3DEBABFF" w14:textId="77777777" w:rsidR="002E65A7" w:rsidRPr="001D3979" w:rsidRDefault="002E65A7" w:rsidP="00C102AE">
      <w:pPr>
        <w:numPr>
          <w:ilvl w:val="0"/>
          <w:numId w:val="14"/>
        </w:numPr>
        <w:spacing w:before="0" w:after="0" w:line="240" w:lineRule="auto"/>
        <w:rPr>
          <w:color w:val="5E5E5E" w:themeColor="accent5" w:themeShade="80"/>
        </w:rPr>
      </w:pPr>
      <w:r w:rsidRPr="001D3979">
        <w:rPr>
          <w:color w:val="5E5E5E" w:themeColor="accent5" w:themeShade="80"/>
        </w:rPr>
        <w:t>PK_Working_SalesOrder (table with same name exists in different schema, so include schema)</w:t>
      </w:r>
    </w:p>
    <w:p w14:paraId="3DEBAC00" w14:textId="77777777" w:rsidR="002E65A7" w:rsidRDefault="002E65A7" w:rsidP="00051AF1"/>
    <w:p w14:paraId="3DEBAC01" w14:textId="77777777" w:rsidR="00051AF1" w:rsidRDefault="002E65A7" w:rsidP="00051AF1">
      <w:pPr>
        <w:pStyle w:val="Heading3"/>
      </w:pPr>
      <w:bookmarkStart w:id="539" w:name="_Toc33791626"/>
      <w:r>
        <w:t>Foreign Key</w:t>
      </w:r>
      <w:bookmarkEnd w:id="539"/>
    </w:p>
    <w:p w14:paraId="3DEBAC02" w14:textId="7DE05AAD" w:rsidR="002E65A7" w:rsidDel="00F43E59" w:rsidRDefault="002E65A7" w:rsidP="00051AF1">
      <w:pPr>
        <w:rPr>
          <w:del w:id="540" w:author="Kraig Hughes" w:date="2021-03-12T15:05:00Z"/>
        </w:rPr>
      </w:pPr>
    </w:p>
    <w:p w14:paraId="3DEBAC03" w14:textId="77777777" w:rsidR="002E65A7" w:rsidRPr="001D3979" w:rsidRDefault="002E65A7" w:rsidP="002E65A7">
      <w:pPr>
        <w:rPr>
          <w:color w:val="5E5E5E" w:themeColor="accent5" w:themeShade="80"/>
        </w:rPr>
      </w:pPr>
      <w:r w:rsidRPr="001D3979">
        <w:rPr>
          <w:color w:val="5E5E5E" w:themeColor="accent5" w:themeShade="80"/>
        </w:rPr>
        <w:t>Syntax:</w:t>
      </w:r>
    </w:p>
    <w:p w14:paraId="3DEBAC04" w14:textId="77777777" w:rsidR="002E65A7" w:rsidRPr="001D3979" w:rsidRDefault="002E65A7" w:rsidP="002E65A7">
      <w:pPr>
        <w:ind w:left="720"/>
        <w:rPr>
          <w:rFonts w:cs="Courier New"/>
          <w:b/>
          <w:color w:val="5E5E5E" w:themeColor="accent5" w:themeShade="80"/>
        </w:rPr>
      </w:pPr>
      <w:r w:rsidRPr="001D3979">
        <w:rPr>
          <w:rFonts w:cs="Courier New"/>
          <w:b/>
          <w:color w:val="5E5E5E" w:themeColor="accent5" w:themeShade="80"/>
        </w:rPr>
        <w:lastRenderedPageBreak/>
        <w:t>{FK_}[&lt;base table schema name&gt;_]{&lt;base table name&gt;_}</w:t>
      </w:r>
    </w:p>
    <w:p w14:paraId="3DEBAC05" w14:textId="77777777" w:rsidR="002E65A7" w:rsidRPr="001D3979" w:rsidRDefault="002E65A7" w:rsidP="002E65A7">
      <w:pPr>
        <w:ind w:left="720"/>
        <w:rPr>
          <w:rFonts w:cs="Courier New"/>
          <w:b/>
          <w:color w:val="5E5E5E" w:themeColor="accent5" w:themeShade="80"/>
        </w:rPr>
      </w:pPr>
      <w:r w:rsidRPr="001D3979">
        <w:rPr>
          <w:rFonts w:cs="Courier New"/>
          <w:b/>
          <w:color w:val="5E5E5E" w:themeColor="accent5" w:themeShade="80"/>
        </w:rPr>
        <w:t>[&lt;foreign table schema name&gt;_]{&lt;foreign table name&gt;_}{&lt;foreign key column&gt;[_...</w:t>
      </w:r>
      <w:r w:rsidRPr="001D3979">
        <w:rPr>
          <w:rFonts w:cs="Courier New"/>
          <w:b/>
          <w:i/>
          <w:iCs/>
          <w:color w:val="5E5E5E" w:themeColor="accent5" w:themeShade="80"/>
        </w:rPr>
        <w:t>n</w:t>
      </w:r>
      <w:r w:rsidRPr="001D3979">
        <w:rPr>
          <w:rFonts w:cs="Courier New"/>
          <w:b/>
          <w:color w:val="5E5E5E" w:themeColor="accent5" w:themeShade="80"/>
        </w:rPr>
        <w:t>]}</w:t>
      </w:r>
    </w:p>
    <w:tbl>
      <w:tblPr>
        <w:tblW w:w="918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2906"/>
        <w:gridCol w:w="6274"/>
      </w:tblGrid>
      <w:tr w:rsidR="002E65A7" w:rsidRPr="001D3979" w14:paraId="3DEBAC08" w14:textId="77777777" w:rsidTr="002E65A7">
        <w:tc>
          <w:tcPr>
            <w:tcW w:w="2906" w:type="dxa"/>
            <w:shd w:val="clear" w:color="auto" w:fill="FFFF00"/>
          </w:tcPr>
          <w:p w14:paraId="3DEBAC06" w14:textId="77777777" w:rsidR="002E65A7" w:rsidRPr="001D3979" w:rsidRDefault="002E65A7" w:rsidP="002E65A7">
            <w:pPr>
              <w:rPr>
                <w:b/>
                <w:bCs/>
                <w:i/>
                <w:color w:val="5E5E5E" w:themeColor="accent5" w:themeShade="80"/>
              </w:rPr>
            </w:pPr>
            <w:r w:rsidRPr="001D3979">
              <w:rPr>
                <w:b/>
                <w:bCs/>
                <w:i/>
                <w:color w:val="5E5E5E" w:themeColor="accent5" w:themeShade="80"/>
              </w:rPr>
              <w:t>Component</w:t>
            </w:r>
          </w:p>
        </w:tc>
        <w:tc>
          <w:tcPr>
            <w:tcW w:w="6274" w:type="dxa"/>
            <w:shd w:val="clear" w:color="auto" w:fill="FFFF00"/>
          </w:tcPr>
          <w:p w14:paraId="3DEBAC07" w14:textId="77777777" w:rsidR="002E65A7" w:rsidRPr="001D3979" w:rsidRDefault="002E65A7" w:rsidP="002E65A7">
            <w:pPr>
              <w:rPr>
                <w:b/>
                <w:bCs/>
                <w:i/>
                <w:color w:val="5E5E5E" w:themeColor="accent5" w:themeShade="80"/>
              </w:rPr>
            </w:pPr>
            <w:r w:rsidRPr="001D3979">
              <w:rPr>
                <w:b/>
                <w:bCs/>
                <w:i/>
                <w:color w:val="5E5E5E" w:themeColor="accent5" w:themeShade="80"/>
              </w:rPr>
              <w:t>Population Rule</w:t>
            </w:r>
          </w:p>
        </w:tc>
      </w:tr>
      <w:tr w:rsidR="002E65A7" w:rsidRPr="001D3979" w14:paraId="3DEBAC0B" w14:textId="77777777" w:rsidTr="002E65A7">
        <w:tc>
          <w:tcPr>
            <w:tcW w:w="2906" w:type="dxa"/>
            <w:shd w:val="clear" w:color="auto" w:fill="auto"/>
          </w:tcPr>
          <w:p w14:paraId="3DEBAC09" w14:textId="77777777" w:rsidR="002E65A7" w:rsidRPr="001D3979" w:rsidRDefault="002E65A7" w:rsidP="002E65A7">
            <w:pPr>
              <w:rPr>
                <w:color w:val="5E5E5E" w:themeColor="accent5" w:themeShade="80"/>
              </w:rPr>
            </w:pPr>
            <w:r w:rsidRPr="001D3979">
              <w:rPr>
                <w:color w:val="5E5E5E" w:themeColor="accent5" w:themeShade="80"/>
              </w:rPr>
              <w:t>FK_</w:t>
            </w:r>
          </w:p>
        </w:tc>
        <w:tc>
          <w:tcPr>
            <w:tcW w:w="6274" w:type="dxa"/>
            <w:shd w:val="clear" w:color="auto" w:fill="auto"/>
          </w:tcPr>
          <w:p w14:paraId="3DEBAC0A" w14:textId="77777777" w:rsidR="002E65A7" w:rsidRPr="001D3979" w:rsidRDefault="002E65A7" w:rsidP="002E65A7">
            <w:pPr>
              <w:rPr>
                <w:color w:val="5E5E5E" w:themeColor="accent5" w:themeShade="80"/>
              </w:rPr>
            </w:pPr>
            <w:r w:rsidRPr="001D3979">
              <w:rPr>
                <w:color w:val="5E5E5E" w:themeColor="accent5" w:themeShade="80"/>
              </w:rPr>
              <w:t>Constant "FK", all uppercase, followed by underscore character.</w:t>
            </w:r>
          </w:p>
        </w:tc>
      </w:tr>
      <w:tr w:rsidR="002E65A7" w:rsidRPr="001D3979" w14:paraId="3DEBAC0E" w14:textId="77777777" w:rsidTr="002E65A7">
        <w:tc>
          <w:tcPr>
            <w:tcW w:w="2906" w:type="dxa"/>
            <w:shd w:val="clear" w:color="auto" w:fill="auto"/>
          </w:tcPr>
          <w:p w14:paraId="3DEBAC0C" w14:textId="77777777" w:rsidR="002E65A7" w:rsidRPr="001D3979" w:rsidRDefault="002E65A7" w:rsidP="002E65A7">
            <w:pPr>
              <w:rPr>
                <w:color w:val="5E5E5E" w:themeColor="accent5" w:themeShade="80"/>
              </w:rPr>
            </w:pPr>
            <w:r w:rsidRPr="001D3979">
              <w:rPr>
                <w:color w:val="5E5E5E" w:themeColor="accent5" w:themeShade="80"/>
              </w:rPr>
              <w:t>&lt;base table schema name&gt;_</w:t>
            </w:r>
          </w:p>
        </w:tc>
        <w:tc>
          <w:tcPr>
            <w:tcW w:w="6274" w:type="dxa"/>
            <w:shd w:val="clear" w:color="auto" w:fill="auto"/>
          </w:tcPr>
          <w:p w14:paraId="3DEBAC0D" w14:textId="77777777" w:rsidR="002E65A7" w:rsidRPr="001D3979" w:rsidRDefault="002E65A7" w:rsidP="002E65A7">
            <w:pPr>
              <w:rPr>
                <w:color w:val="5E5E5E" w:themeColor="accent5" w:themeShade="80"/>
              </w:rPr>
            </w:pPr>
            <w:r w:rsidRPr="001D3979">
              <w:rPr>
                <w:color w:val="5E5E5E" w:themeColor="accent5" w:themeShade="80"/>
              </w:rPr>
              <w:t xml:space="preserve">Optional.  Base table schema name followed by underscore character.  Use this if table with same name already exists under a different schema to ensure unique FK name.  </w:t>
            </w:r>
          </w:p>
        </w:tc>
      </w:tr>
      <w:tr w:rsidR="002E65A7" w:rsidRPr="001D3979" w14:paraId="3DEBAC11" w14:textId="77777777" w:rsidTr="002E65A7">
        <w:tc>
          <w:tcPr>
            <w:tcW w:w="2906" w:type="dxa"/>
            <w:shd w:val="clear" w:color="auto" w:fill="auto"/>
          </w:tcPr>
          <w:p w14:paraId="3DEBAC0F" w14:textId="77777777" w:rsidR="002E65A7" w:rsidRPr="001D3979" w:rsidRDefault="002E65A7" w:rsidP="002E65A7">
            <w:pPr>
              <w:rPr>
                <w:color w:val="5E5E5E" w:themeColor="accent5" w:themeShade="80"/>
              </w:rPr>
            </w:pPr>
            <w:r w:rsidRPr="001D3979">
              <w:rPr>
                <w:color w:val="5E5E5E" w:themeColor="accent5" w:themeShade="80"/>
              </w:rPr>
              <w:t>&lt;base table name&gt;_</w:t>
            </w:r>
          </w:p>
        </w:tc>
        <w:tc>
          <w:tcPr>
            <w:tcW w:w="6274" w:type="dxa"/>
            <w:shd w:val="clear" w:color="auto" w:fill="auto"/>
          </w:tcPr>
          <w:p w14:paraId="3DEBAC10" w14:textId="77777777" w:rsidR="002E65A7" w:rsidRPr="001D3979" w:rsidRDefault="002E65A7" w:rsidP="002E65A7">
            <w:pPr>
              <w:rPr>
                <w:color w:val="5E5E5E" w:themeColor="accent5" w:themeShade="80"/>
              </w:rPr>
            </w:pPr>
            <w:r w:rsidRPr="001D3979">
              <w:rPr>
                <w:color w:val="5E5E5E" w:themeColor="accent5" w:themeShade="80"/>
              </w:rPr>
              <w:t>Name of the base table followed by underscore character.</w:t>
            </w:r>
          </w:p>
        </w:tc>
      </w:tr>
      <w:tr w:rsidR="002E65A7" w:rsidRPr="001D3979" w14:paraId="3DEBAC14" w14:textId="77777777" w:rsidTr="002E65A7">
        <w:tc>
          <w:tcPr>
            <w:tcW w:w="2906" w:type="dxa"/>
            <w:shd w:val="clear" w:color="auto" w:fill="auto"/>
          </w:tcPr>
          <w:p w14:paraId="3DEBAC12" w14:textId="77777777" w:rsidR="002E65A7" w:rsidRPr="001D3979" w:rsidRDefault="002E65A7" w:rsidP="002E65A7">
            <w:pPr>
              <w:rPr>
                <w:color w:val="5E5E5E" w:themeColor="accent5" w:themeShade="80"/>
              </w:rPr>
            </w:pPr>
            <w:r w:rsidRPr="001D3979">
              <w:rPr>
                <w:color w:val="5E5E5E" w:themeColor="accent5" w:themeShade="80"/>
              </w:rPr>
              <w:t>&lt;Foreign table schema name&gt;_</w:t>
            </w:r>
          </w:p>
        </w:tc>
        <w:tc>
          <w:tcPr>
            <w:tcW w:w="6274" w:type="dxa"/>
            <w:shd w:val="clear" w:color="auto" w:fill="auto"/>
          </w:tcPr>
          <w:p w14:paraId="3DEBAC13" w14:textId="77777777" w:rsidR="002E65A7" w:rsidRPr="001D3979" w:rsidRDefault="002E65A7" w:rsidP="002E65A7">
            <w:pPr>
              <w:rPr>
                <w:color w:val="5E5E5E" w:themeColor="accent5" w:themeShade="80"/>
              </w:rPr>
            </w:pPr>
            <w:r w:rsidRPr="001D3979">
              <w:rPr>
                <w:color w:val="5E5E5E" w:themeColor="accent5" w:themeShade="80"/>
              </w:rPr>
              <w:t>Optional.  Foreign table schema name followed by underscore character.  Use this if table with same name already exists under a different schema to ensure unique FK name.</w:t>
            </w:r>
          </w:p>
        </w:tc>
      </w:tr>
      <w:tr w:rsidR="002E65A7" w:rsidRPr="001D3979" w14:paraId="3DEBAC17" w14:textId="77777777" w:rsidTr="002E65A7">
        <w:tc>
          <w:tcPr>
            <w:tcW w:w="2906" w:type="dxa"/>
            <w:shd w:val="clear" w:color="auto" w:fill="auto"/>
          </w:tcPr>
          <w:p w14:paraId="3DEBAC15" w14:textId="77777777" w:rsidR="002E65A7" w:rsidRPr="001D3979" w:rsidRDefault="002E65A7" w:rsidP="002E65A7">
            <w:pPr>
              <w:rPr>
                <w:color w:val="5E5E5E" w:themeColor="accent5" w:themeShade="80"/>
              </w:rPr>
            </w:pPr>
            <w:r w:rsidRPr="001D3979">
              <w:rPr>
                <w:color w:val="5E5E5E" w:themeColor="accent5" w:themeShade="80"/>
              </w:rPr>
              <w:t>&lt;foreign table name&gt;_</w:t>
            </w:r>
          </w:p>
        </w:tc>
        <w:tc>
          <w:tcPr>
            <w:tcW w:w="6274" w:type="dxa"/>
            <w:shd w:val="clear" w:color="auto" w:fill="auto"/>
          </w:tcPr>
          <w:p w14:paraId="3DEBAC16" w14:textId="77777777" w:rsidR="002E65A7" w:rsidRPr="001D3979" w:rsidRDefault="002E65A7" w:rsidP="002E65A7">
            <w:pPr>
              <w:rPr>
                <w:color w:val="5E5E5E" w:themeColor="accent5" w:themeShade="80"/>
              </w:rPr>
            </w:pPr>
            <w:r w:rsidRPr="001D3979">
              <w:rPr>
                <w:color w:val="5E5E5E" w:themeColor="accent5" w:themeShade="80"/>
              </w:rPr>
              <w:t>Name of the foreign table followed by underscore character.</w:t>
            </w:r>
          </w:p>
        </w:tc>
      </w:tr>
      <w:tr w:rsidR="002E65A7" w:rsidRPr="001D3979" w14:paraId="3DEBAC1A" w14:textId="77777777" w:rsidTr="002E65A7">
        <w:tc>
          <w:tcPr>
            <w:tcW w:w="2906" w:type="dxa"/>
            <w:shd w:val="clear" w:color="auto" w:fill="auto"/>
          </w:tcPr>
          <w:p w14:paraId="3DEBAC18" w14:textId="77777777" w:rsidR="002E65A7" w:rsidRPr="001D3979" w:rsidRDefault="002E65A7" w:rsidP="002E65A7">
            <w:pPr>
              <w:rPr>
                <w:color w:val="5E5E5E" w:themeColor="accent5" w:themeShade="80"/>
              </w:rPr>
            </w:pPr>
            <w:r w:rsidRPr="001D3979">
              <w:rPr>
                <w:color w:val="5E5E5E" w:themeColor="accent5" w:themeShade="80"/>
              </w:rPr>
              <w:t>&lt;foreign key column&gt;</w:t>
            </w:r>
          </w:p>
        </w:tc>
        <w:tc>
          <w:tcPr>
            <w:tcW w:w="6274" w:type="dxa"/>
            <w:shd w:val="clear" w:color="auto" w:fill="auto"/>
          </w:tcPr>
          <w:p w14:paraId="3DEBAC19" w14:textId="77777777" w:rsidR="002E65A7" w:rsidRPr="001D3979" w:rsidRDefault="002E65A7" w:rsidP="002E65A7">
            <w:pPr>
              <w:rPr>
                <w:color w:val="5E5E5E" w:themeColor="accent5" w:themeShade="80"/>
              </w:rPr>
            </w:pPr>
            <w:r w:rsidRPr="001D3979">
              <w:rPr>
                <w:color w:val="5E5E5E" w:themeColor="accent5" w:themeShade="80"/>
              </w:rPr>
              <w:t>Name of the foreign key column.  If more than one foreign key column, separate by underscore characters.</w:t>
            </w:r>
          </w:p>
        </w:tc>
      </w:tr>
    </w:tbl>
    <w:p w14:paraId="3DEBAC1C" w14:textId="77777777" w:rsidR="002E65A7" w:rsidRPr="001D3979" w:rsidRDefault="002E65A7" w:rsidP="002E65A7">
      <w:pPr>
        <w:rPr>
          <w:color w:val="5E5E5E" w:themeColor="accent5" w:themeShade="80"/>
        </w:rPr>
      </w:pPr>
      <w:r w:rsidRPr="001D3979">
        <w:rPr>
          <w:color w:val="5E5E5E" w:themeColor="accent5" w:themeShade="80"/>
          <w:u w:val="single"/>
        </w:rPr>
        <w:t>Examples</w:t>
      </w:r>
    </w:p>
    <w:p w14:paraId="3DEBAC1D" w14:textId="77777777" w:rsidR="002E65A7" w:rsidRPr="001D3979" w:rsidRDefault="002E65A7" w:rsidP="00C102AE">
      <w:pPr>
        <w:numPr>
          <w:ilvl w:val="0"/>
          <w:numId w:val="15"/>
        </w:numPr>
        <w:spacing w:before="0" w:after="0" w:line="240" w:lineRule="auto"/>
        <w:rPr>
          <w:color w:val="5E5E5E" w:themeColor="accent5" w:themeShade="80"/>
        </w:rPr>
      </w:pPr>
      <w:r w:rsidRPr="001D3979">
        <w:rPr>
          <w:color w:val="5E5E5E" w:themeColor="accent5" w:themeShade="80"/>
        </w:rPr>
        <w:t>FK_OrderHeader_OrderDetail_OrderHeaderId</w:t>
      </w:r>
    </w:p>
    <w:p w14:paraId="3DEBAC1E" w14:textId="7E5DEC1E" w:rsidR="002E65A7" w:rsidRDefault="002E65A7" w:rsidP="00C102AE">
      <w:pPr>
        <w:numPr>
          <w:ilvl w:val="0"/>
          <w:numId w:val="15"/>
        </w:numPr>
        <w:spacing w:before="0" w:after="0" w:line="240" w:lineRule="auto"/>
        <w:rPr>
          <w:ins w:id="541" w:author="Kraig Hughes" w:date="2021-03-12T15:08:00Z"/>
          <w:color w:val="5E5E5E" w:themeColor="accent5" w:themeShade="80"/>
        </w:rPr>
      </w:pPr>
      <w:r w:rsidRPr="001D3979">
        <w:rPr>
          <w:color w:val="5E5E5E" w:themeColor="accent5" w:themeShade="80"/>
        </w:rPr>
        <w:t>FK_Product_OrderDetail_ModelNumber_VendorId (2 column foreign key)</w:t>
      </w:r>
    </w:p>
    <w:p w14:paraId="74382B5D" w14:textId="77777777" w:rsidR="00F43E59" w:rsidRDefault="00F43E59" w:rsidP="00F43E59">
      <w:pPr>
        <w:spacing w:before="0" w:after="0" w:line="240" w:lineRule="auto"/>
        <w:rPr>
          <w:ins w:id="542" w:author="Kraig Hughes" w:date="2021-03-12T15:07:00Z"/>
          <w:color w:val="5E5E5E" w:themeColor="accent5" w:themeShade="80"/>
        </w:rPr>
        <w:pPrChange w:id="543" w:author="Kraig Hughes" w:date="2021-03-12T15:08:00Z">
          <w:pPr>
            <w:numPr>
              <w:numId w:val="15"/>
            </w:numPr>
            <w:spacing w:before="0" w:after="0" w:line="240" w:lineRule="auto"/>
            <w:ind w:left="720" w:hanging="360"/>
          </w:pPr>
        </w:pPrChange>
      </w:pPr>
    </w:p>
    <w:p w14:paraId="57795C9C" w14:textId="52F6929B" w:rsidR="00F43E59" w:rsidRPr="001D3979" w:rsidDel="00F43E59" w:rsidRDefault="00F43E59" w:rsidP="00F43E59">
      <w:pPr>
        <w:spacing w:before="0" w:after="0" w:line="240" w:lineRule="auto"/>
        <w:rPr>
          <w:del w:id="544" w:author="Kraig Hughes" w:date="2021-03-12T15:07:00Z"/>
          <w:color w:val="5E5E5E" w:themeColor="accent5" w:themeShade="80"/>
        </w:rPr>
        <w:pPrChange w:id="545" w:author="Kraig Hughes" w:date="2021-03-12T15:07:00Z">
          <w:pPr>
            <w:numPr>
              <w:numId w:val="15"/>
            </w:numPr>
            <w:spacing w:before="0" w:after="0" w:line="240" w:lineRule="auto"/>
            <w:ind w:left="720" w:hanging="360"/>
          </w:pPr>
        </w:pPrChange>
      </w:pPr>
    </w:p>
    <w:p w14:paraId="3DEBAC1F" w14:textId="77777777" w:rsidR="00051AF1" w:rsidRDefault="002E65A7" w:rsidP="00051AF1">
      <w:pPr>
        <w:pStyle w:val="Heading3"/>
      </w:pPr>
      <w:r>
        <w:t xml:space="preserve"> </w:t>
      </w:r>
      <w:bookmarkStart w:id="546" w:name="_Toc33791627"/>
      <w:r>
        <w:t>Check</w:t>
      </w:r>
      <w:bookmarkEnd w:id="546"/>
    </w:p>
    <w:p w14:paraId="3DEBAC20" w14:textId="77777777" w:rsidR="002E65A7" w:rsidRPr="001D3979" w:rsidRDefault="002E65A7" w:rsidP="002E65A7">
      <w:pPr>
        <w:spacing w:before="120"/>
        <w:rPr>
          <w:color w:val="5E5E5E" w:themeColor="accent5" w:themeShade="80"/>
        </w:rPr>
      </w:pPr>
      <w:r w:rsidRPr="001D3979">
        <w:rPr>
          <w:color w:val="5E5E5E" w:themeColor="accent5" w:themeShade="80"/>
        </w:rPr>
        <w:t>Syntax:</w:t>
      </w:r>
    </w:p>
    <w:p w14:paraId="3DEBAC21" w14:textId="77777777" w:rsidR="002E65A7" w:rsidRPr="001D3979" w:rsidRDefault="002E65A7" w:rsidP="002E65A7">
      <w:pPr>
        <w:spacing w:before="120"/>
        <w:rPr>
          <w:rFonts w:cs="Courier New"/>
          <w:b/>
          <w:color w:val="5E5E5E" w:themeColor="accent5" w:themeShade="80"/>
        </w:rPr>
      </w:pPr>
      <w:r w:rsidRPr="001D3979">
        <w:rPr>
          <w:rFonts w:cs="Courier New"/>
          <w:b/>
          <w:color w:val="5E5E5E" w:themeColor="accent5" w:themeShade="80"/>
        </w:rPr>
        <w:t>{CK_}[&lt;schema name&gt;_]{&lt;table name&gt;_}{&lt;name&gt;[...</w:t>
      </w:r>
      <w:r w:rsidRPr="001D3979">
        <w:rPr>
          <w:rFonts w:cs="Courier New"/>
          <w:b/>
          <w:i/>
          <w:iCs/>
          <w:color w:val="5E5E5E" w:themeColor="accent5" w:themeShade="80"/>
        </w:rPr>
        <w:t>n</w:t>
      </w:r>
      <w:r w:rsidRPr="001D3979">
        <w:rPr>
          <w:rFonts w:cs="Courier New"/>
          <w:b/>
          <w:color w:val="5E5E5E" w:themeColor="accent5" w:themeShade="80"/>
        </w:rPr>
        <w:t>]}</w:t>
      </w:r>
    </w:p>
    <w:tbl>
      <w:tblPr>
        <w:tblW w:w="918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995"/>
        <w:gridCol w:w="7185"/>
      </w:tblGrid>
      <w:tr w:rsidR="001D3979" w:rsidRPr="001D3979" w14:paraId="3DEBAC24" w14:textId="77777777" w:rsidTr="002E65A7">
        <w:tc>
          <w:tcPr>
            <w:tcW w:w="1565" w:type="dxa"/>
            <w:shd w:val="clear" w:color="auto" w:fill="FFFF00"/>
          </w:tcPr>
          <w:p w14:paraId="3DEBAC22" w14:textId="77777777" w:rsidR="002E65A7" w:rsidRPr="001D3979" w:rsidRDefault="002E65A7" w:rsidP="002E65A7">
            <w:pPr>
              <w:jc w:val="center"/>
              <w:rPr>
                <w:b/>
                <w:bCs/>
                <w:i/>
                <w:color w:val="5E5E5E" w:themeColor="accent5" w:themeShade="80"/>
              </w:rPr>
            </w:pPr>
            <w:r w:rsidRPr="001D3979">
              <w:rPr>
                <w:rFonts w:cs="Arial"/>
                <w:b/>
                <w:color w:val="5E5E5E" w:themeColor="accent5" w:themeShade="80"/>
              </w:rPr>
              <w:tab/>
            </w:r>
            <w:r w:rsidRPr="001D3979">
              <w:rPr>
                <w:b/>
                <w:bCs/>
                <w:i/>
                <w:color w:val="5E5E5E" w:themeColor="accent5" w:themeShade="80"/>
              </w:rPr>
              <w:t>Component</w:t>
            </w:r>
          </w:p>
        </w:tc>
        <w:tc>
          <w:tcPr>
            <w:tcW w:w="7615" w:type="dxa"/>
            <w:shd w:val="clear" w:color="auto" w:fill="FFFF00"/>
          </w:tcPr>
          <w:p w14:paraId="3DEBAC23" w14:textId="77777777" w:rsidR="002E65A7" w:rsidRPr="001D3979" w:rsidRDefault="002E65A7" w:rsidP="002E65A7">
            <w:pPr>
              <w:rPr>
                <w:b/>
                <w:bCs/>
                <w:i/>
                <w:color w:val="5E5E5E" w:themeColor="accent5" w:themeShade="80"/>
              </w:rPr>
            </w:pPr>
            <w:r w:rsidRPr="001D3979">
              <w:rPr>
                <w:b/>
                <w:bCs/>
                <w:i/>
                <w:color w:val="5E5E5E" w:themeColor="accent5" w:themeShade="80"/>
              </w:rPr>
              <w:t>Population Rule</w:t>
            </w:r>
          </w:p>
        </w:tc>
      </w:tr>
      <w:tr w:rsidR="001D3979" w:rsidRPr="001D3979" w14:paraId="3DEBAC27" w14:textId="77777777" w:rsidTr="002E65A7">
        <w:tc>
          <w:tcPr>
            <w:tcW w:w="1565" w:type="dxa"/>
            <w:shd w:val="clear" w:color="auto" w:fill="auto"/>
          </w:tcPr>
          <w:p w14:paraId="3DEBAC25" w14:textId="77777777" w:rsidR="002E65A7" w:rsidRPr="001D3979" w:rsidRDefault="002E65A7" w:rsidP="002E65A7">
            <w:pPr>
              <w:rPr>
                <w:color w:val="5E5E5E" w:themeColor="accent5" w:themeShade="80"/>
              </w:rPr>
            </w:pPr>
            <w:r w:rsidRPr="001D3979">
              <w:rPr>
                <w:color w:val="5E5E5E" w:themeColor="accent5" w:themeShade="80"/>
              </w:rPr>
              <w:lastRenderedPageBreak/>
              <w:t>CK_</w:t>
            </w:r>
          </w:p>
        </w:tc>
        <w:tc>
          <w:tcPr>
            <w:tcW w:w="7615" w:type="dxa"/>
            <w:shd w:val="clear" w:color="auto" w:fill="auto"/>
          </w:tcPr>
          <w:p w14:paraId="3DEBAC26" w14:textId="77777777" w:rsidR="002E65A7" w:rsidRPr="001D3979" w:rsidRDefault="002E65A7" w:rsidP="002E65A7">
            <w:pPr>
              <w:rPr>
                <w:color w:val="5E5E5E" w:themeColor="accent5" w:themeShade="80"/>
              </w:rPr>
            </w:pPr>
            <w:r w:rsidRPr="001D3979">
              <w:rPr>
                <w:color w:val="5E5E5E" w:themeColor="accent5" w:themeShade="80"/>
              </w:rPr>
              <w:t>Constant “CK”, all uppercase, followed by underscore character.</w:t>
            </w:r>
          </w:p>
        </w:tc>
      </w:tr>
      <w:tr w:rsidR="001D3979" w:rsidRPr="001D3979" w14:paraId="3DEBAC2A" w14:textId="77777777" w:rsidTr="002E65A7">
        <w:tc>
          <w:tcPr>
            <w:tcW w:w="1565" w:type="dxa"/>
            <w:shd w:val="clear" w:color="auto" w:fill="auto"/>
          </w:tcPr>
          <w:p w14:paraId="3DEBAC28" w14:textId="77777777" w:rsidR="002E65A7" w:rsidRPr="001D3979" w:rsidRDefault="002E65A7" w:rsidP="002E65A7">
            <w:pPr>
              <w:rPr>
                <w:color w:val="5E5E5E" w:themeColor="accent5" w:themeShade="80"/>
              </w:rPr>
            </w:pPr>
            <w:r w:rsidRPr="001D3979">
              <w:rPr>
                <w:color w:val="5E5E5E" w:themeColor="accent5" w:themeShade="80"/>
              </w:rPr>
              <w:t>&lt;schema name&gt;_</w:t>
            </w:r>
          </w:p>
        </w:tc>
        <w:tc>
          <w:tcPr>
            <w:tcW w:w="7615" w:type="dxa"/>
            <w:shd w:val="clear" w:color="auto" w:fill="auto"/>
          </w:tcPr>
          <w:p w14:paraId="3DEBAC29" w14:textId="77777777" w:rsidR="002E65A7" w:rsidRPr="001D3979" w:rsidRDefault="002E65A7" w:rsidP="002E65A7">
            <w:pPr>
              <w:rPr>
                <w:color w:val="5E5E5E" w:themeColor="accent5" w:themeShade="80"/>
              </w:rPr>
            </w:pPr>
            <w:r w:rsidRPr="001D3979">
              <w:rPr>
                <w:color w:val="5E5E5E" w:themeColor="accent5" w:themeShade="80"/>
              </w:rPr>
              <w:t xml:space="preserve">Optional.  Schema name followed by underscore character.  Use this if table with same name already exists under a different schema to ensure unique check constraint name.  </w:t>
            </w:r>
          </w:p>
        </w:tc>
      </w:tr>
      <w:tr w:rsidR="001D3979" w:rsidRPr="001D3979" w14:paraId="3DEBAC2D" w14:textId="77777777" w:rsidTr="002E65A7">
        <w:tc>
          <w:tcPr>
            <w:tcW w:w="1565" w:type="dxa"/>
            <w:shd w:val="clear" w:color="auto" w:fill="auto"/>
          </w:tcPr>
          <w:p w14:paraId="3DEBAC2B" w14:textId="77777777" w:rsidR="002E65A7" w:rsidRPr="001D3979" w:rsidRDefault="002E65A7" w:rsidP="002E65A7">
            <w:pPr>
              <w:rPr>
                <w:color w:val="5E5E5E" w:themeColor="accent5" w:themeShade="80"/>
              </w:rPr>
            </w:pPr>
            <w:r w:rsidRPr="001D3979">
              <w:rPr>
                <w:color w:val="5E5E5E" w:themeColor="accent5" w:themeShade="80"/>
              </w:rPr>
              <w:t>&lt;table name&gt;_</w:t>
            </w:r>
          </w:p>
        </w:tc>
        <w:tc>
          <w:tcPr>
            <w:tcW w:w="7615" w:type="dxa"/>
            <w:shd w:val="clear" w:color="auto" w:fill="auto"/>
          </w:tcPr>
          <w:p w14:paraId="3DEBAC2C" w14:textId="77777777" w:rsidR="002E65A7" w:rsidRPr="001D3979" w:rsidRDefault="002E65A7" w:rsidP="002E65A7">
            <w:pPr>
              <w:rPr>
                <w:color w:val="5E5E5E" w:themeColor="accent5" w:themeShade="80"/>
              </w:rPr>
            </w:pPr>
            <w:r w:rsidRPr="001D3979">
              <w:rPr>
                <w:color w:val="5E5E5E" w:themeColor="accent5" w:themeShade="80"/>
              </w:rPr>
              <w:t>Name of the table followed by underscore character.</w:t>
            </w:r>
          </w:p>
        </w:tc>
      </w:tr>
      <w:tr w:rsidR="001D3979" w:rsidRPr="001D3979" w14:paraId="3DEBAC32" w14:textId="77777777" w:rsidTr="002E65A7">
        <w:tc>
          <w:tcPr>
            <w:tcW w:w="1565" w:type="dxa"/>
            <w:shd w:val="clear" w:color="auto" w:fill="auto"/>
          </w:tcPr>
          <w:p w14:paraId="3DEBAC2E" w14:textId="77777777" w:rsidR="002E65A7" w:rsidRPr="001D3979" w:rsidRDefault="002E65A7" w:rsidP="002E65A7">
            <w:pPr>
              <w:rPr>
                <w:color w:val="5E5E5E" w:themeColor="accent5" w:themeShade="80"/>
              </w:rPr>
            </w:pPr>
            <w:r w:rsidRPr="001D3979">
              <w:rPr>
                <w:color w:val="5E5E5E" w:themeColor="accent5" w:themeShade="80"/>
              </w:rPr>
              <w:t>&lt;name&gt;</w:t>
            </w:r>
          </w:p>
        </w:tc>
        <w:tc>
          <w:tcPr>
            <w:tcW w:w="7615" w:type="dxa"/>
            <w:shd w:val="clear" w:color="auto" w:fill="auto"/>
          </w:tcPr>
          <w:p w14:paraId="3DEBAC2F" w14:textId="39287B3E" w:rsidR="002E65A7" w:rsidRPr="001D3979" w:rsidRDefault="002E65A7" w:rsidP="002E65A7">
            <w:pPr>
              <w:rPr>
                <w:color w:val="5E5E5E" w:themeColor="accent5" w:themeShade="80"/>
              </w:rPr>
            </w:pPr>
            <w:r w:rsidRPr="001D3979">
              <w:rPr>
                <w:color w:val="5E5E5E" w:themeColor="accent5" w:themeShade="80"/>
              </w:rPr>
              <w:t>Allowed to repeat to provide a meaningful name.</w:t>
            </w:r>
          </w:p>
          <w:p w14:paraId="3DEBAC30" w14:textId="77777777" w:rsidR="002E65A7" w:rsidRPr="001D3979" w:rsidDel="00F43E59" w:rsidRDefault="002E65A7" w:rsidP="002E65A7">
            <w:pPr>
              <w:rPr>
                <w:del w:id="547" w:author="Kraig Hughes" w:date="2021-03-12T15:07:00Z"/>
                <w:color w:val="5E5E5E" w:themeColor="accent5" w:themeShade="80"/>
              </w:rPr>
            </w:pPr>
          </w:p>
          <w:p w14:paraId="3DEBAC31" w14:textId="77777777" w:rsidR="002E65A7" w:rsidRPr="001D3979" w:rsidRDefault="002E65A7" w:rsidP="002E65A7">
            <w:pPr>
              <w:rPr>
                <w:color w:val="5E5E5E" w:themeColor="accent5" w:themeShade="80"/>
              </w:rPr>
            </w:pPr>
            <w:r w:rsidRPr="001D3979">
              <w:rPr>
                <w:color w:val="5E5E5E" w:themeColor="accent5" w:themeShade="80"/>
              </w:rPr>
              <w:t>Provide as few words as possible to provide a clear meaning about the content of this check constraint.</w:t>
            </w:r>
          </w:p>
        </w:tc>
      </w:tr>
    </w:tbl>
    <w:p w14:paraId="3DEBAC33" w14:textId="6FB0D4CB" w:rsidR="002E65A7" w:rsidRPr="001D3979" w:rsidDel="00F43E59" w:rsidRDefault="002E65A7" w:rsidP="002E65A7">
      <w:pPr>
        <w:ind w:left="1080"/>
        <w:rPr>
          <w:del w:id="548" w:author="Kraig Hughes" w:date="2021-03-12T15:07:00Z"/>
          <w:color w:val="5E5E5E" w:themeColor="accent5" w:themeShade="80"/>
        </w:rPr>
      </w:pPr>
    </w:p>
    <w:p w14:paraId="3DEBAC34" w14:textId="77777777" w:rsidR="002E65A7" w:rsidRPr="001D3979" w:rsidRDefault="002E65A7" w:rsidP="002E65A7">
      <w:pPr>
        <w:rPr>
          <w:color w:val="5E5E5E" w:themeColor="accent5" w:themeShade="80"/>
          <w:u w:val="single"/>
        </w:rPr>
      </w:pPr>
      <w:r w:rsidRPr="001D3979">
        <w:rPr>
          <w:color w:val="5E5E5E" w:themeColor="accent5" w:themeShade="80"/>
          <w:u w:val="single"/>
        </w:rPr>
        <w:t>Examples</w:t>
      </w:r>
    </w:p>
    <w:p w14:paraId="3DEBAC35" w14:textId="77777777" w:rsidR="002E65A7" w:rsidRPr="001D3979" w:rsidRDefault="002E65A7" w:rsidP="00C102AE">
      <w:pPr>
        <w:numPr>
          <w:ilvl w:val="0"/>
          <w:numId w:val="16"/>
        </w:numPr>
        <w:spacing w:before="0" w:after="0" w:line="240" w:lineRule="auto"/>
        <w:rPr>
          <w:color w:val="5E5E5E" w:themeColor="accent5" w:themeShade="80"/>
        </w:rPr>
      </w:pPr>
      <w:r w:rsidRPr="001D3979">
        <w:rPr>
          <w:color w:val="5E5E5E" w:themeColor="accent5" w:themeShade="80"/>
        </w:rPr>
        <w:t>CK_Employee_TelephoneMask</w:t>
      </w:r>
    </w:p>
    <w:p w14:paraId="3DEBAC36" w14:textId="77777777" w:rsidR="002E65A7" w:rsidRPr="001D3979" w:rsidRDefault="002E65A7" w:rsidP="00C102AE">
      <w:pPr>
        <w:numPr>
          <w:ilvl w:val="0"/>
          <w:numId w:val="16"/>
        </w:numPr>
        <w:spacing w:before="0" w:after="0" w:line="240" w:lineRule="auto"/>
        <w:rPr>
          <w:color w:val="5E5E5E" w:themeColor="accent5" w:themeShade="80"/>
        </w:rPr>
      </w:pPr>
      <w:r w:rsidRPr="001D3979">
        <w:rPr>
          <w:color w:val="5E5E5E" w:themeColor="accent5" w:themeShade="80"/>
        </w:rPr>
        <w:t>CK_Working_SalesOrder_QuantityGreaterThanZero</w:t>
      </w:r>
    </w:p>
    <w:p w14:paraId="3DEBAC37" w14:textId="3DC53422" w:rsidR="002E65A7" w:rsidRDefault="002E65A7" w:rsidP="00C102AE">
      <w:pPr>
        <w:numPr>
          <w:ilvl w:val="0"/>
          <w:numId w:val="16"/>
        </w:numPr>
        <w:spacing w:before="0" w:after="0" w:line="240" w:lineRule="auto"/>
        <w:rPr>
          <w:ins w:id="549" w:author="Kraig Hughes" w:date="2021-03-12T15:07:00Z"/>
          <w:color w:val="5E5E5E" w:themeColor="accent5" w:themeShade="80"/>
        </w:rPr>
      </w:pPr>
      <w:r w:rsidRPr="001D3979">
        <w:rPr>
          <w:color w:val="5E5E5E" w:themeColor="accent5" w:themeShade="80"/>
        </w:rPr>
        <w:t>CK_UnitSetup_SalesOrder_QuantityGreaterThanZero</w:t>
      </w:r>
    </w:p>
    <w:p w14:paraId="516DDB36" w14:textId="77777777" w:rsidR="00F43E59" w:rsidRPr="001D3979" w:rsidRDefault="00F43E59" w:rsidP="00F43E59">
      <w:pPr>
        <w:spacing w:before="0" w:after="0" w:line="240" w:lineRule="auto"/>
        <w:rPr>
          <w:color w:val="5E5E5E" w:themeColor="accent5" w:themeShade="80"/>
        </w:rPr>
        <w:pPrChange w:id="550" w:author="Kraig Hughes" w:date="2021-03-12T15:07:00Z">
          <w:pPr>
            <w:numPr>
              <w:numId w:val="16"/>
            </w:numPr>
            <w:spacing w:before="0" w:after="0" w:line="240" w:lineRule="auto"/>
            <w:ind w:left="720" w:hanging="360"/>
          </w:pPr>
        </w:pPrChange>
      </w:pPr>
    </w:p>
    <w:p w14:paraId="3DEBAC38" w14:textId="77777777" w:rsidR="00051AF1" w:rsidRDefault="002E65A7" w:rsidP="00051AF1">
      <w:pPr>
        <w:pStyle w:val="Heading3"/>
      </w:pPr>
      <w:r>
        <w:t xml:space="preserve"> </w:t>
      </w:r>
      <w:bookmarkStart w:id="551" w:name="_Toc33791628"/>
      <w:r>
        <w:t>Default</w:t>
      </w:r>
      <w:bookmarkEnd w:id="551"/>
    </w:p>
    <w:p w14:paraId="3DEBAC39" w14:textId="77777777" w:rsidR="002E65A7" w:rsidRPr="00D97445" w:rsidRDefault="002E65A7" w:rsidP="002E65A7">
      <w:pPr>
        <w:spacing w:before="120"/>
        <w:rPr>
          <w:color w:val="5E5E5E" w:themeColor="accent5" w:themeShade="80"/>
        </w:rPr>
      </w:pPr>
      <w:r w:rsidRPr="00D97445">
        <w:rPr>
          <w:color w:val="5E5E5E" w:themeColor="accent5" w:themeShade="80"/>
        </w:rPr>
        <w:t>Syntax:</w:t>
      </w:r>
    </w:p>
    <w:p w14:paraId="3DEBAC3A" w14:textId="77777777" w:rsidR="002E65A7" w:rsidRPr="00D97445" w:rsidRDefault="002E65A7" w:rsidP="002E65A7">
      <w:pPr>
        <w:spacing w:before="120"/>
        <w:rPr>
          <w:rFonts w:cs="Courier New"/>
          <w:b/>
          <w:color w:val="5E5E5E" w:themeColor="accent5" w:themeShade="80"/>
        </w:rPr>
      </w:pPr>
      <w:r w:rsidRPr="00D97445">
        <w:rPr>
          <w:rFonts w:cs="Courier New"/>
          <w:b/>
          <w:color w:val="5E5E5E" w:themeColor="accent5" w:themeShade="80"/>
        </w:rPr>
        <w:t>{DF_}[&lt;schema name&gt;_]{&lt;table name&gt;_}{&lt;Column Name&gt;}</w:t>
      </w:r>
    </w:p>
    <w:tbl>
      <w:tblPr>
        <w:tblW w:w="918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864"/>
        <w:gridCol w:w="7316"/>
      </w:tblGrid>
      <w:tr w:rsidR="00D97445" w:rsidRPr="00D97445" w14:paraId="3DEBAC3D" w14:textId="77777777" w:rsidTr="00A978B1">
        <w:tc>
          <w:tcPr>
            <w:tcW w:w="1864" w:type="dxa"/>
            <w:shd w:val="clear" w:color="auto" w:fill="FFFF00"/>
          </w:tcPr>
          <w:p w14:paraId="3DEBAC3B" w14:textId="77777777" w:rsidR="002E65A7" w:rsidRPr="00D97445" w:rsidRDefault="002E65A7" w:rsidP="002E65A7">
            <w:pPr>
              <w:jc w:val="center"/>
              <w:rPr>
                <w:b/>
                <w:bCs/>
                <w:color w:val="5E5E5E" w:themeColor="accent5" w:themeShade="80"/>
              </w:rPr>
            </w:pPr>
            <w:r w:rsidRPr="00D97445">
              <w:rPr>
                <w:b/>
                <w:bCs/>
                <w:i/>
                <w:color w:val="5E5E5E" w:themeColor="accent5" w:themeShade="80"/>
              </w:rPr>
              <w:t>Component</w:t>
            </w:r>
          </w:p>
        </w:tc>
        <w:tc>
          <w:tcPr>
            <w:tcW w:w="7316" w:type="dxa"/>
            <w:shd w:val="clear" w:color="auto" w:fill="FFFF00"/>
          </w:tcPr>
          <w:p w14:paraId="3DEBAC3C" w14:textId="77777777" w:rsidR="002E65A7" w:rsidRPr="00D97445" w:rsidRDefault="002E65A7" w:rsidP="002E65A7">
            <w:pPr>
              <w:rPr>
                <w:b/>
                <w:bCs/>
                <w:i/>
                <w:color w:val="5E5E5E" w:themeColor="accent5" w:themeShade="80"/>
              </w:rPr>
            </w:pPr>
            <w:r w:rsidRPr="00D97445">
              <w:rPr>
                <w:b/>
                <w:bCs/>
                <w:i/>
                <w:color w:val="5E5E5E" w:themeColor="accent5" w:themeShade="80"/>
              </w:rPr>
              <w:t>Population Rule</w:t>
            </w:r>
          </w:p>
        </w:tc>
      </w:tr>
      <w:tr w:rsidR="00D97445" w:rsidRPr="00D97445" w14:paraId="3DEBAC40" w14:textId="77777777" w:rsidTr="00A978B1">
        <w:tc>
          <w:tcPr>
            <w:tcW w:w="1864" w:type="dxa"/>
            <w:shd w:val="clear" w:color="auto" w:fill="auto"/>
          </w:tcPr>
          <w:p w14:paraId="3DEBAC3E" w14:textId="77777777" w:rsidR="002E65A7" w:rsidRPr="00D97445" w:rsidRDefault="002E65A7" w:rsidP="002E65A7">
            <w:pPr>
              <w:rPr>
                <w:color w:val="5E5E5E" w:themeColor="accent5" w:themeShade="80"/>
              </w:rPr>
            </w:pPr>
            <w:r w:rsidRPr="00D97445">
              <w:rPr>
                <w:color w:val="5E5E5E" w:themeColor="accent5" w:themeShade="80"/>
              </w:rPr>
              <w:t>DF_</w:t>
            </w:r>
          </w:p>
        </w:tc>
        <w:tc>
          <w:tcPr>
            <w:tcW w:w="7316" w:type="dxa"/>
            <w:shd w:val="clear" w:color="auto" w:fill="auto"/>
          </w:tcPr>
          <w:p w14:paraId="3DEBAC3F" w14:textId="77777777" w:rsidR="002E65A7" w:rsidRPr="00D97445" w:rsidRDefault="002E65A7" w:rsidP="002E65A7">
            <w:pPr>
              <w:rPr>
                <w:color w:val="5E5E5E" w:themeColor="accent5" w:themeShade="80"/>
              </w:rPr>
            </w:pPr>
            <w:r w:rsidRPr="00D97445">
              <w:rPr>
                <w:color w:val="5E5E5E" w:themeColor="accent5" w:themeShade="80"/>
              </w:rPr>
              <w:t>Constant “DF”, all uppercase, followed by underscore character.</w:t>
            </w:r>
          </w:p>
        </w:tc>
      </w:tr>
      <w:tr w:rsidR="00D97445" w:rsidRPr="00D97445" w14:paraId="3DEBAC43" w14:textId="77777777" w:rsidTr="00A978B1">
        <w:tc>
          <w:tcPr>
            <w:tcW w:w="1864" w:type="dxa"/>
            <w:shd w:val="clear" w:color="auto" w:fill="auto"/>
          </w:tcPr>
          <w:p w14:paraId="3DEBAC41" w14:textId="77777777" w:rsidR="002E65A7" w:rsidRPr="00D97445" w:rsidRDefault="002E65A7" w:rsidP="002E65A7">
            <w:pPr>
              <w:rPr>
                <w:color w:val="5E5E5E" w:themeColor="accent5" w:themeShade="80"/>
              </w:rPr>
            </w:pPr>
            <w:r w:rsidRPr="00D97445">
              <w:rPr>
                <w:color w:val="5E5E5E" w:themeColor="accent5" w:themeShade="80"/>
              </w:rPr>
              <w:t>&lt;schema name&gt;_</w:t>
            </w:r>
          </w:p>
        </w:tc>
        <w:tc>
          <w:tcPr>
            <w:tcW w:w="7316" w:type="dxa"/>
            <w:shd w:val="clear" w:color="auto" w:fill="auto"/>
          </w:tcPr>
          <w:p w14:paraId="3DEBAC42" w14:textId="77777777" w:rsidR="002E65A7" w:rsidRPr="00D97445" w:rsidRDefault="002E65A7" w:rsidP="002E65A7">
            <w:pPr>
              <w:rPr>
                <w:color w:val="5E5E5E" w:themeColor="accent5" w:themeShade="80"/>
              </w:rPr>
            </w:pPr>
            <w:r w:rsidRPr="00D97445">
              <w:rPr>
                <w:color w:val="5E5E5E" w:themeColor="accent5" w:themeShade="80"/>
              </w:rPr>
              <w:t xml:space="preserve">Optional.  Schema name followed by underscore character.  Use this if table with same name already exists under a different schema to ensure unique default constraint name.  </w:t>
            </w:r>
          </w:p>
        </w:tc>
      </w:tr>
      <w:tr w:rsidR="00D97445" w:rsidRPr="00D97445" w14:paraId="3DEBAC46" w14:textId="77777777" w:rsidTr="00A978B1">
        <w:tc>
          <w:tcPr>
            <w:tcW w:w="1864" w:type="dxa"/>
            <w:shd w:val="clear" w:color="auto" w:fill="auto"/>
          </w:tcPr>
          <w:p w14:paraId="3DEBAC44" w14:textId="77777777" w:rsidR="002E65A7" w:rsidRPr="00D97445" w:rsidRDefault="002E65A7" w:rsidP="002E65A7">
            <w:pPr>
              <w:rPr>
                <w:color w:val="5E5E5E" w:themeColor="accent5" w:themeShade="80"/>
              </w:rPr>
            </w:pPr>
            <w:r w:rsidRPr="00D97445">
              <w:rPr>
                <w:color w:val="5E5E5E" w:themeColor="accent5" w:themeShade="80"/>
              </w:rPr>
              <w:t>&lt;table name&gt;_</w:t>
            </w:r>
          </w:p>
        </w:tc>
        <w:tc>
          <w:tcPr>
            <w:tcW w:w="7316" w:type="dxa"/>
            <w:shd w:val="clear" w:color="auto" w:fill="auto"/>
          </w:tcPr>
          <w:p w14:paraId="3DEBAC45" w14:textId="77777777" w:rsidR="002E65A7" w:rsidRPr="00D97445" w:rsidRDefault="002E65A7" w:rsidP="002E65A7">
            <w:pPr>
              <w:rPr>
                <w:color w:val="5E5E5E" w:themeColor="accent5" w:themeShade="80"/>
              </w:rPr>
            </w:pPr>
            <w:r w:rsidRPr="00D97445">
              <w:rPr>
                <w:color w:val="5E5E5E" w:themeColor="accent5" w:themeShade="80"/>
              </w:rPr>
              <w:t>Name of the table followed by underscore character.</w:t>
            </w:r>
          </w:p>
        </w:tc>
      </w:tr>
      <w:tr w:rsidR="002E65A7" w:rsidRPr="00D97445" w14:paraId="3DEBAC49" w14:textId="77777777" w:rsidTr="00A978B1">
        <w:tc>
          <w:tcPr>
            <w:tcW w:w="1864" w:type="dxa"/>
            <w:shd w:val="clear" w:color="auto" w:fill="auto"/>
          </w:tcPr>
          <w:p w14:paraId="3DEBAC47" w14:textId="77777777" w:rsidR="002E65A7" w:rsidRPr="00D97445" w:rsidRDefault="002E65A7" w:rsidP="002E65A7">
            <w:pPr>
              <w:rPr>
                <w:color w:val="5E5E5E" w:themeColor="accent5" w:themeShade="80"/>
              </w:rPr>
            </w:pPr>
            <w:r w:rsidRPr="00D97445">
              <w:rPr>
                <w:color w:val="5E5E5E" w:themeColor="accent5" w:themeShade="80"/>
              </w:rPr>
              <w:t>&lt;column name&gt;</w:t>
            </w:r>
          </w:p>
        </w:tc>
        <w:tc>
          <w:tcPr>
            <w:tcW w:w="7316" w:type="dxa"/>
            <w:shd w:val="clear" w:color="auto" w:fill="auto"/>
          </w:tcPr>
          <w:p w14:paraId="3DEBAC48" w14:textId="77777777" w:rsidR="002E65A7" w:rsidRPr="00D97445" w:rsidRDefault="002E65A7" w:rsidP="002E65A7">
            <w:pPr>
              <w:rPr>
                <w:color w:val="5E5E5E" w:themeColor="accent5" w:themeShade="80"/>
              </w:rPr>
            </w:pPr>
            <w:r w:rsidRPr="00D97445">
              <w:rPr>
                <w:color w:val="5E5E5E" w:themeColor="accent5" w:themeShade="80"/>
              </w:rPr>
              <w:t>Name of the column the default is for.</w:t>
            </w:r>
          </w:p>
        </w:tc>
      </w:tr>
    </w:tbl>
    <w:p w14:paraId="3DEBAC4A" w14:textId="184E3C85" w:rsidR="002E65A7" w:rsidRPr="00D97445" w:rsidDel="00F43E59" w:rsidRDefault="002E65A7" w:rsidP="002E65A7">
      <w:pPr>
        <w:ind w:left="720"/>
        <w:rPr>
          <w:del w:id="552" w:author="Kraig Hughes" w:date="2021-03-12T15:07:00Z"/>
          <w:color w:val="5E5E5E" w:themeColor="accent5" w:themeShade="80"/>
          <w:u w:val="single"/>
        </w:rPr>
      </w:pPr>
    </w:p>
    <w:p w14:paraId="3DEBAC4B" w14:textId="77777777" w:rsidR="002E65A7" w:rsidRPr="00D97445" w:rsidRDefault="002E65A7" w:rsidP="002E65A7">
      <w:pPr>
        <w:rPr>
          <w:color w:val="5E5E5E" w:themeColor="accent5" w:themeShade="80"/>
          <w:u w:val="single"/>
        </w:rPr>
      </w:pPr>
      <w:r w:rsidRPr="00D97445">
        <w:rPr>
          <w:color w:val="5E5E5E" w:themeColor="accent5" w:themeShade="80"/>
          <w:u w:val="single"/>
        </w:rPr>
        <w:t>Examples</w:t>
      </w:r>
    </w:p>
    <w:p w14:paraId="3DEBAC4C" w14:textId="77777777" w:rsidR="002E65A7" w:rsidRPr="00D97445" w:rsidRDefault="002E65A7" w:rsidP="00C102AE">
      <w:pPr>
        <w:numPr>
          <w:ilvl w:val="0"/>
          <w:numId w:val="17"/>
        </w:numPr>
        <w:spacing w:before="0" w:after="0" w:line="240" w:lineRule="auto"/>
        <w:rPr>
          <w:color w:val="5E5E5E" w:themeColor="accent5" w:themeShade="80"/>
        </w:rPr>
      </w:pPr>
      <w:r w:rsidRPr="00D97445">
        <w:rPr>
          <w:color w:val="5E5E5E" w:themeColor="accent5" w:themeShade="80"/>
        </w:rPr>
        <w:t>DF_Employee_Salary</w:t>
      </w:r>
    </w:p>
    <w:p w14:paraId="3DEBAC4D" w14:textId="77777777" w:rsidR="002E65A7" w:rsidRPr="00D97445" w:rsidRDefault="002E65A7" w:rsidP="00C102AE">
      <w:pPr>
        <w:numPr>
          <w:ilvl w:val="0"/>
          <w:numId w:val="17"/>
        </w:numPr>
        <w:spacing w:before="0" w:after="0" w:line="240" w:lineRule="auto"/>
        <w:rPr>
          <w:color w:val="5E5E5E" w:themeColor="accent5" w:themeShade="80"/>
        </w:rPr>
      </w:pPr>
      <w:r w:rsidRPr="00D97445">
        <w:rPr>
          <w:color w:val="5E5E5E" w:themeColor="accent5" w:themeShade="80"/>
        </w:rPr>
        <w:t>DF_Working_SalesOrder_Quantity</w:t>
      </w:r>
    </w:p>
    <w:p w14:paraId="3DEBAC4E" w14:textId="77777777" w:rsidR="002E65A7" w:rsidRPr="00D97445" w:rsidRDefault="002E65A7" w:rsidP="00C102AE">
      <w:pPr>
        <w:numPr>
          <w:ilvl w:val="3"/>
          <w:numId w:val="17"/>
        </w:numPr>
        <w:spacing w:before="0" w:after="0" w:line="240" w:lineRule="auto"/>
        <w:ind w:left="720"/>
        <w:rPr>
          <w:color w:val="5E5E5E" w:themeColor="accent5" w:themeShade="80"/>
        </w:rPr>
      </w:pPr>
      <w:r w:rsidRPr="00D97445">
        <w:rPr>
          <w:color w:val="5E5E5E" w:themeColor="accent5" w:themeShade="80"/>
        </w:rPr>
        <w:t>DF_UnitSetup_SalesOrder_Quantity</w:t>
      </w:r>
    </w:p>
    <w:p w14:paraId="3DEBAC4F" w14:textId="77777777" w:rsidR="002E65A7" w:rsidRPr="00FB5559" w:rsidRDefault="002E65A7" w:rsidP="002E65A7">
      <w:pPr>
        <w:ind w:left="990"/>
        <w:rPr>
          <w:sz w:val="22"/>
          <w:szCs w:val="22"/>
        </w:rPr>
      </w:pPr>
    </w:p>
    <w:p w14:paraId="3DEBAC50" w14:textId="77777777" w:rsidR="00051AF1" w:rsidRDefault="002E65A7" w:rsidP="00051AF1">
      <w:pPr>
        <w:pStyle w:val="Heading3"/>
      </w:pPr>
      <w:bookmarkStart w:id="553" w:name="_Toc33791629"/>
      <w:r>
        <w:t>Unique</w:t>
      </w:r>
      <w:bookmarkEnd w:id="553"/>
    </w:p>
    <w:p w14:paraId="3DEBAC51" w14:textId="77777777" w:rsidR="002E65A7" w:rsidRPr="00D97445" w:rsidRDefault="002E65A7" w:rsidP="002E65A7">
      <w:pPr>
        <w:spacing w:before="120"/>
        <w:rPr>
          <w:color w:val="5E5E5E" w:themeColor="accent5" w:themeShade="80"/>
        </w:rPr>
      </w:pPr>
      <w:r w:rsidRPr="00D97445">
        <w:rPr>
          <w:color w:val="5E5E5E" w:themeColor="accent5" w:themeShade="80"/>
        </w:rPr>
        <w:t>Syntax:</w:t>
      </w:r>
    </w:p>
    <w:p w14:paraId="3DEBAC52" w14:textId="77777777" w:rsidR="002E65A7" w:rsidRPr="00D97445" w:rsidRDefault="002E65A7" w:rsidP="002E65A7">
      <w:pPr>
        <w:spacing w:before="120"/>
        <w:rPr>
          <w:rFonts w:cs="Courier New"/>
          <w:b/>
          <w:color w:val="5E5E5E" w:themeColor="accent5" w:themeShade="80"/>
        </w:rPr>
      </w:pPr>
      <w:r w:rsidRPr="00D97445">
        <w:rPr>
          <w:rFonts w:cs="Courier New"/>
          <w:b/>
          <w:color w:val="5E5E5E" w:themeColor="accent5" w:themeShade="80"/>
        </w:rPr>
        <w:t>{UQ_}[&lt;schema name&gt;_]{&lt;table name&gt;_}{&lt;column name&gt;[_...</w:t>
      </w:r>
      <w:r w:rsidRPr="00D97445">
        <w:rPr>
          <w:rFonts w:cs="Courier New"/>
          <w:b/>
          <w:i/>
          <w:iCs/>
          <w:color w:val="5E5E5E" w:themeColor="accent5" w:themeShade="80"/>
        </w:rPr>
        <w:t>n</w:t>
      </w:r>
      <w:r w:rsidRPr="00D97445">
        <w:rPr>
          <w:rFonts w:cs="Courier New"/>
          <w:b/>
          <w:color w:val="5E5E5E" w:themeColor="accent5" w:themeShade="80"/>
        </w:rPr>
        <w:t>]}</w:t>
      </w:r>
    </w:p>
    <w:tbl>
      <w:tblPr>
        <w:tblW w:w="918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565"/>
        <w:gridCol w:w="7615"/>
      </w:tblGrid>
      <w:tr w:rsidR="00D97445" w:rsidRPr="00D97445" w14:paraId="3DEBAC55" w14:textId="77777777" w:rsidTr="002E65A7">
        <w:tc>
          <w:tcPr>
            <w:tcW w:w="1565" w:type="dxa"/>
            <w:shd w:val="clear" w:color="auto" w:fill="FFFF00"/>
          </w:tcPr>
          <w:p w14:paraId="3DEBAC53" w14:textId="77777777" w:rsidR="002E65A7" w:rsidRPr="00D97445" w:rsidRDefault="002E65A7" w:rsidP="002E65A7">
            <w:pPr>
              <w:jc w:val="center"/>
              <w:rPr>
                <w:b/>
                <w:bCs/>
                <w:i/>
                <w:color w:val="5E5E5E" w:themeColor="accent5" w:themeShade="80"/>
              </w:rPr>
            </w:pPr>
            <w:r w:rsidRPr="00D97445">
              <w:rPr>
                <w:b/>
                <w:bCs/>
                <w:i/>
                <w:color w:val="5E5E5E" w:themeColor="accent5" w:themeShade="80"/>
              </w:rPr>
              <w:t>Component</w:t>
            </w:r>
          </w:p>
        </w:tc>
        <w:tc>
          <w:tcPr>
            <w:tcW w:w="7615" w:type="dxa"/>
            <w:shd w:val="clear" w:color="auto" w:fill="FFFF00"/>
          </w:tcPr>
          <w:p w14:paraId="3DEBAC54" w14:textId="77777777" w:rsidR="002E65A7" w:rsidRPr="00D97445" w:rsidRDefault="002E65A7" w:rsidP="002E65A7">
            <w:pPr>
              <w:rPr>
                <w:b/>
                <w:bCs/>
                <w:i/>
                <w:color w:val="5E5E5E" w:themeColor="accent5" w:themeShade="80"/>
              </w:rPr>
            </w:pPr>
            <w:r w:rsidRPr="00D97445">
              <w:rPr>
                <w:b/>
                <w:bCs/>
                <w:i/>
                <w:color w:val="5E5E5E" w:themeColor="accent5" w:themeShade="80"/>
              </w:rPr>
              <w:t>Population Rule</w:t>
            </w:r>
          </w:p>
        </w:tc>
      </w:tr>
      <w:tr w:rsidR="00D97445" w:rsidRPr="00D97445" w14:paraId="3DEBAC58" w14:textId="77777777" w:rsidTr="002E65A7">
        <w:tc>
          <w:tcPr>
            <w:tcW w:w="1565" w:type="dxa"/>
            <w:shd w:val="clear" w:color="auto" w:fill="auto"/>
          </w:tcPr>
          <w:p w14:paraId="3DEBAC56" w14:textId="77777777" w:rsidR="002E65A7" w:rsidRPr="00D97445" w:rsidRDefault="002E65A7" w:rsidP="002E65A7">
            <w:pPr>
              <w:rPr>
                <w:color w:val="5E5E5E" w:themeColor="accent5" w:themeShade="80"/>
              </w:rPr>
            </w:pPr>
            <w:r w:rsidRPr="00D97445">
              <w:rPr>
                <w:color w:val="5E5E5E" w:themeColor="accent5" w:themeShade="80"/>
              </w:rPr>
              <w:t>UQ_</w:t>
            </w:r>
          </w:p>
        </w:tc>
        <w:tc>
          <w:tcPr>
            <w:tcW w:w="7615" w:type="dxa"/>
            <w:shd w:val="clear" w:color="auto" w:fill="auto"/>
          </w:tcPr>
          <w:p w14:paraId="3DEBAC57" w14:textId="77777777" w:rsidR="002E65A7" w:rsidRPr="00D97445" w:rsidRDefault="002E65A7" w:rsidP="002E65A7">
            <w:pPr>
              <w:rPr>
                <w:color w:val="5E5E5E" w:themeColor="accent5" w:themeShade="80"/>
              </w:rPr>
            </w:pPr>
            <w:r w:rsidRPr="00D97445">
              <w:rPr>
                <w:color w:val="5E5E5E" w:themeColor="accent5" w:themeShade="80"/>
              </w:rPr>
              <w:t>Constant “UQ”, all uppercase, followed by underscore character.</w:t>
            </w:r>
          </w:p>
        </w:tc>
      </w:tr>
      <w:tr w:rsidR="00D97445" w:rsidRPr="00D97445" w14:paraId="3DEBAC5B" w14:textId="77777777" w:rsidTr="002E65A7">
        <w:tc>
          <w:tcPr>
            <w:tcW w:w="1565" w:type="dxa"/>
            <w:shd w:val="clear" w:color="auto" w:fill="auto"/>
          </w:tcPr>
          <w:p w14:paraId="3DEBAC59" w14:textId="77777777" w:rsidR="002E65A7" w:rsidRPr="00D97445" w:rsidRDefault="002E65A7" w:rsidP="002E65A7">
            <w:pPr>
              <w:rPr>
                <w:color w:val="5E5E5E" w:themeColor="accent5" w:themeShade="80"/>
              </w:rPr>
            </w:pPr>
            <w:r w:rsidRPr="00D97445">
              <w:rPr>
                <w:color w:val="5E5E5E" w:themeColor="accent5" w:themeShade="80"/>
              </w:rPr>
              <w:t>&lt;schema name&gt;_</w:t>
            </w:r>
          </w:p>
        </w:tc>
        <w:tc>
          <w:tcPr>
            <w:tcW w:w="7615" w:type="dxa"/>
            <w:shd w:val="clear" w:color="auto" w:fill="auto"/>
          </w:tcPr>
          <w:p w14:paraId="3DEBAC5A" w14:textId="77777777" w:rsidR="002E65A7" w:rsidRPr="00D97445" w:rsidRDefault="002E65A7" w:rsidP="002E65A7">
            <w:pPr>
              <w:rPr>
                <w:color w:val="5E5E5E" w:themeColor="accent5" w:themeShade="80"/>
              </w:rPr>
            </w:pPr>
            <w:r w:rsidRPr="00D97445">
              <w:rPr>
                <w:color w:val="5E5E5E" w:themeColor="accent5" w:themeShade="80"/>
              </w:rPr>
              <w:t>Optional.  Schema name followed by underscore character.  Use this if table with same name already exists under a different schema. This ensures a unique name.</w:t>
            </w:r>
          </w:p>
        </w:tc>
      </w:tr>
      <w:tr w:rsidR="00D97445" w:rsidRPr="00D97445" w14:paraId="3DEBAC5E" w14:textId="77777777" w:rsidTr="002E65A7">
        <w:tc>
          <w:tcPr>
            <w:tcW w:w="1565" w:type="dxa"/>
            <w:shd w:val="clear" w:color="auto" w:fill="auto"/>
          </w:tcPr>
          <w:p w14:paraId="3DEBAC5C" w14:textId="77777777" w:rsidR="002E65A7" w:rsidRPr="00D97445" w:rsidRDefault="002E65A7" w:rsidP="002E65A7">
            <w:pPr>
              <w:rPr>
                <w:color w:val="5E5E5E" w:themeColor="accent5" w:themeShade="80"/>
              </w:rPr>
            </w:pPr>
            <w:r w:rsidRPr="00D97445">
              <w:rPr>
                <w:color w:val="5E5E5E" w:themeColor="accent5" w:themeShade="80"/>
              </w:rPr>
              <w:t>&lt;table name&gt;_</w:t>
            </w:r>
          </w:p>
        </w:tc>
        <w:tc>
          <w:tcPr>
            <w:tcW w:w="7615" w:type="dxa"/>
            <w:shd w:val="clear" w:color="auto" w:fill="auto"/>
          </w:tcPr>
          <w:p w14:paraId="3DEBAC5D" w14:textId="77777777" w:rsidR="002E65A7" w:rsidRPr="00D97445" w:rsidRDefault="002E65A7" w:rsidP="002E65A7">
            <w:pPr>
              <w:rPr>
                <w:color w:val="5E5E5E" w:themeColor="accent5" w:themeShade="80"/>
              </w:rPr>
            </w:pPr>
            <w:r w:rsidRPr="00D97445">
              <w:rPr>
                <w:color w:val="5E5E5E" w:themeColor="accent5" w:themeShade="80"/>
              </w:rPr>
              <w:t>Name of the table followed by underscore character.</w:t>
            </w:r>
          </w:p>
        </w:tc>
      </w:tr>
      <w:tr w:rsidR="002E65A7" w:rsidRPr="00D97445" w14:paraId="3DEBAC61" w14:textId="77777777" w:rsidTr="002E65A7">
        <w:tc>
          <w:tcPr>
            <w:tcW w:w="1565" w:type="dxa"/>
            <w:shd w:val="clear" w:color="auto" w:fill="auto"/>
          </w:tcPr>
          <w:p w14:paraId="3DEBAC5F" w14:textId="77777777" w:rsidR="002E65A7" w:rsidRPr="00D97445" w:rsidRDefault="002E65A7" w:rsidP="002E65A7">
            <w:pPr>
              <w:rPr>
                <w:color w:val="5E5E5E" w:themeColor="accent5" w:themeShade="80"/>
              </w:rPr>
            </w:pPr>
            <w:r w:rsidRPr="00D97445">
              <w:rPr>
                <w:color w:val="5E5E5E" w:themeColor="accent5" w:themeShade="80"/>
              </w:rPr>
              <w:t>&lt;column name&gt;</w:t>
            </w:r>
          </w:p>
        </w:tc>
        <w:tc>
          <w:tcPr>
            <w:tcW w:w="7615" w:type="dxa"/>
            <w:shd w:val="clear" w:color="auto" w:fill="auto"/>
          </w:tcPr>
          <w:p w14:paraId="3DEBAC60" w14:textId="77777777" w:rsidR="002E65A7" w:rsidRPr="00D97445" w:rsidRDefault="002E65A7" w:rsidP="002E65A7">
            <w:pPr>
              <w:rPr>
                <w:color w:val="5E5E5E" w:themeColor="accent5" w:themeShade="80"/>
              </w:rPr>
            </w:pPr>
            <w:r w:rsidRPr="00D97445">
              <w:rPr>
                <w:color w:val="5E5E5E" w:themeColor="accent5" w:themeShade="80"/>
              </w:rPr>
              <w:t>Name of the column the unique constraint is for.  If more than one column is needed for uniqueness, separate by underscore characters.</w:t>
            </w:r>
          </w:p>
        </w:tc>
      </w:tr>
    </w:tbl>
    <w:p w14:paraId="3DEBAC62" w14:textId="77777777" w:rsidR="002E65A7" w:rsidRPr="00D97445" w:rsidRDefault="002E65A7" w:rsidP="002E65A7">
      <w:pPr>
        <w:rPr>
          <w:color w:val="5E5E5E" w:themeColor="accent5" w:themeShade="80"/>
        </w:rPr>
      </w:pPr>
    </w:p>
    <w:p w14:paraId="3DEBAC63" w14:textId="77777777" w:rsidR="002E65A7" w:rsidRPr="00D97445" w:rsidRDefault="002E65A7" w:rsidP="002E65A7">
      <w:pPr>
        <w:rPr>
          <w:color w:val="5E5E5E" w:themeColor="accent5" w:themeShade="80"/>
        </w:rPr>
      </w:pPr>
      <w:r w:rsidRPr="00D97445">
        <w:rPr>
          <w:color w:val="5E5E5E" w:themeColor="accent5" w:themeShade="80"/>
        </w:rPr>
        <w:t>Note:  The differences between a unique constraint and a unique index are very subtle. Unique constraints are part of the ANSI SQL definition and defining unique constraints is part of defining a da</w:t>
      </w:r>
      <w:r w:rsidRPr="00D97445">
        <w:rPr>
          <w:color w:val="5E5E5E" w:themeColor="accent5" w:themeShade="80"/>
        </w:rPr>
        <w:lastRenderedPageBreak/>
        <w:t>tabase's logical design. In addition, unique constraints can be created as part of a table's definition and, as a by-product, SQL Server will automatically create a unique index under the hood (with the same name as the unique constraint) when the constraint is created. In contrast, defining unique indexes are part of designing the physical data model and they are not ANSI standard.   From a performance standpoint, unique constraints and unique indexes are effectively the same to the query optimizer and you will not see any performance benefit using one over the other.</w:t>
      </w:r>
    </w:p>
    <w:p w14:paraId="3DEBAC64" w14:textId="77777777" w:rsidR="002E65A7" w:rsidRDefault="002E65A7" w:rsidP="002E65A7">
      <w:pPr>
        <w:rPr>
          <w:color w:val="5E5E5E" w:themeColor="accent5" w:themeShade="80"/>
        </w:rPr>
      </w:pPr>
      <w:r w:rsidRPr="00D97445">
        <w:rPr>
          <w:color w:val="5E5E5E" w:themeColor="accent5" w:themeShade="80"/>
        </w:rPr>
        <w:t>Therefore, since unique constraints are the ANSI SQL standard and better document the table, they will be used instead of creating a unique index on the table.</w:t>
      </w:r>
    </w:p>
    <w:p w14:paraId="3DEBAC65" w14:textId="77777777" w:rsidR="002E65A7" w:rsidRPr="00D97445" w:rsidRDefault="002E65A7" w:rsidP="002E65A7">
      <w:pPr>
        <w:rPr>
          <w:color w:val="5E5E5E" w:themeColor="accent5" w:themeShade="80"/>
        </w:rPr>
      </w:pPr>
      <w:r w:rsidRPr="00D97445">
        <w:rPr>
          <w:color w:val="5E5E5E" w:themeColor="accent5" w:themeShade="80"/>
          <w:u w:val="single"/>
        </w:rPr>
        <w:t>Examples</w:t>
      </w:r>
    </w:p>
    <w:p w14:paraId="3DEBAC66" w14:textId="77777777" w:rsidR="002E65A7" w:rsidRPr="00D97445" w:rsidRDefault="002E65A7" w:rsidP="00C102AE">
      <w:pPr>
        <w:numPr>
          <w:ilvl w:val="0"/>
          <w:numId w:val="18"/>
        </w:numPr>
        <w:spacing w:before="0" w:after="0" w:line="240" w:lineRule="auto"/>
        <w:rPr>
          <w:color w:val="5E5E5E" w:themeColor="accent5" w:themeShade="80"/>
        </w:rPr>
      </w:pPr>
      <w:r w:rsidRPr="00D97445">
        <w:rPr>
          <w:color w:val="5E5E5E" w:themeColor="accent5" w:themeShade="80"/>
        </w:rPr>
        <w:t>UQ_Employee_EmailAddress</w:t>
      </w:r>
    </w:p>
    <w:p w14:paraId="3DEBAC67" w14:textId="77777777" w:rsidR="002E65A7" w:rsidRPr="00D97445" w:rsidRDefault="002E65A7" w:rsidP="00C102AE">
      <w:pPr>
        <w:numPr>
          <w:ilvl w:val="0"/>
          <w:numId w:val="18"/>
        </w:numPr>
        <w:spacing w:before="0" w:after="0" w:line="240" w:lineRule="auto"/>
        <w:rPr>
          <w:color w:val="5E5E5E" w:themeColor="accent5" w:themeShade="80"/>
        </w:rPr>
      </w:pPr>
      <w:r w:rsidRPr="00D97445">
        <w:rPr>
          <w:color w:val="5E5E5E" w:themeColor="accent5" w:themeShade="80"/>
        </w:rPr>
        <w:t>UQ_Working_SalesOrder_OrderNumber_Site (2 column unique constraint)</w:t>
      </w:r>
    </w:p>
    <w:p w14:paraId="3DEBAC68" w14:textId="77777777" w:rsidR="002E65A7" w:rsidRPr="00D97445" w:rsidRDefault="002E65A7" w:rsidP="00C102AE">
      <w:pPr>
        <w:numPr>
          <w:ilvl w:val="0"/>
          <w:numId w:val="18"/>
        </w:numPr>
        <w:spacing w:before="0" w:after="0" w:line="240" w:lineRule="auto"/>
        <w:rPr>
          <w:color w:val="5E5E5E" w:themeColor="accent5" w:themeShade="80"/>
        </w:rPr>
      </w:pPr>
      <w:r w:rsidRPr="00D97445">
        <w:rPr>
          <w:color w:val="5E5E5E" w:themeColor="accent5" w:themeShade="80"/>
        </w:rPr>
        <w:t>UQ_UnitSetup_SalesOrder_OrderNumber_Site (2 column unique constraint)</w:t>
      </w:r>
    </w:p>
    <w:p w14:paraId="3DEBAC69" w14:textId="77777777" w:rsidR="002E65A7" w:rsidRDefault="002E65A7" w:rsidP="00051AF1"/>
    <w:p w14:paraId="3DEBAC6A" w14:textId="77777777" w:rsidR="00051AF1" w:rsidRDefault="00051AF1" w:rsidP="00051AF1">
      <w:pPr>
        <w:pStyle w:val="Heading2"/>
      </w:pPr>
      <w:bookmarkStart w:id="554" w:name="_Toc33791630"/>
      <w:r>
        <w:t>Clustered Indexes</w:t>
      </w:r>
      <w:bookmarkEnd w:id="554"/>
    </w:p>
    <w:p w14:paraId="3DEBAC6B" w14:textId="77777777" w:rsidR="002E65A7" w:rsidRPr="00D97445" w:rsidRDefault="002E65A7" w:rsidP="002E65A7">
      <w:pPr>
        <w:rPr>
          <w:color w:val="5E5E5E" w:themeColor="accent5" w:themeShade="80"/>
        </w:rPr>
      </w:pPr>
      <w:r w:rsidRPr="00D97445">
        <w:rPr>
          <w:color w:val="5E5E5E" w:themeColor="accent5" w:themeShade="80"/>
        </w:rPr>
        <w:t xml:space="preserve">While primary key and unique constraint indexes will automatically be named the same as the related constraints, names assigned to </w:t>
      </w:r>
      <w:r w:rsidRPr="00D97445">
        <w:rPr>
          <w:color w:val="5E5E5E" w:themeColor="accent5" w:themeShade="80"/>
        </w:rPr>
        <w:lastRenderedPageBreak/>
        <w:t>other table indexes within SQL Server should be formatted to follow:</w:t>
      </w:r>
    </w:p>
    <w:p w14:paraId="3DEBAC6C" w14:textId="77777777" w:rsidR="002E65A7" w:rsidRPr="00D97445" w:rsidRDefault="002E65A7" w:rsidP="002E65A7">
      <w:pPr>
        <w:spacing w:before="120"/>
        <w:rPr>
          <w:color w:val="5E5E5E" w:themeColor="accent5" w:themeShade="80"/>
        </w:rPr>
      </w:pPr>
      <w:r w:rsidRPr="00D97445">
        <w:rPr>
          <w:color w:val="5E5E5E" w:themeColor="accent5" w:themeShade="80"/>
        </w:rPr>
        <w:t>Syntax:</w:t>
      </w:r>
    </w:p>
    <w:p w14:paraId="3DEBAC6D" w14:textId="77777777" w:rsidR="002E65A7" w:rsidRPr="00D97445" w:rsidRDefault="002E65A7" w:rsidP="002E65A7">
      <w:pPr>
        <w:spacing w:before="120"/>
        <w:rPr>
          <w:rFonts w:cs="Courier New"/>
          <w:b/>
          <w:color w:val="5E5E5E" w:themeColor="accent5" w:themeShade="80"/>
        </w:rPr>
      </w:pPr>
      <w:r w:rsidRPr="00D97445">
        <w:rPr>
          <w:rFonts w:cs="Courier New"/>
          <w:b/>
          <w:color w:val="5E5E5E" w:themeColor="accent5" w:themeShade="80"/>
        </w:rPr>
        <w:t>{CIX_}[&lt;schema name&gt;_]{&lt;table name&gt;_}{&lt;column name&gt;[_...</w:t>
      </w:r>
      <w:r w:rsidRPr="00D97445">
        <w:rPr>
          <w:rFonts w:cs="Courier New"/>
          <w:b/>
          <w:i/>
          <w:iCs/>
          <w:color w:val="5E5E5E" w:themeColor="accent5" w:themeShade="80"/>
        </w:rPr>
        <w:t>n</w:t>
      </w:r>
      <w:r w:rsidRPr="00D97445">
        <w:rPr>
          <w:rFonts w:cs="Courier New"/>
          <w:b/>
          <w:color w:val="5E5E5E" w:themeColor="accent5" w:themeShade="80"/>
        </w:rPr>
        <w:t>]}</w:t>
      </w:r>
    </w:p>
    <w:tbl>
      <w:tblPr>
        <w:tblW w:w="963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620"/>
        <w:gridCol w:w="8010"/>
      </w:tblGrid>
      <w:tr w:rsidR="00D97445" w:rsidRPr="00D97445" w14:paraId="3DEBAC70" w14:textId="77777777" w:rsidTr="002E65A7">
        <w:tc>
          <w:tcPr>
            <w:tcW w:w="1620" w:type="dxa"/>
            <w:shd w:val="clear" w:color="auto" w:fill="FFFF00"/>
          </w:tcPr>
          <w:p w14:paraId="3DEBAC6E" w14:textId="77777777" w:rsidR="002E65A7" w:rsidRPr="00D97445" w:rsidRDefault="002E65A7" w:rsidP="002E65A7">
            <w:pPr>
              <w:jc w:val="center"/>
              <w:rPr>
                <w:b/>
                <w:bCs/>
                <w:i/>
                <w:color w:val="5E5E5E" w:themeColor="accent5" w:themeShade="80"/>
              </w:rPr>
            </w:pPr>
            <w:r w:rsidRPr="00D97445">
              <w:rPr>
                <w:b/>
                <w:bCs/>
                <w:i/>
                <w:color w:val="5E5E5E" w:themeColor="accent5" w:themeShade="80"/>
              </w:rPr>
              <w:t>Component</w:t>
            </w:r>
          </w:p>
        </w:tc>
        <w:tc>
          <w:tcPr>
            <w:tcW w:w="8010" w:type="dxa"/>
            <w:shd w:val="clear" w:color="auto" w:fill="FFFF00"/>
          </w:tcPr>
          <w:p w14:paraId="3DEBAC6F" w14:textId="77777777" w:rsidR="002E65A7" w:rsidRPr="00D97445" w:rsidRDefault="002E65A7" w:rsidP="002E65A7">
            <w:pPr>
              <w:rPr>
                <w:b/>
                <w:bCs/>
                <w:i/>
                <w:color w:val="5E5E5E" w:themeColor="accent5" w:themeShade="80"/>
              </w:rPr>
            </w:pPr>
            <w:r w:rsidRPr="00D97445">
              <w:rPr>
                <w:b/>
                <w:bCs/>
                <w:i/>
                <w:color w:val="5E5E5E" w:themeColor="accent5" w:themeShade="80"/>
              </w:rPr>
              <w:t>Population Rule</w:t>
            </w:r>
          </w:p>
        </w:tc>
      </w:tr>
      <w:tr w:rsidR="00D97445" w:rsidRPr="00D97445" w14:paraId="3DEBAC73" w14:textId="77777777" w:rsidTr="002E65A7">
        <w:tc>
          <w:tcPr>
            <w:tcW w:w="1620" w:type="dxa"/>
            <w:shd w:val="clear" w:color="auto" w:fill="auto"/>
          </w:tcPr>
          <w:p w14:paraId="3DEBAC71" w14:textId="77777777" w:rsidR="002E65A7" w:rsidRPr="00D97445" w:rsidRDefault="002E65A7" w:rsidP="002E65A7">
            <w:pPr>
              <w:rPr>
                <w:color w:val="5E5E5E" w:themeColor="accent5" w:themeShade="80"/>
              </w:rPr>
            </w:pPr>
            <w:r w:rsidRPr="00D97445">
              <w:rPr>
                <w:color w:val="5E5E5E" w:themeColor="accent5" w:themeShade="80"/>
              </w:rPr>
              <w:t>CIX_</w:t>
            </w:r>
          </w:p>
        </w:tc>
        <w:tc>
          <w:tcPr>
            <w:tcW w:w="8010" w:type="dxa"/>
            <w:shd w:val="clear" w:color="auto" w:fill="auto"/>
          </w:tcPr>
          <w:p w14:paraId="3DEBAC72" w14:textId="77777777" w:rsidR="002E65A7" w:rsidRPr="00D97445" w:rsidRDefault="002E65A7" w:rsidP="002E65A7">
            <w:pPr>
              <w:rPr>
                <w:color w:val="5E5E5E" w:themeColor="accent5" w:themeShade="80"/>
              </w:rPr>
            </w:pPr>
            <w:r w:rsidRPr="00D97445">
              <w:rPr>
                <w:color w:val="5E5E5E" w:themeColor="accent5" w:themeShade="80"/>
              </w:rPr>
              <w:t>Constant “CIX”, all uppercase, followed by underscore character.</w:t>
            </w:r>
          </w:p>
        </w:tc>
      </w:tr>
      <w:tr w:rsidR="00D97445" w:rsidRPr="00D97445" w14:paraId="3DEBAC76" w14:textId="77777777" w:rsidTr="002E65A7">
        <w:tc>
          <w:tcPr>
            <w:tcW w:w="1620" w:type="dxa"/>
            <w:shd w:val="clear" w:color="auto" w:fill="auto"/>
          </w:tcPr>
          <w:p w14:paraId="3DEBAC74" w14:textId="77777777" w:rsidR="002E65A7" w:rsidRPr="00D97445" w:rsidRDefault="002E65A7" w:rsidP="002E65A7">
            <w:pPr>
              <w:rPr>
                <w:color w:val="5E5E5E" w:themeColor="accent5" w:themeShade="80"/>
              </w:rPr>
            </w:pPr>
            <w:r w:rsidRPr="00D97445">
              <w:rPr>
                <w:color w:val="5E5E5E" w:themeColor="accent5" w:themeShade="80"/>
              </w:rPr>
              <w:t>&lt;schema name&gt;_</w:t>
            </w:r>
          </w:p>
        </w:tc>
        <w:tc>
          <w:tcPr>
            <w:tcW w:w="8010" w:type="dxa"/>
            <w:shd w:val="clear" w:color="auto" w:fill="auto"/>
          </w:tcPr>
          <w:p w14:paraId="3DEBAC75" w14:textId="77777777" w:rsidR="002E65A7" w:rsidRPr="00D97445" w:rsidRDefault="002E65A7" w:rsidP="002E65A7">
            <w:pPr>
              <w:rPr>
                <w:color w:val="5E5E5E" w:themeColor="accent5" w:themeShade="80"/>
              </w:rPr>
            </w:pPr>
            <w:r w:rsidRPr="00D97445">
              <w:rPr>
                <w:color w:val="5E5E5E" w:themeColor="accent5" w:themeShade="80"/>
              </w:rPr>
              <w:t xml:space="preserve">Optional.  Schema name followed by underscore character.  Use this if table with same name already exists under a different schema to ensure unique index name.  </w:t>
            </w:r>
          </w:p>
        </w:tc>
      </w:tr>
      <w:tr w:rsidR="00D97445" w:rsidRPr="00D97445" w14:paraId="3DEBAC79" w14:textId="77777777" w:rsidTr="002E65A7">
        <w:tc>
          <w:tcPr>
            <w:tcW w:w="1620" w:type="dxa"/>
            <w:shd w:val="clear" w:color="auto" w:fill="auto"/>
          </w:tcPr>
          <w:p w14:paraId="3DEBAC77" w14:textId="77777777" w:rsidR="002E65A7" w:rsidRPr="00D97445" w:rsidRDefault="002E65A7" w:rsidP="002E65A7">
            <w:pPr>
              <w:rPr>
                <w:color w:val="5E5E5E" w:themeColor="accent5" w:themeShade="80"/>
              </w:rPr>
            </w:pPr>
            <w:r w:rsidRPr="00D97445">
              <w:rPr>
                <w:color w:val="5E5E5E" w:themeColor="accent5" w:themeShade="80"/>
              </w:rPr>
              <w:t>&lt;table name&gt;_</w:t>
            </w:r>
          </w:p>
        </w:tc>
        <w:tc>
          <w:tcPr>
            <w:tcW w:w="8010" w:type="dxa"/>
            <w:shd w:val="clear" w:color="auto" w:fill="auto"/>
          </w:tcPr>
          <w:p w14:paraId="3DEBAC78" w14:textId="77777777" w:rsidR="002E65A7" w:rsidRPr="00D97445" w:rsidRDefault="002E65A7" w:rsidP="002E65A7">
            <w:pPr>
              <w:rPr>
                <w:color w:val="5E5E5E" w:themeColor="accent5" w:themeShade="80"/>
              </w:rPr>
            </w:pPr>
            <w:r w:rsidRPr="00D97445">
              <w:rPr>
                <w:color w:val="5E5E5E" w:themeColor="accent5" w:themeShade="80"/>
              </w:rPr>
              <w:t>Name of the table followed by underscore character.</w:t>
            </w:r>
          </w:p>
        </w:tc>
      </w:tr>
      <w:tr w:rsidR="002E65A7" w:rsidRPr="00D97445" w14:paraId="3DEBAC7C" w14:textId="77777777" w:rsidTr="002E65A7">
        <w:tc>
          <w:tcPr>
            <w:tcW w:w="1620" w:type="dxa"/>
            <w:shd w:val="clear" w:color="auto" w:fill="auto"/>
          </w:tcPr>
          <w:p w14:paraId="3DEBAC7A" w14:textId="77777777" w:rsidR="002E65A7" w:rsidRPr="00D97445" w:rsidRDefault="002E65A7" w:rsidP="002E65A7">
            <w:pPr>
              <w:rPr>
                <w:color w:val="5E5E5E" w:themeColor="accent5" w:themeShade="80"/>
              </w:rPr>
            </w:pPr>
            <w:r w:rsidRPr="00D97445">
              <w:rPr>
                <w:color w:val="5E5E5E" w:themeColor="accent5" w:themeShade="80"/>
              </w:rPr>
              <w:t>&lt;column name&gt;</w:t>
            </w:r>
          </w:p>
        </w:tc>
        <w:tc>
          <w:tcPr>
            <w:tcW w:w="8010" w:type="dxa"/>
            <w:shd w:val="clear" w:color="auto" w:fill="auto"/>
          </w:tcPr>
          <w:p w14:paraId="3DEBAC7B" w14:textId="77777777" w:rsidR="002E65A7" w:rsidRPr="00D97445" w:rsidRDefault="002E65A7" w:rsidP="002E65A7">
            <w:pPr>
              <w:rPr>
                <w:color w:val="5E5E5E" w:themeColor="accent5" w:themeShade="80"/>
              </w:rPr>
            </w:pPr>
            <w:r w:rsidRPr="00D97445">
              <w:rPr>
                <w:color w:val="5E5E5E" w:themeColor="accent5" w:themeShade="80"/>
              </w:rPr>
              <w:t>Name of the column the unique constraint is for.  If more than one column, separate by underscore characters.</w:t>
            </w:r>
          </w:p>
        </w:tc>
      </w:tr>
    </w:tbl>
    <w:p w14:paraId="3DEBAC7E" w14:textId="77777777" w:rsidR="002E65A7" w:rsidRPr="00D97445" w:rsidRDefault="002E65A7" w:rsidP="002E65A7">
      <w:pPr>
        <w:rPr>
          <w:color w:val="5E5E5E" w:themeColor="accent5" w:themeShade="80"/>
          <w:u w:val="single"/>
        </w:rPr>
      </w:pPr>
      <w:r w:rsidRPr="00D97445">
        <w:rPr>
          <w:color w:val="5E5E5E" w:themeColor="accent5" w:themeShade="80"/>
          <w:u w:val="single"/>
        </w:rPr>
        <w:t>Examples</w:t>
      </w:r>
    </w:p>
    <w:p w14:paraId="3DEBAC7F" w14:textId="77777777" w:rsidR="002E65A7" w:rsidRPr="00D97445" w:rsidRDefault="002E65A7" w:rsidP="00C102AE">
      <w:pPr>
        <w:numPr>
          <w:ilvl w:val="0"/>
          <w:numId w:val="19"/>
        </w:numPr>
        <w:spacing w:before="0" w:after="0" w:line="240" w:lineRule="auto"/>
        <w:ind w:left="720"/>
        <w:rPr>
          <w:color w:val="5E5E5E" w:themeColor="accent5" w:themeShade="80"/>
        </w:rPr>
      </w:pPr>
      <w:r w:rsidRPr="00D97445">
        <w:rPr>
          <w:color w:val="5E5E5E" w:themeColor="accent5" w:themeShade="80"/>
        </w:rPr>
        <w:t>CIX_Employee_NameLast_NameFirst</w:t>
      </w:r>
    </w:p>
    <w:p w14:paraId="3DEBAC80" w14:textId="77777777" w:rsidR="002E65A7" w:rsidRPr="00D97445" w:rsidRDefault="002E65A7" w:rsidP="00C102AE">
      <w:pPr>
        <w:numPr>
          <w:ilvl w:val="0"/>
          <w:numId w:val="19"/>
        </w:numPr>
        <w:spacing w:before="0" w:after="0" w:line="240" w:lineRule="auto"/>
        <w:ind w:left="720"/>
        <w:rPr>
          <w:color w:val="5E5E5E" w:themeColor="accent5" w:themeShade="80"/>
        </w:rPr>
      </w:pPr>
      <w:r w:rsidRPr="00D97445">
        <w:rPr>
          <w:color w:val="5E5E5E" w:themeColor="accent5" w:themeShade="80"/>
        </w:rPr>
        <w:t>CIX_Working_SalesOrder_Number</w:t>
      </w:r>
    </w:p>
    <w:p w14:paraId="3DEBAC81" w14:textId="2AC82D68" w:rsidR="002E65A7" w:rsidRDefault="002E65A7" w:rsidP="00C102AE">
      <w:pPr>
        <w:numPr>
          <w:ilvl w:val="0"/>
          <w:numId w:val="19"/>
        </w:numPr>
        <w:spacing w:before="0" w:after="0" w:line="240" w:lineRule="auto"/>
        <w:ind w:left="720"/>
        <w:rPr>
          <w:ins w:id="555" w:author="Kraig Hughes" w:date="2021-03-12T15:08:00Z"/>
          <w:color w:val="5E5E5E" w:themeColor="accent5" w:themeShade="80"/>
        </w:rPr>
      </w:pPr>
      <w:r w:rsidRPr="00D97445">
        <w:rPr>
          <w:color w:val="5E5E5E" w:themeColor="accent5" w:themeShade="80"/>
        </w:rPr>
        <w:t>CIX_UnitSetup_SalesOrder_Number</w:t>
      </w:r>
    </w:p>
    <w:p w14:paraId="5C82BC8E" w14:textId="77777777" w:rsidR="00F43E59" w:rsidRPr="00D97445" w:rsidRDefault="00F43E59" w:rsidP="00F43E59">
      <w:pPr>
        <w:spacing w:before="0" w:after="0" w:line="240" w:lineRule="auto"/>
        <w:rPr>
          <w:color w:val="5E5E5E" w:themeColor="accent5" w:themeShade="80"/>
        </w:rPr>
        <w:pPrChange w:id="556" w:author="Kraig Hughes" w:date="2021-03-12T15:08:00Z">
          <w:pPr>
            <w:numPr>
              <w:numId w:val="19"/>
            </w:numPr>
            <w:spacing w:before="0" w:after="0" w:line="240" w:lineRule="auto"/>
            <w:ind w:left="720" w:hanging="360"/>
          </w:pPr>
        </w:pPrChange>
      </w:pPr>
    </w:p>
    <w:p w14:paraId="3DEBAC82" w14:textId="77777777" w:rsidR="00051AF1" w:rsidRDefault="00051AF1" w:rsidP="00051AF1">
      <w:pPr>
        <w:pStyle w:val="Heading2"/>
      </w:pPr>
      <w:bookmarkStart w:id="557" w:name="_Toc33791631"/>
      <w:r>
        <w:t>Non Clustered Indexes</w:t>
      </w:r>
      <w:bookmarkEnd w:id="557"/>
    </w:p>
    <w:p w14:paraId="3DEBAC83" w14:textId="77777777" w:rsidR="002E65A7" w:rsidRPr="00D97445" w:rsidRDefault="002E65A7" w:rsidP="002E65A7">
      <w:pPr>
        <w:rPr>
          <w:color w:val="5E5E5E" w:themeColor="accent5" w:themeShade="80"/>
        </w:rPr>
      </w:pPr>
      <w:r w:rsidRPr="00D97445">
        <w:rPr>
          <w:color w:val="5E5E5E" w:themeColor="accent5" w:themeShade="80"/>
        </w:rPr>
        <w:t>While primary key and unique constraint indexes will automatically be named the same as the related constraints, names assigned to other table indexes within SQL Server should be formatted to follow:</w:t>
      </w:r>
    </w:p>
    <w:p w14:paraId="3DEBAC84" w14:textId="77777777" w:rsidR="002E65A7" w:rsidRPr="00D97445" w:rsidRDefault="002E65A7" w:rsidP="002E65A7">
      <w:pPr>
        <w:spacing w:before="120"/>
        <w:rPr>
          <w:color w:val="5E5E5E" w:themeColor="accent5" w:themeShade="80"/>
        </w:rPr>
      </w:pPr>
      <w:r w:rsidRPr="00D97445">
        <w:rPr>
          <w:color w:val="5E5E5E" w:themeColor="accent5" w:themeShade="80"/>
        </w:rPr>
        <w:t>Syntax:</w:t>
      </w:r>
    </w:p>
    <w:p w14:paraId="3DEBAC85" w14:textId="77777777" w:rsidR="002E65A7" w:rsidRPr="00D97445" w:rsidRDefault="002E65A7" w:rsidP="002E65A7">
      <w:pPr>
        <w:spacing w:before="120"/>
        <w:rPr>
          <w:rFonts w:cs="Courier New"/>
          <w:b/>
          <w:color w:val="5E5E5E" w:themeColor="accent5" w:themeShade="80"/>
        </w:rPr>
      </w:pPr>
      <w:r w:rsidRPr="00D97445">
        <w:rPr>
          <w:rFonts w:cs="Courier New"/>
          <w:b/>
          <w:color w:val="5E5E5E" w:themeColor="accent5" w:themeShade="80"/>
        </w:rPr>
        <w:lastRenderedPageBreak/>
        <w:t>{IX_}[&lt;schema name&gt;_]{&lt;table name&gt;_}{&lt;column name&gt;[_...</w:t>
      </w:r>
      <w:r w:rsidRPr="00D97445">
        <w:rPr>
          <w:rFonts w:cs="Courier New"/>
          <w:b/>
          <w:i/>
          <w:iCs/>
          <w:color w:val="5E5E5E" w:themeColor="accent5" w:themeShade="80"/>
        </w:rPr>
        <w:t>n</w:t>
      </w:r>
      <w:r w:rsidRPr="00D97445">
        <w:rPr>
          <w:rFonts w:cs="Courier New"/>
          <w:b/>
          <w:color w:val="5E5E5E" w:themeColor="accent5" w:themeShade="80"/>
        </w:rPr>
        <w:t>]}</w:t>
      </w:r>
    </w:p>
    <w:tbl>
      <w:tblPr>
        <w:tblW w:w="963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620"/>
        <w:gridCol w:w="8010"/>
      </w:tblGrid>
      <w:tr w:rsidR="00D97445" w:rsidRPr="00D97445" w14:paraId="3DEBAC88" w14:textId="77777777" w:rsidTr="002E65A7">
        <w:tc>
          <w:tcPr>
            <w:tcW w:w="1620" w:type="dxa"/>
            <w:shd w:val="clear" w:color="auto" w:fill="FFFF00"/>
          </w:tcPr>
          <w:p w14:paraId="3DEBAC86" w14:textId="77777777" w:rsidR="002E65A7" w:rsidRPr="00D97445" w:rsidRDefault="002E65A7" w:rsidP="002E65A7">
            <w:pPr>
              <w:jc w:val="center"/>
              <w:rPr>
                <w:b/>
                <w:bCs/>
                <w:i/>
                <w:color w:val="5E5E5E" w:themeColor="accent5" w:themeShade="80"/>
              </w:rPr>
            </w:pPr>
            <w:r w:rsidRPr="00D97445">
              <w:rPr>
                <w:b/>
                <w:bCs/>
                <w:i/>
                <w:color w:val="5E5E5E" w:themeColor="accent5" w:themeShade="80"/>
              </w:rPr>
              <w:t>Component</w:t>
            </w:r>
          </w:p>
        </w:tc>
        <w:tc>
          <w:tcPr>
            <w:tcW w:w="8010" w:type="dxa"/>
            <w:shd w:val="clear" w:color="auto" w:fill="FFFF00"/>
          </w:tcPr>
          <w:p w14:paraId="3DEBAC87" w14:textId="77777777" w:rsidR="002E65A7" w:rsidRPr="00D97445" w:rsidRDefault="002E65A7" w:rsidP="002E65A7">
            <w:pPr>
              <w:rPr>
                <w:b/>
                <w:bCs/>
                <w:i/>
                <w:color w:val="5E5E5E" w:themeColor="accent5" w:themeShade="80"/>
              </w:rPr>
            </w:pPr>
            <w:r w:rsidRPr="00D97445">
              <w:rPr>
                <w:b/>
                <w:bCs/>
                <w:i/>
                <w:color w:val="5E5E5E" w:themeColor="accent5" w:themeShade="80"/>
              </w:rPr>
              <w:t>Population Rule</w:t>
            </w:r>
          </w:p>
        </w:tc>
      </w:tr>
      <w:tr w:rsidR="00D97445" w:rsidRPr="00D97445" w14:paraId="3DEBAC8B" w14:textId="77777777" w:rsidTr="002E65A7">
        <w:tc>
          <w:tcPr>
            <w:tcW w:w="1620" w:type="dxa"/>
            <w:shd w:val="clear" w:color="auto" w:fill="auto"/>
          </w:tcPr>
          <w:p w14:paraId="3DEBAC89" w14:textId="77777777" w:rsidR="002E65A7" w:rsidRPr="00D97445" w:rsidRDefault="002E65A7" w:rsidP="002E65A7">
            <w:pPr>
              <w:rPr>
                <w:color w:val="5E5E5E" w:themeColor="accent5" w:themeShade="80"/>
              </w:rPr>
            </w:pPr>
            <w:r w:rsidRPr="00D97445">
              <w:rPr>
                <w:color w:val="5E5E5E" w:themeColor="accent5" w:themeShade="80"/>
              </w:rPr>
              <w:t>IX_</w:t>
            </w:r>
          </w:p>
        </w:tc>
        <w:tc>
          <w:tcPr>
            <w:tcW w:w="8010" w:type="dxa"/>
            <w:shd w:val="clear" w:color="auto" w:fill="auto"/>
          </w:tcPr>
          <w:p w14:paraId="3DEBAC8A" w14:textId="77777777" w:rsidR="002E65A7" w:rsidRPr="00D97445" w:rsidRDefault="002E65A7" w:rsidP="002E65A7">
            <w:pPr>
              <w:rPr>
                <w:color w:val="5E5E5E" w:themeColor="accent5" w:themeShade="80"/>
              </w:rPr>
            </w:pPr>
            <w:r w:rsidRPr="00D97445">
              <w:rPr>
                <w:color w:val="5E5E5E" w:themeColor="accent5" w:themeShade="80"/>
              </w:rPr>
              <w:t>Constant “IX”, all uppercase, followed by underscore character.</w:t>
            </w:r>
          </w:p>
        </w:tc>
      </w:tr>
      <w:tr w:rsidR="00D97445" w:rsidRPr="00D97445" w14:paraId="3DEBAC8E" w14:textId="77777777" w:rsidTr="002E65A7">
        <w:tc>
          <w:tcPr>
            <w:tcW w:w="1620" w:type="dxa"/>
            <w:shd w:val="clear" w:color="auto" w:fill="auto"/>
          </w:tcPr>
          <w:p w14:paraId="3DEBAC8C" w14:textId="77777777" w:rsidR="002E65A7" w:rsidRPr="00D97445" w:rsidRDefault="002E65A7" w:rsidP="002E65A7">
            <w:pPr>
              <w:rPr>
                <w:color w:val="5E5E5E" w:themeColor="accent5" w:themeShade="80"/>
              </w:rPr>
            </w:pPr>
            <w:r w:rsidRPr="00D97445">
              <w:rPr>
                <w:color w:val="5E5E5E" w:themeColor="accent5" w:themeShade="80"/>
              </w:rPr>
              <w:t>&lt;schema name&gt;_</w:t>
            </w:r>
          </w:p>
        </w:tc>
        <w:tc>
          <w:tcPr>
            <w:tcW w:w="8010" w:type="dxa"/>
            <w:shd w:val="clear" w:color="auto" w:fill="auto"/>
          </w:tcPr>
          <w:p w14:paraId="3DEBAC8D" w14:textId="77777777" w:rsidR="002E65A7" w:rsidRPr="00D97445" w:rsidRDefault="002E65A7" w:rsidP="002E65A7">
            <w:pPr>
              <w:rPr>
                <w:color w:val="5E5E5E" w:themeColor="accent5" w:themeShade="80"/>
              </w:rPr>
            </w:pPr>
            <w:r w:rsidRPr="00D97445">
              <w:rPr>
                <w:color w:val="5E5E5E" w:themeColor="accent5" w:themeShade="80"/>
              </w:rPr>
              <w:t xml:space="preserve">Optional.  Schema name followed by underscore character.  Use this if table with same name already exists under a different schema to ensure unique index name.  </w:t>
            </w:r>
          </w:p>
        </w:tc>
      </w:tr>
      <w:tr w:rsidR="00D97445" w:rsidRPr="00D97445" w14:paraId="3DEBAC91" w14:textId="77777777" w:rsidTr="002E65A7">
        <w:tc>
          <w:tcPr>
            <w:tcW w:w="1620" w:type="dxa"/>
            <w:shd w:val="clear" w:color="auto" w:fill="auto"/>
          </w:tcPr>
          <w:p w14:paraId="3DEBAC8F" w14:textId="77777777" w:rsidR="002E65A7" w:rsidRPr="00D97445" w:rsidRDefault="002E65A7" w:rsidP="002E65A7">
            <w:pPr>
              <w:rPr>
                <w:color w:val="5E5E5E" w:themeColor="accent5" w:themeShade="80"/>
              </w:rPr>
            </w:pPr>
            <w:r w:rsidRPr="00D97445">
              <w:rPr>
                <w:color w:val="5E5E5E" w:themeColor="accent5" w:themeShade="80"/>
              </w:rPr>
              <w:t>&lt;table name&gt;_</w:t>
            </w:r>
          </w:p>
        </w:tc>
        <w:tc>
          <w:tcPr>
            <w:tcW w:w="8010" w:type="dxa"/>
            <w:shd w:val="clear" w:color="auto" w:fill="auto"/>
          </w:tcPr>
          <w:p w14:paraId="3DEBAC90" w14:textId="77777777" w:rsidR="002E65A7" w:rsidRPr="00D97445" w:rsidRDefault="002E65A7" w:rsidP="002E65A7">
            <w:pPr>
              <w:rPr>
                <w:color w:val="5E5E5E" w:themeColor="accent5" w:themeShade="80"/>
              </w:rPr>
            </w:pPr>
            <w:r w:rsidRPr="00D97445">
              <w:rPr>
                <w:color w:val="5E5E5E" w:themeColor="accent5" w:themeShade="80"/>
              </w:rPr>
              <w:t>Name of the table followed by underscore character.</w:t>
            </w:r>
          </w:p>
        </w:tc>
      </w:tr>
      <w:tr w:rsidR="002E65A7" w:rsidRPr="00D97445" w14:paraId="3DEBAC94" w14:textId="77777777" w:rsidTr="002E65A7">
        <w:tc>
          <w:tcPr>
            <w:tcW w:w="1620" w:type="dxa"/>
            <w:shd w:val="clear" w:color="auto" w:fill="auto"/>
          </w:tcPr>
          <w:p w14:paraId="3DEBAC92" w14:textId="77777777" w:rsidR="002E65A7" w:rsidRPr="00D97445" w:rsidRDefault="002E65A7" w:rsidP="002E65A7">
            <w:pPr>
              <w:rPr>
                <w:color w:val="5E5E5E" w:themeColor="accent5" w:themeShade="80"/>
              </w:rPr>
            </w:pPr>
            <w:r w:rsidRPr="00D97445">
              <w:rPr>
                <w:color w:val="5E5E5E" w:themeColor="accent5" w:themeShade="80"/>
              </w:rPr>
              <w:t>&lt;column name&gt;</w:t>
            </w:r>
          </w:p>
        </w:tc>
        <w:tc>
          <w:tcPr>
            <w:tcW w:w="8010" w:type="dxa"/>
            <w:shd w:val="clear" w:color="auto" w:fill="auto"/>
          </w:tcPr>
          <w:p w14:paraId="3DEBAC93" w14:textId="77777777" w:rsidR="002E65A7" w:rsidRPr="00D97445" w:rsidRDefault="002E65A7" w:rsidP="002E65A7">
            <w:pPr>
              <w:rPr>
                <w:color w:val="5E5E5E" w:themeColor="accent5" w:themeShade="80"/>
              </w:rPr>
            </w:pPr>
            <w:r w:rsidRPr="00D97445">
              <w:rPr>
                <w:color w:val="5E5E5E" w:themeColor="accent5" w:themeShade="80"/>
              </w:rPr>
              <w:t>Name of the column the unique constraint is for.  If more than one column, separate by underscore characters.</w:t>
            </w:r>
          </w:p>
        </w:tc>
      </w:tr>
    </w:tbl>
    <w:p w14:paraId="3DEBAC95" w14:textId="505477A6" w:rsidR="002E65A7" w:rsidRPr="00D97445" w:rsidDel="00F43E59" w:rsidRDefault="002E65A7" w:rsidP="00F43E59">
      <w:pPr>
        <w:rPr>
          <w:del w:id="558" w:author="Kraig Hughes" w:date="2021-03-12T15:08:00Z"/>
          <w:color w:val="5E5E5E" w:themeColor="accent5" w:themeShade="80"/>
        </w:rPr>
        <w:pPrChange w:id="559" w:author="Kraig Hughes" w:date="2021-03-12T15:08:00Z">
          <w:pPr>
            <w:ind w:left="1440"/>
          </w:pPr>
        </w:pPrChange>
      </w:pPr>
    </w:p>
    <w:p w14:paraId="3DEBAC96" w14:textId="77777777" w:rsidR="002E65A7" w:rsidRPr="00D97445" w:rsidRDefault="002E65A7" w:rsidP="002E65A7">
      <w:pPr>
        <w:rPr>
          <w:color w:val="5E5E5E" w:themeColor="accent5" w:themeShade="80"/>
          <w:u w:val="single"/>
        </w:rPr>
      </w:pPr>
      <w:r w:rsidRPr="00D97445">
        <w:rPr>
          <w:color w:val="5E5E5E" w:themeColor="accent5" w:themeShade="80"/>
          <w:u w:val="single"/>
        </w:rPr>
        <w:t>Examples</w:t>
      </w:r>
    </w:p>
    <w:p w14:paraId="3DEBAC97" w14:textId="77777777" w:rsidR="002E65A7" w:rsidRPr="00D97445" w:rsidRDefault="002E65A7" w:rsidP="00C102AE">
      <w:pPr>
        <w:numPr>
          <w:ilvl w:val="0"/>
          <w:numId w:val="19"/>
        </w:numPr>
        <w:spacing w:before="0" w:after="0" w:line="240" w:lineRule="auto"/>
        <w:ind w:left="720"/>
        <w:rPr>
          <w:color w:val="5E5E5E" w:themeColor="accent5" w:themeShade="80"/>
        </w:rPr>
      </w:pPr>
      <w:r w:rsidRPr="00D97445">
        <w:rPr>
          <w:color w:val="5E5E5E" w:themeColor="accent5" w:themeShade="80"/>
        </w:rPr>
        <w:t>IX_Employee_NameLast_NameFirst</w:t>
      </w:r>
    </w:p>
    <w:p w14:paraId="3DEBAC98" w14:textId="77777777" w:rsidR="002E65A7" w:rsidRPr="00D97445" w:rsidRDefault="002E65A7" w:rsidP="00C102AE">
      <w:pPr>
        <w:numPr>
          <w:ilvl w:val="0"/>
          <w:numId w:val="19"/>
        </w:numPr>
        <w:spacing w:before="0" w:after="0" w:line="240" w:lineRule="auto"/>
        <w:ind w:left="720"/>
        <w:rPr>
          <w:color w:val="5E5E5E" w:themeColor="accent5" w:themeShade="80"/>
        </w:rPr>
      </w:pPr>
      <w:r w:rsidRPr="00D97445">
        <w:rPr>
          <w:color w:val="5E5E5E" w:themeColor="accent5" w:themeShade="80"/>
        </w:rPr>
        <w:t>IX_Working_SalesOrder_Number</w:t>
      </w:r>
    </w:p>
    <w:p w14:paraId="3DEBAC99" w14:textId="77777777" w:rsidR="002E65A7" w:rsidRPr="00D97445" w:rsidRDefault="002E65A7" w:rsidP="00C102AE">
      <w:pPr>
        <w:numPr>
          <w:ilvl w:val="0"/>
          <w:numId w:val="19"/>
        </w:numPr>
        <w:spacing w:before="0" w:after="0" w:line="240" w:lineRule="auto"/>
        <w:ind w:left="720"/>
        <w:rPr>
          <w:color w:val="5E5E5E" w:themeColor="accent5" w:themeShade="80"/>
        </w:rPr>
      </w:pPr>
      <w:r w:rsidRPr="00D97445">
        <w:rPr>
          <w:color w:val="5E5E5E" w:themeColor="accent5" w:themeShade="80"/>
        </w:rPr>
        <w:t>IX_UnitSetup_SalesOrder_Number</w:t>
      </w:r>
    </w:p>
    <w:p w14:paraId="3DEBAC9A" w14:textId="77777777" w:rsidR="00051AF1" w:rsidRDefault="00051AF1" w:rsidP="00051AF1">
      <w:pPr>
        <w:pStyle w:val="Heading2"/>
      </w:pPr>
      <w:bookmarkStart w:id="560" w:name="_Toc33791632"/>
      <w:r>
        <w:t>Views</w:t>
      </w:r>
      <w:bookmarkEnd w:id="560"/>
    </w:p>
    <w:p w14:paraId="3DEBAC9B" w14:textId="77777777" w:rsidR="002E65A7" w:rsidRPr="00D97445" w:rsidRDefault="002E65A7" w:rsidP="006F51A4">
      <w:pPr>
        <w:rPr>
          <w:color w:val="5E5E5E" w:themeColor="accent5" w:themeShade="80"/>
        </w:rPr>
      </w:pPr>
      <w:r w:rsidRPr="00D97445">
        <w:rPr>
          <w:color w:val="5E5E5E" w:themeColor="accent5" w:themeShade="80"/>
        </w:rPr>
        <w:t>Syntax:</w:t>
      </w:r>
    </w:p>
    <w:p w14:paraId="3DEBAC9C" w14:textId="77777777" w:rsidR="002E65A7" w:rsidRPr="00D97445" w:rsidRDefault="002E65A7" w:rsidP="006F51A4">
      <w:pPr>
        <w:rPr>
          <w:rFonts w:cs="Courier New"/>
          <w:b/>
          <w:color w:val="5E5E5E" w:themeColor="accent5" w:themeShade="80"/>
        </w:rPr>
      </w:pPr>
      <w:r w:rsidRPr="00D97445">
        <w:rPr>
          <w:rFonts w:cs="Courier New"/>
          <w:b/>
          <w:color w:val="5E5E5E" w:themeColor="accent5" w:themeShade="80"/>
        </w:rPr>
        <w:t>{vw_}{&lt;name&gt;[...</w:t>
      </w:r>
      <w:r w:rsidRPr="00D97445">
        <w:rPr>
          <w:rFonts w:cs="Courier New"/>
          <w:b/>
          <w:i/>
          <w:iCs/>
          <w:color w:val="5E5E5E" w:themeColor="accent5" w:themeShade="80"/>
        </w:rPr>
        <w:t>n</w:t>
      </w:r>
      <w:r w:rsidRPr="00D97445">
        <w:rPr>
          <w:rFonts w:cs="Courier New"/>
          <w:b/>
          <w:color w:val="5E5E5E" w:themeColor="accent5" w:themeShade="80"/>
        </w:rPr>
        <w:t>]}</w:t>
      </w:r>
    </w:p>
    <w:tbl>
      <w:tblPr>
        <w:tblW w:w="963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381"/>
        <w:gridCol w:w="8249"/>
      </w:tblGrid>
      <w:tr w:rsidR="00D97445" w:rsidRPr="00D97445" w14:paraId="3DEBAC9F" w14:textId="77777777" w:rsidTr="006F51A4">
        <w:tc>
          <w:tcPr>
            <w:tcW w:w="1381" w:type="dxa"/>
            <w:shd w:val="clear" w:color="auto" w:fill="FFFF00"/>
          </w:tcPr>
          <w:p w14:paraId="3DEBAC9D" w14:textId="77777777" w:rsidR="002E65A7" w:rsidRPr="00D97445" w:rsidRDefault="002E65A7" w:rsidP="002E65A7">
            <w:pPr>
              <w:jc w:val="center"/>
              <w:rPr>
                <w:b/>
                <w:bCs/>
                <w:i/>
                <w:color w:val="5E5E5E" w:themeColor="accent5" w:themeShade="80"/>
              </w:rPr>
            </w:pPr>
            <w:r w:rsidRPr="00D97445">
              <w:rPr>
                <w:b/>
                <w:bCs/>
                <w:i/>
                <w:color w:val="5E5E5E" w:themeColor="accent5" w:themeShade="80"/>
              </w:rPr>
              <w:t>Component</w:t>
            </w:r>
          </w:p>
        </w:tc>
        <w:tc>
          <w:tcPr>
            <w:tcW w:w="8249" w:type="dxa"/>
            <w:shd w:val="clear" w:color="auto" w:fill="FFFF00"/>
          </w:tcPr>
          <w:p w14:paraId="3DEBAC9E" w14:textId="77777777" w:rsidR="002E65A7" w:rsidRPr="00D97445" w:rsidRDefault="002E65A7" w:rsidP="002E65A7">
            <w:pPr>
              <w:rPr>
                <w:b/>
                <w:bCs/>
                <w:i/>
                <w:color w:val="5E5E5E" w:themeColor="accent5" w:themeShade="80"/>
              </w:rPr>
            </w:pPr>
            <w:r w:rsidRPr="00D97445">
              <w:rPr>
                <w:b/>
                <w:bCs/>
                <w:i/>
                <w:color w:val="5E5E5E" w:themeColor="accent5" w:themeShade="80"/>
              </w:rPr>
              <w:t>Population Rule</w:t>
            </w:r>
          </w:p>
        </w:tc>
      </w:tr>
      <w:tr w:rsidR="00D97445" w:rsidRPr="00D97445" w14:paraId="3DEBACA2" w14:textId="77777777" w:rsidTr="006F51A4">
        <w:tc>
          <w:tcPr>
            <w:tcW w:w="1381" w:type="dxa"/>
            <w:shd w:val="clear" w:color="auto" w:fill="auto"/>
          </w:tcPr>
          <w:p w14:paraId="3DEBACA0" w14:textId="77777777" w:rsidR="002E65A7" w:rsidRPr="00D97445" w:rsidRDefault="002E65A7" w:rsidP="002E65A7">
            <w:pPr>
              <w:rPr>
                <w:color w:val="5E5E5E" w:themeColor="accent5" w:themeShade="80"/>
              </w:rPr>
            </w:pPr>
            <w:r w:rsidRPr="00D97445">
              <w:rPr>
                <w:color w:val="5E5E5E" w:themeColor="accent5" w:themeShade="80"/>
              </w:rPr>
              <w:t>vw_</w:t>
            </w:r>
          </w:p>
        </w:tc>
        <w:tc>
          <w:tcPr>
            <w:tcW w:w="8249" w:type="dxa"/>
            <w:shd w:val="clear" w:color="auto" w:fill="auto"/>
          </w:tcPr>
          <w:p w14:paraId="3DEBACA1" w14:textId="77777777" w:rsidR="002E65A7" w:rsidRPr="00D97445" w:rsidRDefault="002E65A7" w:rsidP="002E65A7">
            <w:pPr>
              <w:rPr>
                <w:color w:val="5E5E5E" w:themeColor="accent5" w:themeShade="80"/>
              </w:rPr>
            </w:pPr>
            <w:r w:rsidRPr="00D97445">
              <w:rPr>
                <w:color w:val="5E5E5E" w:themeColor="accent5" w:themeShade="80"/>
              </w:rPr>
              <w:t>Constant "vw", all lowercase, followed by underscore character.</w:t>
            </w:r>
          </w:p>
        </w:tc>
      </w:tr>
      <w:tr w:rsidR="002E65A7" w:rsidRPr="00D97445" w14:paraId="3DEBACA9" w14:textId="77777777" w:rsidTr="006F51A4">
        <w:tc>
          <w:tcPr>
            <w:tcW w:w="1381" w:type="dxa"/>
            <w:shd w:val="clear" w:color="auto" w:fill="auto"/>
          </w:tcPr>
          <w:p w14:paraId="3DEBACA3" w14:textId="77777777" w:rsidR="002E65A7" w:rsidRPr="00D97445" w:rsidRDefault="002E65A7" w:rsidP="002E65A7">
            <w:pPr>
              <w:rPr>
                <w:color w:val="5E5E5E" w:themeColor="accent5" w:themeShade="80"/>
              </w:rPr>
            </w:pPr>
            <w:r w:rsidRPr="00D97445">
              <w:rPr>
                <w:color w:val="5E5E5E" w:themeColor="accent5" w:themeShade="80"/>
              </w:rPr>
              <w:t>&lt;name&gt;</w:t>
            </w:r>
          </w:p>
        </w:tc>
        <w:tc>
          <w:tcPr>
            <w:tcW w:w="8249" w:type="dxa"/>
            <w:shd w:val="clear" w:color="auto" w:fill="auto"/>
          </w:tcPr>
          <w:p w14:paraId="3DEBACA4" w14:textId="77777777" w:rsidR="002E65A7" w:rsidRPr="00D97445" w:rsidRDefault="002E65A7" w:rsidP="002E65A7">
            <w:pPr>
              <w:rPr>
                <w:color w:val="5E5E5E" w:themeColor="accent5" w:themeShade="80"/>
              </w:rPr>
            </w:pPr>
            <w:r w:rsidRPr="00D97445">
              <w:rPr>
                <w:color w:val="5E5E5E" w:themeColor="accent5" w:themeShade="80"/>
              </w:rPr>
              <w:t>Allowed to repeat to provide a meaningful name.</w:t>
            </w:r>
          </w:p>
          <w:p w14:paraId="3DEBACA5" w14:textId="64BE2EEC" w:rsidR="002E65A7" w:rsidRPr="00D97445" w:rsidDel="00F43E59" w:rsidRDefault="002E65A7" w:rsidP="002E65A7">
            <w:pPr>
              <w:rPr>
                <w:del w:id="561" w:author="Kraig Hughes" w:date="2021-03-12T15:09:00Z"/>
                <w:color w:val="5E5E5E" w:themeColor="accent5" w:themeShade="80"/>
              </w:rPr>
            </w:pPr>
          </w:p>
          <w:p w14:paraId="3DEBACA6" w14:textId="77777777" w:rsidR="002E65A7" w:rsidRPr="00D97445" w:rsidRDefault="002E65A7" w:rsidP="002E65A7">
            <w:pPr>
              <w:rPr>
                <w:color w:val="5E5E5E" w:themeColor="accent5" w:themeShade="80"/>
              </w:rPr>
            </w:pPr>
            <w:r w:rsidRPr="00D97445">
              <w:rPr>
                <w:color w:val="5E5E5E" w:themeColor="accent5" w:themeShade="80"/>
              </w:rPr>
              <w:t>Provide as few words as possible to provide a clear meaning about the content of this view.  If using multiple words, place the main word first followed by descriptive words.</w:t>
            </w:r>
          </w:p>
          <w:p w14:paraId="3DEBACA7" w14:textId="344085C8" w:rsidR="002E65A7" w:rsidRPr="00D97445" w:rsidDel="00F43E59" w:rsidRDefault="002E65A7" w:rsidP="002E65A7">
            <w:pPr>
              <w:rPr>
                <w:del w:id="562" w:author="Kraig Hughes" w:date="2021-03-12T15:09:00Z"/>
                <w:color w:val="5E5E5E" w:themeColor="accent5" w:themeShade="80"/>
              </w:rPr>
            </w:pPr>
          </w:p>
          <w:p w14:paraId="3DEBACA8" w14:textId="77777777" w:rsidR="002E65A7" w:rsidRPr="00D97445" w:rsidRDefault="002E65A7" w:rsidP="002E65A7">
            <w:pPr>
              <w:rPr>
                <w:color w:val="5E5E5E" w:themeColor="accent5" w:themeShade="80"/>
              </w:rPr>
            </w:pPr>
            <w:r w:rsidRPr="00D97445">
              <w:rPr>
                <w:color w:val="5E5E5E" w:themeColor="accent5" w:themeShade="80"/>
              </w:rPr>
              <w:t>The last word in the view name must be singular.</w:t>
            </w:r>
          </w:p>
        </w:tc>
      </w:tr>
    </w:tbl>
    <w:p w14:paraId="3DEBACAB" w14:textId="77777777" w:rsidR="002E65A7" w:rsidRPr="00D97445" w:rsidRDefault="002E65A7" w:rsidP="002E65A7">
      <w:pPr>
        <w:ind w:left="1080"/>
        <w:rPr>
          <w:color w:val="5E5E5E" w:themeColor="accent5" w:themeShade="80"/>
          <w:u w:val="single"/>
        </w:rPr>
      </w:pPr>
      <w:r w:rsidRPr="00D97445">
        <w:rPr>
          <w:color w:val="5E5E5E" w:themeColor="accent5" w:themeShade="80"/>
          <w:u w:val="single"/>
        </w:rPr>
        <w:lastRenderedPageBreak/>
        <w:t>Examples</w:t>
      </w:r>
    </w:p>
    <w:p w14:paraId="3DEBACAC" w14:textId="77777777" w:rsidR="002E65A7" w:rsidRPr="00D97445" w:rsidRDefault="002E65A7" w:rsidP="00C102AE">
      <w:pPr>
        <w:numPr>
          <w:ilvl w:val="0"/>
          <w:numId w:val="20"/>
        </w:numPr>
        <w:spacing w:before="0" w:after="0" w:line="240" w:lineRule="auto"/>
        <w:ind w:left="1800"/>
        <w:rPr>
          <w:color w:val="5E5E5E" w:themeColor="accent5" w:themeShade="80"/>
        </w:rPr>
      </w:pPr>
      <w:r w:rsidRPr="00D97445">
        <w:rPr>
          <w:color w:val="5E5E5E" w:themeColor="accent5" w:themeShade="80"/>
        </w:rPr>
        <w:t>vw_DefectCode</w:t>
      </w:r>
    </w:p>
    <w:p w14:paraId="3DEBACAD" w14:textId="6329E563" w:rsidR="002E65A7" w:rsidRDefault="002E65A7" w:rsidP="00C102AE">
      <w:pPr>
        <w:numPr>
          <w:ilvl w:val="0"/>
          <w:numId w:val="20"/>
        </w:numPr>
        <w:spacing w:before="0" w:after="0" w:line="240" w:lineRule="auto"/>
        <w:ind w:left="1800"/>
        <w:rPr>
          <w:ins w:id="563" w:author="Kraig Hughes" w:date="2021-03-12T15:09:00Z"/>
          <w:color w:val="5E5E5E" w:themeColor="accent5" w:themeShade="80"/>
        </w:rPr>
      </w:pPr>
      <w:r w:rsidRPr="00D97445">
        <w:rPr>
          <w:color w:val="5E5E5E" w:themeColor="accent5" w:themeShade="80"/>
        </w:rPr>
        <w:t>vw_EmployeeCurrent</w:t>
      </w:r>
    </w:p>
    <w:p w14:paraId="5951FD47" w14:textId="77777777" w:rsidR="00F43E59" w:rsidRPr="00D97445" w:rsidRDefault="00F43E59" w:rsidP="00F43E59">
      <w:pPr>
        <w:spacing w:before="0" w:after="0" w:line="240" w:lineRule="auto"/>
        <w:rPr>
          <w:color w:val="5E5E5E" w:themeColor="accent5" w:themeShade="80"/>
        </w:rPr>
        <w:pPrChange w:id="564" w:author="Kraig Hughes" w:date="2021-03-12T15:09:00Z">
          <w:pPr>
            <w:numPr>
              <w:numId w:val="20"/>
            </w:numPr>
            <w:spacing w:before="0" w:after="0" w:line="240" w:lineRule="auto"/>
            <w:ind w:left="1800" w:hanging="360"/>
          </w:pPr>
        </w:pPrChange>
      </w:pPr>
    </w:p>
    <w:p w14:paraId="3DEBACAE" w14:textId="77777777" w:rsidR="00051AF1" w:rsidRDefault="00051AF1" w:rsidP="00051AF1">
      <w:pPr>
        <w:pStyle w:val="Heading2"/>
      </w:pPr>
      <w:bookmarkStart w:id="565" w:name="_Toc33791633"/>
      <w:r>
        <w:t>Stored Procedures</w:t>
      </w:r>
      <w:bookmarkEnd w:id="565"/>
    </w:p>
    <w:p w14:paraId="3DEBACAF" w14:textId="77777777" w:rsidR="006F51A4" w:rsidRPr="00D97445" w:rsidRDefault="006F51A4" w:rsidP="006F51A4">
      <w:pPr>
        <w:rPr>
          <w:color w:val="5E5E5E" w:themeColor="accent5" w:themeShade="80"/>
        </w:rPr>
      </w:pPr>
      <w:r w:rsidRPr="00D97445">
        <w:rPr>
          <w:color w:val="5E5E5E" w:themeColor="accent5" w:themeShade="80"/>
        </w:rPr>
        <w:t>yntax:</w:t>
      </w:r>
    </w:p>
    <w:p w14:paraId="3DEBACB0" w14:textId="77777777" w:rsidR="006F51A4" w:rsidRPr="00D97445" w:rsidRDefault="006F51A4" w:rsidP="006F51A4">
      <w:pPr>
        <w:rPr>
          <w:rFonts w:cs="Courier New"/>
          <w:b/>
          <w:color w:val="5E5E5E" w:themeColor="accent5" w:themeShade="80"/>
        </w:rPr>
      </w:pPr>
      <w:r w:rsidRPr="00D97445">
        <w:rPr>
          <w:rFonts w:cs="Courier New"/>
          <w:b/>
          <w:color w:val="5E5E5E" w:themeColor="accent5" w:themeShade="80"/>
        </w:rPr>
        <w:t>{usp_}[&lt;grouping identifier&gt;]{&lt;name&gt;[...</w:t>
      </w:r>
      <w:r w:rsidRPr="00D97445">
        <w:rPr>
          <w:rFonts w:cs="Courier New"/>
          <w:b/>
          <w:i/>
          <w:iCs/>
          <w:color w:val="5E5E5E" w:themeColor="accent5" w:themeShade="80"/>
        </w:rPr>
        <w:t>n</w:t>
      </w:r>
      <w:r w:rsidRPr="00D97445">
        <w:rPr>
          <w:rFonts w:cs="Courier New"/>
          <w:b/>
          <w:color w:val="5E5E5E" w:themeColor="accent5" w:themeShade="80"/>
        </w:rPr>
        <w:t>]}[_&lt;suffix&gt;]</w:t>
      </w:r>
    </w:p>
    <w:tbl>
      <w:tblPr>
        <w:tblW w:w="963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800"/>
        <w:gridCol w:w="7830"/>
      </w:tblGrid>
      <w:tr w:rsidR="00D97445" w:rsidRPr="00D97445" w14:paraId="3DEBACB3" w14:textId="77777777" w:rsidTr="007F28AE">
        <w:tc>
          <w:tcPr>
            <w:tcW w:w="1800" w:type="dxa"/>
            <w:shd w:val="clear" w:color="auto" w:fill="FFFF00"/>
          </w:tcPr>
          <w:p w14:paraId="3DEBACB1" w14:textId="77777777" w:rsidR="006F51A4" w:rsidRPr="00D97445" w:rsidRDefault="006F51A4" w:rsidP="007F28AE">
            <w:pPr>
              <w:jc w:val="center"/>
              <w:rPr>
                <w:b/>
                <w:bCs/>
                <w:i/>
                <w:color w:val="5E5E5E" w:themeColor="accent5" w:themeShade="80"/>
              </w:rPr>
            </w:pPr>
            <w:r w:rsidRPr="00D97445">
              <w:rPr>
                <w:b/>
                <w:bCs/>
                <w:i/>
                <w:color w:val="5E5E5E" w:themeColor="accent5" w:themeShade="80"/>
              </w:rPr>
              <w:t>Component</w:t>
            </w:r>
          </w:p>
        </w:tc>
        <w:tc>
          <w:tcPr>
            <w:tcW w:w="7830" w:type="dxa"/>
            <w:shd w:val="clear" w:color="auto" w:fill="FFFF00"/>
          </w:tcPr>
          <w:p w14:paraId="3DEBACB2" w14:textId="77777777" w:rsidR="006F51A4" w:rsidRPr="00D97445" w:rsidRDefault="006F51A4" w:rsidP="007F28AE">
            <w:pPr>
              <w:rPr>
                <w:b/>
                <w:bCs/>
                <w:i/>
                <w:color w:val="5E5E5E" w:themeColor="accent5" w:themeShade="80"/>
              </w:rPr>
            </w:pPr>
            <w:r w:rsidRPr="00D97445">
              <w:rPr>
                <w:b/>
                <w:bCs/>
                <w:i/>
                <w:color w:val="5E5E5E" w:themeColor="accent5" w:themeShade="80"/>
              </w:rPr>
              <w:t>Population Rule</w:t>
            </w:r>
          </w:p>
        </w:tc>
      </w:tr>
      <w:tr w:rsidR="00D97445" w:rsidRPr="00D97445" w14:paraId="3DEBACB6" w14:textId="77777777" w:rsidTr="007F28AE">
        <w:tc>
          <w:tcPr>
            <w:tcW w:w="1800" w:type="dxa"/>
            <w:shd w:val="clear" w:color="auto" w:fill="auto"/>
          </w:tcPr>
          <w:p w14:paraId="3DEBACB4" w14:textId="77777777" w:rsidR="006F51A4" w:rsidRPr="00D97445" w:rsidRDefault="006F51A4" w:rsidP="007F28AE">
            <w:pPr>
              <w:rPr>
                <w:color w:val="5E5E5E" w:themeColor="accent5" w:themeShade="80"/>
              </w:rPr>
            </w:pPr>
            <w:r w:rsidRPr="00D97445">
              <w:rPr>
                <w:color w:val="5E5E5E" w:themeColor="accent5" w:themeShade="80"/>
              </w:rPr>
              <w:t>usp_</w:t>
            </w:r>
          </w:p>
        </w:tc>
        <w:tc>
          <w:tcPr>
            <w:tcW w:w="7830" w:type="dxa"/>
            <w:shd w:val="clear" w:color="auto" w:fill="auto"/>
          </w:tcPr>
          <w:p w14:paraId="3DEBACB5" w14:textId="77777777" w:rsidR="006F51A4" w:rsidRPr="00D97445" w:rsidRDefault="006F51A4" w:rsidP="007F28AE">
            <w:pPr>
              <w:rPr>
                <w:color w:val="5E5E5E" w:themeColor="accent5" w:themeShade="80"/>
              </w:rPr>
            </w:pPr>
            <w:r w:rsidRPr="00D97445">
              <w:rPr>
                <w:color w:val="5E5E5E" w:themeColor="accent5" w:themeShade="80"/>
              </w:rPr>
              <w:t>Constant “usp”, all lowercase, followed by underscore character.</w:t>
            </w:r>
          </w:p>
        </w:tc>
      </w:tr>
      <w:tr w:rsidR="00D97445" w:rsidRPr="00D97445" w14:paraId="3DEBACB9" w14:textId="77777777" w:rsidTr="007F28AE">
        <w:tc>
          <w:tcPr>
            <w:tcW w:w="1800" w:type="dxa"/>
            <w:shd w:val="clear" w:color="auto" w:fill="auto"/>
          </w:tcPr>
          <w:p w14:paraId="3DEBACB7" w14:textId="77777777" w:rsidR="006F51A4" w:rsidRPr="00D97445" w:rsidRDefault="006F51A4" w:rsidP="007F28AE">
            <w:pPr>
              <w:rPr>
                <w:color w:val="5E5E5E" w:themeColor="accent5" w:themeShade="80"/>
              </w:rPr>
            </w:pPr>
            <w:r w:rsidRPr="00D97445">
              <w:rPr>
                <w:color w:val="5E5E5E" w:themeColor="accent5" w:themeShade="80"/>
              </w:rPr>
              <w:t>&lt;grouping identifier&gt;</w:t>
            </w:r>
          </w:p>
        </w:tc>
        <w:tc>
          <w:tcPr>
            <w:tcW w:w="7830" w:type="dxa"/>
            <w:shd w:val="clear" w:color="auto" w:fill="auto"/>
          </w:tcPr>
          <w:p w14:paraId="3DEBACB8" w14:textId="77777777" w:rsidR="006F51A4" w:rsidRPr="00D97445" w:rsidRDefault="006F51A4" w:rsidP="007F28AE">
            <w:pPr>
              <w:rPr>
                <w:color w:val="5E5E5E" w:themeColor="accent5" w:themeShade="80"/>
              </w:rPr>
            </w:pPr>
            <w:r w:rsidRPr="00D97445">
              <w:rPr>
                <w:color w:val="5E5E5E" w:themeColor="accent5" w:themeShade="80"/>
              </w:rPr>
              <w:t>Optional.  If a number of stored procedures are related, consider adding this to group the stored procedures together.</w:t>
            </w:r>
          </w:p>
        </w:tc>
      </w:tr>
      <w:tr w:rsidR="00D97445" w:rsidRPr="00D97445" w14:paraId="3DEBACBE" w14:textId="77777777" w:rsidTr="007F28AE">
        <w:tc>
          <w:tcPr>
            <w:tcW w:w="1800" w:type="dxa"/>
            <w:shd w:val="clear" w:color="auto" w:fill="auto"/>
          </w:tcPr>
          <w:p w14:paraId="3DEBACBA" w14:textId="77777777" w:rsidR="006F51A4" w:rsidRPr="00D97445" w:rsidRDefault="006F51A4" w:rsidP="007F28AE">
            <w:pPr>
              <w:rPr>
                <w:color w:val="5E5E5E" w:themeColor="accent5" w:themeShade="80"/>
              </w:rPr>
            </w:pPr>
            <w:r w:rsidRPr="00D97445">
              <w:rPr>
                <w:color w:val="5E5E5E" w:themeColor="accent5" w:themeShade="80"/>
              </w:rPr>
              <w:t>&lt;name&gt;</w:t>
            </w:r>
          </w:p>
        </w:tc>
        <w:tc>
          <w:tcPr>
            <w:tcW w:w="7830" w:type="dxa"/>
            <w:shd w:val="clear" w:color="auto" w:fill="auto"/>
          </w:tcPr>
          <w:p w14:paraId="3DEBACBB" w14:textId="77777777" w:rsidR="006F51A4" w:rsidRPr="00D97445" w:rsidRDefault="006F51A4" w:rsidP="007F28AE">
            <w:pPr>
              <w:rPr>
                <w:color w:val="5E5E5E" w:themeColor="accent5" w:themeShade="80"/>
              </w:rPr>
            </w:pPr>
            <w:r w:rsidRPr="00D97445">
              <w:rPr>
                <w:color w:val="5E5E5E" w:themeColor="accent5" w:themeShade="80"/>
              </w:rPr>
              <w:t>Allowed to repeat to provide a meaningful name.</w:t>
            </w:r>
          </w:p>
          <w:p w14:paraId="3DEBACBC" w14:textId="7F574B16" w:rsidR="006F51A4" w:rsidRPr="00D97445" w:rsidDel="00F43E59" w:rsidRDefault="006F51A4" w:rsidP="007F28AE">
            <w:pPr>
              <w:rPr>
                <w:del w:id="566" w:author="Kraig Hughes" w:date="2021-03-12T15:09:00Z"/>
                <w:color w:val="5E5E5E" w:themeColor="accent5" w:themeShade="80"/>
              </w:rPr>
            </w:pPr>
          </w:p>
          <w:p w14:paraId="3DEBACBD" w14:textId="77777777" w:rsidR="006F51A4" w:rsidRPr="00D97445" w:rsidRDefault="006F51A4" w:rsidP="007F28AE">
            <w:pPr>
              <w:rPr>
                <w:color w:val="5E5E5E" w:themeColor="accent5" w:themeShade="80"/>
              </w:rPr>
            </w:pPr>
            <w:r w:rsidRPr="00D97445">
              <w:rPr>
                <w:color w:val="5E5E5E" w:themeColor="accent5" w:themeShade="80"/>
              </w:rPr>
              <w:t xml:space="preserve">Provide as few words as possible to provide a clear meaning about the content of this stored procedure.  </w:t>
            </w:r>
          </w:p>
        </w:tc>
      </w:tr>
      <w:tr w:rsidR="00D97445" w:rsidRPr="00D97445" w14:paraId="3DEBACD7" w14:textId="77777777" w:rsidTr="007F28AE">
        <w:tc>
          <w:tcPr>
            <w:tcW w:w="1800" w:type="dxa"/>
            <w:shd w:val="clear" w:color="auto" w:fill="auto"/>
          </w:tcPr>
          <w:p w14:paraId="3DEBACBF" w14:textId="77777777" w:rsidR="006F51A4" w:rsidRPr="00D97445" w:rsidRDefault="006F51A4" w:rsidP="007F28AE">
            <w:pPr>
              <w:rPr>
                <w:color w:val="5E5E5E" w:themeColor="accent5" w:themeShade="80"/>
              </w:rPr>
            </w:pPr>
            <w:r w:rsidRPr="00D97445">
              <w:rPr>
                <w:color w:val="5E5E5E" w:themeColor="accent5" w:themeShade="80"/>
              </w:rPr>
              <w:t>_&lt;suffix&gt;</w:t>
            </w:r>
          </w:p>
        </w:tc>
        <w:tc>
          <w:tcPr>
            <w:tcW w:w="7830" w:type="dxa"/>
            <w:shd w:val="clear" w:color="auto" w:fill="auto"/>
          </w:tcPr>
          <w:p w14:paraId="3DEBACC0" w14:textId="77777777" w:rsidR="006F51A4" w:rsidRPr="00D97445" w:rsidRDefault="006F51A4" w:rsidP="007F28AE">
            <w:pPr>
              <w:rPr>
                <w:color w:val="5E5E5E" w:themeColor="accent5" w:themeShade="80"/>
              </w:rPr>
            </w:pPr>
            <w:r w:rsidRPr="00D97445">
              <w:rPr>
                <w:color w:val="5E5E5E" w:themeColor="accent5" w:themeShade="80"/>
              </w:rPr>
              <w:t>Optional but should be used whenever possible.  Underscore character followed by suffix.</w:t>
            </w:r>
          </w:p>
          <w:p w14:paraId="3DEBACC1" w14:textId="7EB11801" w:rsidR="006F51A4" w:rsidRPr="00D97445" w:rsidDel="00F43E59" w:rsidRDefault="006F51A4" w:rsidP="007F28AE">
            <w:pPr>
              <w:rPr>
                <w:del w:id="567" w:author="Kraig Hughes" w:date="2021-03-12T15:09:00Z"/>
                <w:color w:val="5E5E5E" w:themeColor="accent5" w:themeShade="80"/>
              </w:rPr>
            </w:pPr>
          </w:p>
          <w:p w14:paraId="3DEBACC2" w14:textId="77777777" w:rsidR="006F51A4" w:rsidRPr="00D97445" w:rsidRDefault="006F51A4" w:rsidP="007F28AE">
            <w:pPr>
              <w:rPr>
                <w:color w:val="5E5E5E" w:themeColor="accent5" w:themeShade="80"/>
              </w:rPr>
            </w:pPr>
            <w:r w:rsidRPr="00D97445">
              <w:rPr>
                <w:color w:val="5E5E5E" w:themeColor="accent5" w:themeShade="80"/>
              </w:rPr>
              <w:t>If it is difficult to determine which suffix to use, it may be a sign that the stored procedure is doing too much and should be broken into several smaller stored procedures.  Consult with a DBA or other developers for further guidance or advice.</w:t>
            </w:r>
          </w:p>
          <w:p w14:paraId="3DEBACC3" w14:textId="3F0664DD" w:rsidR="006F51A4" w:rsidRPr="00D97445" w:rsidDel="00F43E59" w:rsidRDefault="006F51A4" w:rsidP="007F28AE">
            <w:pPr>
              <w:rPr>
                <w:del w:id="568" w:author="Kraig Hughes" w:date="2021-03-12T15:09:00Z"/>
                <w:color w:val="5E5E5E" w:themeColor="accent5" w:themeShade="80"/>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287"/>
              <w:gridCol w:w="6157"/>
            </w:tblGrid>
            <w:tr w:rsidR="00D97445" w:rsidRPr="00D97445" w14:paraId="3DEBACC6" w14:textId="77777777" w:rsidTr="007F28AE">
              <w:tc>
                <w:tcPr>
                  <w:tcW w:w="1287" w:type="dxa"/>
                  <w:shd w:val="clear" w:color="auto" w:fill="FFFF00"/>
                </w:tcPr>
                <w:p w14:paraId="3DEBACC4" w14:textId="77777777" w:rsidR="006F51A4" w:rsidRPr="00D97445" w:rsidRDefault="006F51A4" w:rsidP="007F28AE">
                  <w:pPr>
                    <w:rPr>
                      <w:b/>
                      <w:i/>
                      <w:color w:val="5E5E5E" w:themeColor="accent5" w:themeShade="80"/>
                    </w:rPr>
                  </w:pPr>
                  <w:r w:rsidRPr="00D97445">
                    <w:rPr>
                      <w:b/>
                      <w:i/>
                      <w:color w:val="5E5E5E" w:themeColor="accent5" w:themeShade="80"/>
                    </w:rPr>
                    <w:t>Suffix</w:t>
                  </w:r>
                </w:p>
              </w:tc>
              <w:tc>
                <w:tcPr>
                  <w:tcW w:w="6157" w:type="dxa"/>
                  <w:shd w:val="clear" w:color="auto" w:fill="FFFF00"/>
                </w:tcPr>
                <w:p w14:paraId="3DEBACC5" w14:textId="77777777" w:rsidR="006F51A4" w:rsidRPr="00D97445" w:rsidRDefault="006F51A4" w:rsidP="007F28AE">
                  <w:pPr>
                    <w:rPr>
                      <w:b/>
                      <w:i/>
                      <w:color w:val="5E5E5E" w:themeColor="accent5" w:themeShade="80"/>
                    </w:rPr>
                  </w:pPr>
                  <w:r w:rsidRPr="00D97445">
                    <w:rPr>
                      <w:b/>
                      <w:i/>
                      <w:color w:val="5E5E5E" w:themeColor="accent5" w:themeShade="80"/>
                    </w:rPr>
                    <w:t>Description</w:t>
                  </w:r>
                </w:p>
              </w:tc>
            </w:tr>
            <w:tr w:rsidR="00D97445" w:rsidRPr="00D97445" w14:paraId="3DEBACC9" w14:textId="77777777" w:rsidTr="007F28AE">
              <w:tc>
                <w:tcPr>
                  <w:tcW w:w="1287" w:type="dxa"/>
                </w:tcPr>
                <w:p w14:paraId="3DEBACC7" w14:textId="77777777" w:rsidR="006F51A4" w:rsidRPr="00D97445" w:rsidRDefault="006F51A4" w:rsidP="007F28AE">
                  <w:pPr>
                    <w:rPr>
                      <w:color w:val="5E5E5E" w:themeColor="accent5" w:themeShade="80"/>
                    </w:rPr>
                  </w:pPr>
                  <w:r w:rsidRPr="00D97445">
                    <w:rPr>
                      <w:color w:val="5E5E5E" w:themeColor="accent5" w:themeShade="80"/>
                    </w:rPr>
                    <w:t>Select</w:t>
                  </w:r>
                </w:p>
              </w:tc>
              <w:tc>
                <w:tcPr>
                  <w:tcW w:w="6157" w:type="dxa"/>
                </w:tcPr>
                <w:p w14:paraId="3DEBACC8" w14:textId="77777777" w:rsidR="006F51A4" w:rsidRPr="00D97445" w:rsidRDefault="006F51A4" w:rsidP="007F28AE">
                  <w:pPr>
                    <w:rPr>
                      <w:color w:val="5E5E5E" w:themeColor="accent5" w:themeShade="80"/>
                    </w:rPr>
                  </w:pPr>
                  <w:r w:rsidRPr="00D97445">
                    <w:rPr>
                      <w:color w:val="5E5E5E" w:themeColor="accent5" w:themeShade="80"/>
                    </w:rPr>
                    <w:t>Primary function is to return record set or output variable</w:t>
                  </w:r>
                </w:p>
              </w:tc>
            </w:tr>
            <w:tr w:rsidR="00D97445" w:rsidRPr="00D97445" w14:paraId="3DEBACCC" w14:textId="77777777" w:rsidTr="007F28AE">
              <w:tc>
                <w:tcPr>
                  <w:tcW w:w="1287" w:type="dxa"/>
                </w:tcPr>
                <w:p w14:paraId="3DEBACCA" w14:textId="77777777" w:rsidR="006F51A4" w:rsidRPr="00D97445" w:rsidRDefault="006F51A4" w:rsidP="007F28AE">
                  <w:pPr>
                    <w:rPr>
                      <w:color w:val="5E5E5E" w:themeColor="accent5" w:themeShade="80"/>
                    </w:rPr>
                  </w:pPr>
                  <w:r w:rsidRPr="00D97445">
                    <w:rPr>
                      <w:color w:val="5E5E5E" w:themeColor="accent5" w:themeShade="80"/>
                    </w:rPr>
                    <w:lastRenderedPageBreak/>
                    <w:t>Insert</w:t>
                  </w:r>
                </w:p>
              </w:tc>
              <w:tc>
                <w:tcPr>
                  <w:tcW w:w="6157" w:type="dxa"/>
                </w:tcPr>
                <w:p w14:paraId="3DEBACCB" w14:textId="77777777" w:rsidR="006F51A4" w:rsidRPr="00D97445" w:rsidRDefault="006F51A4" w:rsidP="007F28AE">
                  <w:pPr>
                    <w:rPr>
                      <w:color w:val="5E5E5E" w:themeColor="accent5" w:themeShade="80"/>
                    </w:rPr>
                  </w:pPr>
                  <w:r w:rsidRPr="00D97445">
                    <w:rPr>
                      <w:color w:val="5E5E5E" w:themeColor="accent5" w:themeShade="80"/>
                    </w:rPr>
                    <w:t>Primary function is to insert data</w:t>
                  </w:r>
                </w:p>
              </w:tc>
            </w:tr>
            <w:tr w:rsidR="00D97445" w:rsidRPr="00D97445" w14:paraId="3DEBACCF" w14:textId="77777777" w:rsidTr="007F28AE">
              <w:tc>
                <w:tcPr>
                  <w:tcW w:w="1287" w:type="dxa"/>
                </w:tcPr>
                <w:p w14:paraId="3DEBACCD" w14:textId="77777777" w:rsidR="006F51A4" w:rsidRPr="00D97445" w:rsidRDefault="006F51A4" w:rsidP="007F28AE">
                  <w:pPr>
                    <w:rPr>
                      <w:color w:val="5E5E5E" w:themeColor="accent5" w:themeShade="80"/>
                    </w:rPr>
                  </w:pPr>
                  <w:r w:rsidRPr="00D97445">
                    <w:rPr>
                      <w:color w:val="5E5E5E" w:themeColor="accent5" w:themeShade="80"/>
                    </w:rPr>
                    <w:t>Update</w:t>
                  </w:r>
                </w:p>
              </w:tc>
              <w:tc>
                <w:tcPr>
                  <w:tcW w:w="6157" w:type="dxa"/>
                </w:tcPr>
                <w:p w14:paraId="3DEBACCE" w14:textId="77777777" w:rsidR="006F51A4" w:rsidRPr="00D97445" w:rsidRDefault="006F51A4" w:rsidP="007F28AE">
                  <w:pPr>
                    <w:rPr>
                      <w:color w:val="5E5E5E" w:themeColor="accent5" w:themeShade="80"/>
                    </w:rPr>
                  </w:pPr>
                  <w:r w:rsidRPr="00D97445">
                    <w:rPr>
                      <w:color w:val="5E5E5E" w:themeColor="accent5" w:themeShade="80"/>
                    </w:rPr>
                    <w:t>Primary function is to update data</w:t>
                  </w:r>
                </w:p>
              </w:tc>
            </w:tr>
            <w:tr w:rsidR="00D97445" w:rsidRPr="00D97445" w14:paraId="3DEBACD2" w14:textId="77777777" w:rsidTr="007F28AE">
              <w:tc>
                <w:tcPr>
                  <w:tcW w:w="1287" w:type="dxa"/>
                </w:tcPr>
                <w:p w14:paraId="3DEBACD0" w14:textId="77777777" w:rsidR="006F51A4" w:rsidRPr="00D97445" w:rsidRDefault="006F51A4" w:rsidP="007F28AE">
                  <w:pPr>
                    <w:rPr>
                      <w:color w:val="5E5E5E" w:themeColor="accent5" w:themeShade="80"/>
                    </w:rPr>
                  </w:pPr>
                  <w:r w:rsidRPr="00D97445">
                    <w:rPr>
                      <w:color w:val="5E5E5E" w:themeColor="accent5" w:themeShade="80"/>
                    </w:rPr>
                    <w:t>Delete</w:t>
                  </w:r>
                </w:p>
              </w:tc>
              <w:tc>
                <w:tcPr>
                  <w:tcW w:w="6157" w:type="dxa"/>
                </w:tcPr>
                <w:p w14:paraId="3DEBACD1" w14:textId="77777777" w:rsidR="006F51A4" w:rsidRPr="00D97445" w:rsidRDefault="006F51A4" w:rsidP="007F28AE">
                  <w:pPr>
                    <w:rPr>
                      <w:color w:val="5E5E5E" w:themeColor="accent5" w:themeShade="80"/>
                    </w:rPr>
                  </w:pPr>
                  <w:r w:rsidRPr="00D97445">
                    <w:rPr>
                      <w:color w:val="5E5E5E" w:themeColor="accent5" w:themeShade="80"/>
                    </w:rPr>
                    <w:t>Primary function is to delete data</w:t>
                  </w:r>
                </w:p>
              </w:tc>
            </w:tr>
            <w:tr w:rsidR="00D97445" w:rsidRPr="00D97445" w14:paraId="3DEBACD5" w14:textId="77777777" w:rsidTr="007F28AE">
              <w:tc>
                <w:tcPr>
                  <w:tcW w:w="1287" w:type="dxa"/>
                </w:tcPr>
                <w:p w14:paraId="3DEBACD3" w14:textId="77777777" w:rsidR="006F51A4" w:rsidRPr="00D97445" w:rsidRDefault="006F51A4" w:rsidP="007F28AE">
                  <w:pPr>
                    <w:rPr>
                      <w:color w:val="5E5E5E" w:themeColor="accent5" w:themeShade="80"/>
                    </w:rPr>
                  </w:pPr>
                  <w:r w:rsidRPr="00D97445">
                    <w:rPr>
                      <w:color w:val="5E5E5E" w:themeColor="accent5" w:themeShade="80"/>
                    </w:rPr>
                    <w:t>Merge</w:t>
                  </w:r>
                </w:p>
              </w:tc>
              <w:tc>
                <w:tcPr>
                  <w:tcW w:w="6157" w:type="dxa"/>
                </w:tcPr>
                <w:p w14:paraId="3DEBACD4" w14:textId="77777777" w:rsidR="006F51A4" w:rsidRPr="00D97445" w:rsidRDefault="006F51A4" w:rsidP="007F28AE">
                  <w:pPr>
                    <w:rPr>
                      <w:color w:val="5E5E5E" w:themeColor="accent5" w:themeShade="80"/>
                    </w:rPr>
                  </w:pPr>
                  <w:r w:rsidRPr="00D97445">
                    <w:rPr>
                      <w:color w:val="5E5E5E" w:themeColor="accent5" w:themeShade="80"/>
                    </w:rPr>
                    <w:t>Function for multi-function operation such as select, insert, update, delete and/or merge</w:t>
                  </w:r>
                </w:p>
              </w:tc>
            </w:tr>
          </w:tbl>
          <w:p w14:paraId="3DEBACD6" w14:textId="77777777" w:rsidR="006F51A4" w:rsidRPr="00D97445" w:rsidRDefault="006F51A4" w:rsidP="007F28AE">
            <w:pPr>
              <w:rPr>
                <w:color w:val="5E5E5E" w:themeColor="accent5" w:themeShade="80"/>
              </w:rPr>
            </w:pPr>
          </w:p>
        </w:tc>
      </w:tr>
    </w:tbl>
    <w:p w14:paraId="3DEBACD8" w14:textId="77777777" w:rsidR="006F51A4" w:rsidRPr="00D97445" w:rsidRDefault="006F51A4" w:rsidP="006F51A4">
      <w:pPr>
        <w:rPr>
          <w:color w:val="5E5E5E" w:themeColor="accent5" w:themeShade="80"/>
          <w:u w:val="single"/>
        </w:rPr>
      </w:pPr>
      <w:r w:rsidRPr="00D97445">
        <w:rPr>
          <w:color w:val="5E5E5E" w:themeColor="accent5" w:themeShade="80"/>
          <w:u w:val="single"/>
        </w:rPr>
        <w:lastRenderedPageBreak/>
        <w:t>Examples</w:t>
      </w:r>
    </w:p>
    <w:p w14:paraId="3DEBACD9" w14:textId="77777777" w:rsidR="006F51A4" w:rsidRPr="00D97445" w:rsidRDefault="006F51A4" w:rsidP="00C102AE">
      <w:pPr>
        <w:numPr>
          <w:ilvl w:val="0"/>
          <w:numId w:val="21"/>
        </w:numPr>
        <w:spacing w:before="0" w:after="0" w:line="240" w:lineRule="auto"/>
        <w:rPr>
          <w:color w:val="5E5E5E" w:themeColor="accent5" w:themeShade="80"/>
        </w:rPr>
      </w:pPr>
      <w:r w:rsidRPr="00D97445">
        <w:rPr>
          <w:color w:val="5E5E5E" w:themeColor="accent5" w:themeShade="80"/>
        </w:rPr>
        <w:t>usp_SalesOrder_Insert</w:t>
      </w:r>
    </w:p>
    <w:p w14:paraId="3DEBACDA" w14:textId="77777777" w:rsidR="006F51A4" w:rsidRPr="00D97445" w:rsidRDefault="006F51A4" w:rsidP="00C102AE">
      <w:pPr>
        <w:numPr>
          <w:ilvl w:val="0"/>
          <w:numId w:val="21"/>
        </w:numPr>
        <w:spacing w:before="0" w:after="0" w:line="240" w:lineRule="auto"/>
        <w:rPr>
          <w:color w:val="5E5E5E" w:themeColor="accent5" w:themeShade="80"/>
        </w:rPr>
      </w:pPr>
      <w:r w:rsidRPr="00D97445">
        <w:rPr>
          <w:color w:val="5E5E5E" w:themeColor="accent5" w:themeShade="80"/>
        </w:rPr>
        <w:t>usp_SalesOrder_Select</w:t>
      </w:r>
    </w:p>
    <w:p w14:paraId="3DEBACDB" w14:textId="77777777" w:rsidR="006F51A4" w:rsidRPr="00D97445" w:rsidRDefault="006F51A4" w:rsidP="00C102AE">
      <w:pPr>
        <w:numPr>
          <w:ilvl w:val="0"/>
          <w:numId w:val="21"/>
        </w:numPr>
        <w:spacing w:before="0" w:after="0" w:line="240" w:lineRule="auto"/>
        <w:rPr>
          <w:color w:val="5E5E5E" w:themeColor="accent5" w:themeShade="80"/>
        </w:rPr>
      </w:pPr>
      <w:r w:rsidRPr="00D97445">
        <w:rPr>
          <w:color w:val="5E5E5E" w:themeColor="accent5" w:themeShade="80"/>
        </w:rPr>
        <w:t>usp_MaxInterfaceRoute_Insert ("MaxInterface" is a grouping identifier)</w:t>
      </w:r>
    </w:p>
    <w:p w14:paraId="3DEBACDC" w14:textId="3C2D211D" w:rsidR="006F51A4" w:rsidRDefault="006F51A4" w:rsidP="00C102AE">
      <w:pPr>
        <w:numPr>
          <w:ilvl w:val="0"/>
          <w:numId w:val="21"/>
        </w:numPr>
        <w:spacing w:before="0" w:after="0" w:line="240" w:lineRule="auto"/>
        <w:rPr>
          <w:ins w:id="569" w:author="Kraig Hughes" w:date="2021-03-12T15:09:00Z"/>
          <w:color w:val="5E5E5E" w:themeColor="accent5" w:themeShade="80"/>
        </w:rPr>
      </w:pPr>
      <w:r w:rsidRPr="00D97445">
        <w:rPr>
          <w:color w:val="5E5E5E" w:themeColor="accent5" w:themeShade="80"/>
        </w:rPr>
        <w:t>usp_MaxInterfaceProduct_Insert ("MaxInterface" is a grouping identifier)</w:t>
      </w:r>
    </w:p>
    <w:p w14:paraId="2A5C1F1E" w14:textId="77777777" w:rsidR="00F43E59" w:rsidRPr="00D97445" w:rsidRDefault="00F43E59" w:rsidP="00F43E59">
      <w:pPr>
        <w:spacing w:before="0" w:after="0" w:line="240" w:lineRule="auto"/>
        <w:rPr>
          <w:color w:val="5E5E5E" w:themeColor="accent5" w:themeShade="80"/>
        </w:rPr>
        <w:pPrChange w:id="570" w:author="Kraig Hughes" w:date="2021-03-12T15:09:00Z">
          <w:pPr>
            <w:numPr>
              <w:numId w:val="21"/>
            </w:numPr>
            <w:spacing w:before="0" w:after="0" w:line="240" w:lineRule="auto"/>
            <w:ind w:left="720" w:hanging="360"/>
          </w:pPr>
        </w:pPrChange>
      </w:pPr>
    </w:p>
    <w:p w14:paraId="3DEBACDD" w14:textId="77777777" w:rsidR="00051AF1" w:rsidRDefault="00051AF1" w:rsidP="00051AF1">
      <w:pPr>
        <w:pStyle w:val="Heading2"/>
      </w:pPr>
      <w:bookmarkStart w:id="571" w:name="_Toc33791634"/>
      <w:r>
        <w:t>Functions</w:t>
      </w:r>
      <w:bookmarkEnd w:id="571"/>
    </w:p>
    <w:p w14:paraId="3DEBACDE" w14:textId="77777777" w:rsidR="006F51A4" w:rsidRPr="00D97445" w:rsidRDefault="006F51A4" w:rsidP="006F51A4">
      <w:pPr>
        <w:rPr>
          <w:color w:val="5E5E5E" w:themeColor="accent5" w:themeShade="80"/>
        </w:rPr>
      </w:pPr>
      <w:r w:rsidRPr="00D97445">
        <w:rPr>
          <w:color w:val="5E5E5E" w:themeColor="accent5" w:themeShade="80"/>
        </w:rPr>
        <w:t>Syntax:</w:t>
      </w:r>
    </w:p>
    <w:p w14:paraId="3DEBACDF" w14:textId="77777777" w:rsidR="006F51A4" w:rsidRPr="00D97445" w:rsidRDefault="006F51A4" w:rsidP="006F51A4">
      <w:pPr>
        <w:rPr>
          <w:rFonts w:cs="Arial"/>
          <w:b/>
          <w:color w:val="5E5E5E" w:themeColor="accent5" w:themeShade="80"/>
        </w:rPr>
      </w:pPr>
      <w:r w:rsidRPr="00D97445">
        <w:rPr>
          <w:rFonts w:cs="Courier New"/>
          <w:b/>
          <w:color w:val="5E5E5E" w:themeColor="accent5" w:themeShade="80"/>
        </w:rPr>
        <w:t>{&lt;prefix&gt;:= usf_|uif_|utf_}{&lt;name&gt;[...</w:t>
      </w:r>
      <w:r w:rsidRPr="00D97445">
        <w:rPr>
          <w:rFonts w:cs="Courier New"/>
          <w:b/>
          <w:i/>
          <w:iCs/>
          <w:color w:val="5E5E5E" w:themeColor="accent5" w:themeShade="80"/>
        </w:rPr>
        <w:t>n</w:t>
      </w:r>
      <w:r w:rsidRPr="00D97445">
        <w:rPr>
          <w:rFonts w:cs="Courier New"/>
          <w:b/>
          <w:color w:val="5E5E5E" w:themeColor="accent5" w:themeShade="80"/>
        </w:rPr>
        <w:t>]}</w:t>
      </w:r>
    </w:p>
    <w:tbl>
      <w:tblPr>
        <w:tblW w:w="963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381"/>
        <w:gridCol w:w="8249"/>
      </w:tblGrid>
      <w:tr w:rsidR="00D97445" w:rsidRPr="00D97445" w14:paraId="3DEBACE2" w14:textId="77777777" w:rsidTr="006F51A4">
        <w:tc>
          <w:tcPr>
            <w:tcW w:w="1381" w:type="dxa"/>
            <w:shd w:val="clear" w:color="auto" w:fill="FFFF00"/>
          </w:tcPr>
          <w:p w14:paraId="3DEBACE0" w14:textId="77777777" w:rsidR="006F51A4" w:rsidRPr="00D97445" w:rsidRDefault="006F51A4" w:rsidP="007F28AE">
            <w:pPr>
              <w:jc w:val="center"/>
              <w:rPr>
                <w:b/>
                <w:bCs/>
                <w:i/>
                <w:color w:val="5E5E5E" w:themeColor="accent5" w:themeShade="80"/>
              </w:rPr>
            </w:pPr>
            <w:r w:rsidRPr="00D97445">
              <w:rPr>
                <w:b/>
                <w:bCs/>
                <w:i/>
                <w:color w:val="5E5E5E" w:themeColor="accent5" w:themeShade="80"/>
              </w:rPr>
              <w:t>Component</w:t>
            </w:r>
          </w:p>
        </w:tc>
        <w:tc>
          <w:tcPr>
            <w:tcW w:w="8249" w:type="dxa"/>
            <w:shd w:val="clear" w:color="auto" w:fill="FFFF00"/>
          </w:tcPr>
          <w:p w14:paraId="3DEBACE1" w14:textId="77777777" w:rsidR="006F51A4" w:rsidRPr="00D97445" w:rsidRDefault="006F51A4" w:rsidP="007F28AE">
            <w:pPr>
              <w:rPr>
                <w:b/>
                <w:bCs/>
                <w:i/>
                <w:color w:val="5E5E5E" w:themeColor="accent5" w:themeShade="80"/>
              </w:rPr>
            </w:pPr>
            <w:r w:rsidRPr="00D97445">
              <w:rPr>
                <w:b/>
                <w:bCs/>
                <w:i/>
                <w:color w:val="5E5E5E" w:themeColor="accent5" w:themeShade="80"/>
              </w:rPr>
              <w:t>Population Rule</w:t>
            </w:r>
          </w:p>
        </w:tc>
      </w:tr>
      <w:tr w:rsidR="00D97445" w:rsidRPr="00D97445" w14:paraId="3DEBACF3" w14:textId="77777777" w:rsidTr="006F51A4">
        <w:tc>
          <w:tcPr>
            <w:tcW w:w="1381" w:type="dxa"/>
            <w:shd w:val="clear" w:color="auto" w:fill="auto"/>
          </w:tcPr>
          <w:p w14:paraId="3DEBACE3" w14:textId="77777777" w:rsidR="006F51A4" w:rsidRPr="00D97445" w:rsidRDefault="006F51A4" w:rsidP="007F28AE">
            <w:pPr>
              <w:rPr>
                <w:color w:val="5E5E5E" w:themeColor="accent5" w:themeShade="80"/>
              </w:rPr>
            </w:pPr>
            <w:r w:rsidRPr="00D97445">
              <w:rPr>
                <w:color w:val="5E5E5E" w:themeColor="accent5" w:themeShade="80"/>
              </w:rPr>
              <w:t>&lt;prefix&gt;</w:t>
            </w:r>
          </w:p>
        </w:tc>
        <w:tc>
          <w:tcPr>
            <w:tcW w:w="8249" w:type="dxa"/>
            <w:shd w:val="clear" w:color="auto" w:fill="auto"/>
          </w:tcPr>
          <w:p w14:paraId="3DEBACE4" w14:textId="77777777" w:rsidR="006F51A4" w:rsidRPr="00D97445" w:rsidRDefault="006F51A4" w:rsidP="007F28AE">
            <w:pPr>
              <w:rPr>
                <w:color w:val="5E5E5E" w:themeColor="accent5" w:themeShade="80"/>
              </w:rPr>
            </w:pPr>
            <w:r w:rsidRPr="00D97445">
              <w:rPr>
                <w:color w:val="5E5E5E" w:themeColor="accent5" w:themeShade="80"/>
              </w:rPr>
              <w:t xml:space="preserve">One of the prefixes from the table below.  </w:t>
            </w:r>
          </w:p>
          <w:p w14:paraId="3DEBACE5" w14:textId="19B4A0D1" w:rsidR="006F51A4" w:rsidRPr="00D97445" w:rsidDel="00F43E59" w:rsidRDefault="006F51A4" w:rsidP="007F28AE">
            <w:pPr>
              <w:rPr>
                <w:del w:id="572" w:author="Kraig Hughes" w:date="2021-03-12T15:09:00Z"/>
                <w:color w:val="5E5E5E" w:themeColor="accent5" w:themeShade="80"/>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282"/>
              <w:gridCol w:w="6735"/>
            </w:tblGrid>
            <w:tr w:rsidR="00D97445" w:rsidRPr="00D97445" w14:paraId="3DEBACE8" w14:textId="77777777" w:rsidTr="007F28AE">
              <w:tc>
                <w:tcPr>
                  <w:tcW w:w="1287" w:type="dxa"/>
                  <w:shd w:val="clear" w:color="auto" w:fill="FFFF00"/>
                </w:tcPr>
                <w:p w14:paraId="3DEBACE6" w14:textId="77777777" w:rsidR="006F51A4" w:rsidRPr="00D97445" w:rsidRDefault="006F51A4" w:rsidP="007F28AE">
                  <w:pPr>
                    <w:rPr>
                      <w:b/>
                      <w:i/>
                      <w:color w:val="5E5E5E" w:themeColor="accent5" w:themeShade="80"/>
                    </w:rPr>
                  </w:pPr>
                  <w:r w:rsidRPr="00D97445">
                    <w:rPr>
                      <w:b/>
                      <w:i/>
                      <w:color w:val="5E5E5E" w:themeColor="accent5" w:themeShade="80"/>
                    </w:rPr>
                    <w:t>Prefix</w:t>
                  </w:r>
                </w:p>
              </w:tc>
              <w:tc>
                <w:tcPr>
                  <w:tcW w:w="6787" w:type="dxa"/>
                  <w:shd w:val="clear" w:color="auto" w:fill="FFFF00"/>
                </w:tcPr>
                <w:p w14:paraId="3DEBACE7" w14:textId="77777777" w:rsidR="006F51A4" w:rsidRPr="00D97445" w:rsidRDefault="006F51A4" w:rsidP="007F28AE">
                  <w:pPr>
                    <w:rPr>
                      <w:b/>
                      <w:i/>
                      <w:color w:val="5E5E5E" w:themeColor="accent5" w:themeShade="80"/>
                    </w:rPr>
                  </w:pPr>
                  <w:r w:rsidRPr="00D97445">
                    <w:rPr>
                      <w:b/>
                      <w:i/>
                      <w:color w:val="5E5E5E" w:themeColor="accent5" w:themeShade="80"/>
                    </w:rPr>
                    <w:t>Description</w:t>
                  </w:r>
                </w:p>
              </w:tc>
            </w:tr>
            <w:tr w:rsidR="00D97445" w:rsidRPr="00D97445" w14:paraId="3DEBACEB" w14:textId="77777777" w:rsidTr="007F28AE">
              <w:tc>
                <w:tcPr>
                  <w:tcW w:w="1287" w:type="dxa"/>
                </w:tcPr>
                <w:p w14:paraId="3DEBACE9" w14:textId="77777777" w:rsidR="006F51A4" w:rsidRPr="00D97445" w:rsidRDefault="006F51A4" w:rsidP="007F28AE">
                  <w:pPr>
                    <w:rPr>
                      <w:color w:val="5E5E5E" w:themeColor="accent5" w:themeShade="80"/>
                    </w:rPr>
                  </w:pPr>
                  <w:r w:rsidRPr="00D97445">
                    <w:rPr>
                      <w:color w:val="5E5E5E" w:themeColor="accent5" w:themeShade="80"/>
                    </w:rPr>
                    <w:t>usf_</w:t>
                  </w:r>
                </w:p>
              </w:tc>
              <w:tc>
                <w:tcPr>
                  <w:tcW w:w="6787" w:type="dxa"/>
                </w:tcPr>
                <w:p w14:paraId="3DEBACEA" w14:textId="77777777" w:rsidR="006F51A4" w:rsidRPr="00D97445" w:rsidRDefault="006F51A4" w:rsidP="007F28AE">
                  <w:pPr>
                    <w:rPr>
                      <w:color w:val="5E5E5E" w:themeColor="accent5" w:themeShade="80"/>
                    </w:rPr>
                  </w:pPr>
                  <w:r w:rsidRPr="00D97445">
                    <w:rPr>
                      <w:color w:val="5E5E5E" w:themeColor="accent5" w:themeShade="80"/>
                    </w:rPr>
                    <w:t>Scalar function</w:t>
                  </w:r>
                </w:p>
              </w:tc>
            </w:tr>
            <w:tr w:rsidR="00D97445" w:rsidRPr="00D97445" w14:paraId="3DEBACEE" w14:textId="77777777" w:rsidTr="007F28AE">
              <w:tc>
                <w:tcPr>
                  <w:tcW w:w="1287" w:type="dxa"/>
                </w:tcPr>
                <w:p w14:paraId="3DEBACEC" w14:textId="77777777" w:rsidR="006F51A4" w:rsidRPr="00D97445" w:rsidRDefault="006F51A4" w:rsidP="007F28AE">
                  <w:pPr>
                    <w:rPr>
                      <w:color w:val="5E5E5E" w:themeColor="accent5" w:themeShade="80"/>
                    </w:rPr>
                  </w:pPr>
                  <w:r w:rsidRPr="00D97445">
                    <w:rPr>
                      <w:color w:val="5E5E5E" w:themeColor="accent5" w:themeShade="80"/>
                    </w:rPr>
                    <w:t>uif_</w:t>
                  </w:r>
                </w:p>
              </w:tc>
              <w:tc>
                <w:tcPr>
                  <w:tcW w:w="6787" w:type="dxa"/>
                </w:tcPr>
                <w:p w14:paraId="3DEBACED" w14:textId="77777777" w:rsidR="006F51A4" w:rsidRPr="00D97445" w:rsidRDefault="006F51A4" w:rsidP="007F28AE">
                  <w:pPr>
                    <w:rPr>
                      <w:color w:val="5E5E5E" w:themeColor="accent5" w:themeShade="80"/>
                    </w:rPr>
                  </w:pPr>
                  <w:r w:rsidRPr="00D97445">
                    <w:rPr>
                      <w:color w:val="5E5E5E" w:themeColor="accent5" w:themeShade="80"/>
                    </w:rPr>
                    <w:t>Inline table valued function</w:t>
                  </w:r>
                </w:p>
              </w:tc>
            </w:tr>
            <w:tr w:rsidR="00D97445" w:rsidRPr="00D97445" w14:paraId="3DEBACF1" w14:textId="77777777" w:rsidTr="007F28AE">
              <w:tc>
                <w:tcPr>
                  <w:tcW w:w="1287" w:type="dxa"/>
                </w:tcPr>
                <w:p w14:paraId="3DEBACEF" w14:textId="77777777" w:rsidR="006F51A4" w:rsidRPr="00D97445" w:rsidRDefault="006F51A4" w:rsidP="007F28AE">
                  <w:pPr>
                    <w:rPr>
                      <w:color w:val="5E5E5E" w:themeColor="accent5" w:themeShade="80"/>
                    </w:rPr>
                  </w:pPr>
                  <w:r w:rsidRPr="00D97445">
                    <w:rPr>
                      <w:color w:val="5E5E5E" w:themeColor="accent5" w:themeShade="80"/>
                    </w:rPr>
                    <w:t>utf_</w:t>
                  </w:r>
                </w:p>
              </w:tc>
              <w:tc>
                <w:tcPr>
                  <w:tcW w:w="6787" w:type="dxa"/>
                </w:tcPr>
                <w:p w14:paraId="3DEBACF0" w14:textId="77777777" w:rsidR="006F51A4" w:rsidRPr="00D97445" w:rsidRDefault="006F51A4" w:rsidP="007F28AE">
                  <w:pPr>
                    <w:rPr>
                      <w:color w:val="5E5E5E" w:themeColor="accent5" w:themeShade="80"/>
                    </w:rPr>
                  </w:pPr>
                  <w:r w:rsidRPr="00D97445">
                    <w:rPr>
                      <w:color w:val="5E5E5E" w:themeColor="accent5" w:themeShade="80"/>
                    </w:rPr>
                    <w:t>Table valued function</w:t>
                  </w:r>
                </w:p>
              </w:tc>
            </w:tr>
          </w:tbl>
          <w:p w14:paraId="3DEBACF2" w14:textId="77777777" w:rsidR="006F51A4" w:rsidRPr="00D97445" w:rsidRDefault="006F51A4" w:rsidP="007F28AE">
            <w:pPr>
              <w:rPr>
                <w:color w:val="5E5E5E" w:themeColor="accent5" w:themeShade="80"/>
              </w:rPr>
            </w:pPr>
          </w:p>
        </w:tc>
      </w:tr>
      <w:tr w:rsidR="006F51A4" w:rsidRPr="00D97445" w14:paraId="3DEBACFA" w14:textId="77777777" w:rsidTr="006F51A4">
        <w:tc>
          <w:tcPr>
            <w:tcW w:w="1381" w:type="dxa"/>
            <w:shd w:val="clear" w:color="auto" w:fill="auto"/>
          </w:tcPr>
          <w:p w14:paraId="3DEBACF4" w14:textId="77777777" w:rsidR="006F51A4" w:rsidRPr="00D97445" w:rsidRDefault="006F51A4" w:rsidP="007F28AE">
            <w:pPr>
              <w:rPr>
                <w:color w:val="5E5E5E" w:themeColor="accent5" w:themeShade="80"/>
              </w:rPr>
            </w:pPr>
            <w:r w:rsidRPr="00D97445">
              <w:rPr>
                <w:color w:val="5E5E5E" w:themeColor="accent5" w:themeShade="80"/>
              </w:rPr>
              <w:t>&lt;name&gt;</w:t>
            </w:r>
          </w:p>
        </w:tc>
        <w:tc>
          <w:tcPr>
            <w:tcW w:w="8249" w:type="dxa"/>
            <w:shd w:val="clear" w:color="auto" w:fill="auto"/>
          </w:tcPr>
          <w:p w14:paraId="3DEBACF5" w14:textId="77777777" w:rsidR="006F51A4" w:rsidRPr="00D97445" w:rsidRDefault="006F51A4" w:rsidP="007F28AE">
            <w:pPr>
              <w:rPr>
                <w:color w:val="5E5E5E" w:themeColor="accent5" w:themeShade="80"/>
              </w:rPr>
            </w:pPr>
            <w:r w:rsidRPr="00D97445">
              <w:rPr>
                <w:color w:val="5E5E5E" w:themeColor="accent5" w:themeShade="80"/>
              </w:rPr>
              <w:t>Allowed to repeat to provide a meaningful name.</w:t>
            </w:r>
          </w:p>
          <w:p w14:paraId="3DEBACF6" w14:textId="2E07684C" w:rsidR="006F51A4" w:rsidRPr="00D97445" w:rsidDel="00F43E59" w:rsidRDefault="006F51A4" w:rsidP="007F28AE">
            <w:pPr>
              <w:rPr>
                <w:del w:id="573" w:author="Kraig Hughes" w:date="2021-03-12T15:09:00Z"/>
                <w:color w:val="5E5E5E" w:themeColor="accent5" w:themeShade="80"/>
              </w:rPr>
            </w:pPr>
          </w:p>
          <w:p w14:paraId="3DEBACF7" w14:textId="77777777" w:rsidR="006F51A4" w:rsidRPr="00D97445" w:rsidRDefault="006F51A4" w:rsidP="007F28AE">
            <w:pPr>
              <w:rPr>
                <w:color w:val="5E5E5E" w:themeColor="accent5" w:themeShade="80"/>
              </w:rPr>
            </w:pPr>
            <w:r w:rsidRPr="00D97445">
              <w:rPr>
                <w:color w:val="5E5E5E" w:themeColor="accent5" w:themeShade="80"/>
              </w:rPr>
              <w:t>Scalar functions that return true/false (i.e. bit) should follow the same rules as the table columns of bit data type (ref. 5.7).</w:t>
            </w:r>
          </w:p>
          <w:p w14:paraId="3DEBACF8" w14:textId="019EB765" w:rsidR="006F51A4" w:rsidRPr="00D97445" w:rsidDel="00F43E59" w:rsidRDefault="006F51A4" w:rsidP="007F28AE">
            <w:pPr>
              <w:rPr>
                <w:del w:id="574" w:author="Kraig Hughes" w:date="2021-03-12T15:09:00Z"/>
                <w:color w:val="5E5E5E" w:themeColor="accent5" w:themeShade="80"/>
              </w:rPr>
            </w:pPr>
          </w:p>
          <w:p w14:paraId="3DEBACF9" w14:textId="77777777" w:rsidR="006F51A4" w:rsidRPr="00D97445" w:rsidRDefault="006F51A4" w:rsidP="007F28AE">
            <w:pPr>
              <w:rPr>
                <w:color w:val="5E5E5E" w:themeColor="accent5" w:themeShade="80"/>
              </w:rPr>
            </w:pPr>
            <w:r w:rsidRPr="00D97445">
              <w:rPr>
                <w:color w:val="5E5E5E" w:themeColor="accent5" w:themeShade="80"/>
              </w:rPr>
              <w:t xml:space="preserve">Provide as few words as possible to provide a clear meaning about the content of this function.  </w:t>
            </w:r>
          </w:p>
        </w:tc>
      </w:tr>
    </w:tbl>
    <w:p w14:paraId="3DEBACFB" w14:textId="6F91CDA0" w:rsidR="006F51A4" w:rsidRPr="00D97445" w:rsidDel="00F43E59" w:rsidRDefault="006F51A4" w:rsidP="006F51A4">
      <w:pPr>
        <w:ind w:left="1440"/>
        <w:rPr>
          <w:del w:id="575" w:author="Kraig Hughes" w:date="2021-03-12T15:09:00Z"/>
          <w:color w:val="5E5E5E" w:themeColor="accent5" w:themeShade="80"/>
        </w:rPr>
      </w:pPr>
    </w:p>
    <w:p w14:paraId="3DEBACFC" w14:textId="77777777" w:rsidR="006F51A4" w:rsidRPr="00D97445" w:rsidRDefault="006F51A4" w:rsidP="006F51A4">
      <w:pPr>
        <w:rPr>
          <w:color w:val="5E5E5E" w:themeColor="accent5" w:themeShade="80"/>
        </w:rPr>
      </w:pPr>
      <w:r w:rsidRPr="00D97445">
        <w:rPr>
          <w:color w:val="5E5E5E" w:themeColor="accent5" w:themeShade="80"/>
        </w:rPr>
        <w:t>Note:  Knowing the type of function from the prefix can be useful for logic in a trigger for Create_Function since that information will not yet be in the sys.Objects view.  The prefix also makes it perfectly clear in your query what type of function it is.  For example, just by looking at the function prefix in the code snippet below you can see a bug because a scalar function cannot be in the FROM clause.</w:t>
      </w:r>
    </w:p>
    <w:p w14:paraId="3DEBACFD" w14:textId="77777777" w:rsidR="006F51A4" w:rsidRPr="00D97445" w:rsidRDefault="006F51A4" w:rsidP="006F51A4">
      <w:pPr>
        <w:autoSpaceDE w:val="0"/>
        <w:autoSpaceDN w:val="0"/>
        <w:adjustRightInd w:val="0"/>
        <w:rPr>
          <w:rFonts w:cs="Courier New"/>
          <w:noProof/>
          <w:color w:val="5E5E5E" w:themeColor="accent5" w:themeShade="80"/>
        </w:rPr>
      </w:pPr>
      <w:r w:rsidRPr="00D97445">
        <w:rPr>
          <w:rFonts w:cs="Courier New"/>
          <w:noProof/>
          <w:color w:val="5E5E5E" w:themeColor="accent5" w:themeShade="80"/>
        </w:rPr>
        <w:t xml:space="preserve">SELECT </w:t>
      </w:r>
    </w:p>
    <w:p w14:paraId="3DEBACFE" w14:textId="77777777" w:rsidR="006F51A4" w:rsidRPr="00D97445" w:rsidRDefault="006F51A4" w:rsidP="006F51A4">
      <w:pPr>
        <w:autoSpaceDE w:val="0"/>
        <w:autoSpaceDN w:val="0"/>
        <w:adjustRightInd w:val="0"/>
        <w:ind w:firstLine="720"/>
        <w:rPr>
          <w:rFonts w:cs="Courier New"/>
          <w:noProof/>
          <w:color w:val="5E5E5E" w:themeColor="accent5" w:themeShade="80"/>
        </w:rPr>
      </w:pPr>
      <w:r w:rsidRPr="00D97445">
        <w:rPr>
          <w:rFonts w:cs="Courier New"/>
          <w:noProof/>
          <w:color w:val="5E5E5E" w:themeColor="accent5" w:themeShade="80"/>
        </w:rPr>
        <w:t>*</w:t>
      </w:r>
    </w:p>
    <w:p w14:paraId="3DEBACFF" w14:textId="77777777" w:rsidR="006F51A4" w:rsidRPr="00D97445" w:rsidRDefault="006F51A4" w:rsidP="006F51A4">
      <w:pPr>
        <w:spacing w:before="120"/>
        <w:rPr>
          <w:rFonts w:cs="Courier New"/>
          <w:noProof/>
          <w:color w:val="5E5E5E" w:themeColor="accent5" w:themeShade="80"/>
        </w:rPr>
      </w:pPr>
      <w:r w:rsidRPr="00D97445">
        <w:rPr>
          <w:rFonts w:cs="Courier New"/>
          <w:noProof/>
          <w:color w:val="5E5E5E" w:themeColor="accent5" w:themeShade="80"/>
        </w:rPr>
        <w:t xml:space="preserve">FROM </w:t>
      </w:r>
    </w:p>
    <w:p w14:paraId="3DEBAD00" w14:textId="77777777" w:rsidR="006F51A4" w:rsidRDefault="006F51A4" w:rsidP="006F51A4">
      <w:pPr>
        <w:spacing w:before="120"/>
        <w:ind w:firstLine="720"/>
        <w:rPr>
          <w:rFonts w:cs="Courier New"/>
          <w:noProof/>
          <w:color w:val="5E5E5E" w:themeColor="accent5" w:themeShade="80"/>
        </w:rPr>
      </w:pPr>
      <w:r w:rsidRPr="00D97445">
        <w:rPr>
          <w:rFonts w:cs="Courier New"/>
          <w:noProof/>
          <w:color w:val="5E5E5E" w:themeColor="accent5" w:themeShade="80"/>
        </w:rPr>
        <w:t>dbo.usf_IsValidEmailAddress('X')</w:t>
      </w:r>
    </w:p>
    <w:p w14:paraId="749C42B0" w14:textId="73502819" w:rsidR="00A978B1" w:rsidRPr="00D97445" w:rsidDel="00F43E59" w:rsidRDefault="00A978B1" w:rsidP="006F51A4">
      <w:pPr>
        <w:spacing w:before="120"/>
        <w:ind w:firstLine="720"/>
        <w:rPr>
          <w:del w:id="576" w:author="Kraig Hughes" w:date="2021-03-12T15:10:00Z"/>
          <w:rFonts w:cs="Courier New"/>
          <w:color w:val="5E5E5E" w:themeColor="accent5" w:themeShade="80"/>
        </w:rPr>
      </w:pPr>
    </w:p>
    <w:p w14:paraId="3DEBAD01" w14:textId="77777777" w:rsidR="006F51A4" w:rsidRPr="00D97445" w:rsidRDefault="006F51A4" w:rsidP="006F51A4">
      <w:pPr>
        <w:rPr>
          <w:color w:val="5E5E5E" w:themeColor="accent5" w:themeShade="80"/>
          <w:u w:val="single"/>
        </w:rPr>
      </w:pPr>
      <w:r w:rsidRPr="00D97445">
        <w:rPr>
          <w:color w:val="5E5E5E" w:themeColor="accent5" w:themeShade="80"/>
          <w:u w:val="single"/>
        </w:rPr>
        <w:t>Examples</w:t>
      </w:r>
    </w:p>
    <w:p w14:paraId="3DEBAD02" w14:textId="77777777" w:rsidR="006F51A4" w:rsidRPr="00D97445" w:rsidRDefault="006F51A4" w:rsidP="00C102AE">
      <w:pPr>
        <w:numPr>
          <w:ilvl w:val="0"/>
          <w:numId w:val="22"/>
        </w:numPr>
        <w:spacing w:before="0" w:after="0" w:line="240" w:lineRule="auto"/>
        <w:ind w:left="540"/>
        <w:rPr>
          <w:color w:val="5E5E5E" w:themeColor="accent5" w:themeShade="80"/>
        </w:rPr>
      </w:pPr>
      <w:r w:rsidRPr="00D97445">
        <w:rPr>
          <w:color w:val="5E5E5E" w:themeColor="accent5" w:themeShade="80"/>
        </w:rPr>
        <w:t>usf_IsValidEmailAddress  (returns true/false (i.e. bit 0/1)  so in form of question)</w:t>
      </w:r>
    </w:p>
    <w:p w14:paraId="3DEBAD03" w14:textId="77777777" w:rsidR="006F51A4" w:rsidRPr="00D97445" w:rsidRDefault="006F51A4" w:rsidP="00C102AE">
      <w:pPr>
        <w:numPr>
          <w:ilvl w:val="0"/>
          <w:numId w:val="22"/>
        </w:numPr>
        <w:spacing w:before="0" w:after="0" w:line="240" w:lineRule="auto"/>
        <w:ind w:left="540"/>
        <w:rPr>
          <w:color w:val="5E5E5E" w:themeColor="accent5" w:themeShade="80"/>
        </w:rPr>
      </w:pPr>
      <w:r w:rsidRPr="00D97445">
        <w:rPr>
          <w:color w:val="5E5E5E" w:themeColor="accent5" w:themeShade="80"/>
        </w:rPr>
        <w:t>utf_DelimitedStringToTable</w:t>
      </w:r>
    </w:p>
    <w:p w14:paraId="3DEBAD04" w14:textId="63CB4594" w:rsidR="006F51A4" w:rsidRDefault="006F51A4" w:rsidP="00C102AE">
      <w:pPr>
        <w:numPr>
          <w:ilvl w:val="0"/>
          <w:numId w:val="22"/>
        </w:numPr>
        <w:spacing w:before="0" w:after="0" w:line="240" w:lineRule="auto"/>
        <w:ind w:left="540"/>
        <w:rPr>
          <w:ins w:id="577" w:author="Kraig Hughes" w:date="2021-03-12T15:10:00Z"/>
          <w:color w:val="5E5E5E" w:themeColor="accent5" w:themeShade="80"/>
        </w:rPr>
      </w:pPr>
      <w:r w:rsidRPr="00D97445">
        <w:rPr>
          <w:color w:val="5E5E5E" w:themeColor="accent5" w:themeShade="80"/>
        </w:rPr>
        <w:lastRenderedPageBreak/>
        <w:t>uif_SalesOrderNumbersByCustomer</w:t>
      </w:r>
    </w:p>
    <w:p w14:paraId="08392B31" w14:textId="77777777" w:rsidR="00F43E59" w:rsidRPr="00D97445" w:rsidRDefault="00F43E59" w:rsidP="00F43E59">
      <w:pPr>
        <w:spacing w:before="0" w:after="0" w:line="240" w:lineRule="auto"/>
        <w:rPr>
          <w:color w:val="5E5E5E" w:themeColor="accent5" w:themeShade="80"/>
        </w:rPr>
        <w:pPrChange w:id="578" w:author="Kraig Hughes" w:date="2021-03-12T15:10:00Z">
          <w:pPr>
            <w:numPr>
              <w:numId w:val="22"/>
            </w:numPr>
            <w:spacing w:before="0" w:after="0" w:line="240" w:lineRule="auto"/>
            <w:ind w:left="540" w:hanging="360"/>
          </w:pPr>
        </w:pPrChange>
      </w:pPr>
    </w:p>
    <w:p w14:paraId="3DEBAD05" w14:textId="77777777" w:rsidR="00051AF1" w:rsidRDefault="00051AF1" w:rsidP="00051AF1">
      <w:pPr>
        <w:pStyle w:val="Heading2"/>
      </w:pPr>
      <w:bookmarkStart w:id="579" w:name="_Toc33791635"/>
      <w:r>
        <w:t>Triggers</w:t>
      </w:r>
      <w:bookmarkEnd w:id="579"/>
    </w:p>
    <w:p w14:paraId="3DEBAD06" w14:textId="77777777" w:rsidR="006F51A4" w:rsidRPr="00D97445" w:rsidRDefault="006F51A4" w:rsidP="006F51A4">
      <w:pPr>
        <w:rPr>
          <w:color w:val="5E5E5E" w:themeColor="accent5" w:themeShade="80"/>
        </w:rPr>
      </w:pPr>
      <w:r w:rsidRPr="00D97445">
        <w:rPr>
          <w:color w:val="5E5E5E" w:themeColor="accent5" w:themeShade="80"/>
        </w:rPr>
        <w:t>Current policy is to only use triggers as a last resort, and then it must be approved by Corp DBA group.</w:t>
      </w:r>
    </w:p>
    <w:p w14:paraId="3DEBAD07" w14:textId="77777777" w:rsidR="006F51A4" w:rsidRPr="00D97445" w:rsidRDefault="006F51A4" w:rsidP="006F51A4">
      <w:pPr>
        <w:spacing w:before="120"/>
        <w:rPr>
          <w:color w:val="5E5E5E" w:themeColor="accent5" w:themeShade="80"/>
        </w:rPr>
      </w:pPr>
      <w:r w:rsidRPr="00D97445">
        <w:rPr>
          <w:color w:val="5E5E5E" w:themeColor="accent5" w:themeShade="80"/>
        </w:rPr>
        <w:t>Syntax:</w:t>
      </w:r>
    </w:p>
    <w:p w14:paraId="3DEBAD08" w14:textId="77777777" w:rsidR="006F51A4" w:rsidRPr="00D97445" w:rsidRDefault="006F51A4" w:rsidP="006F51A4">
      <w:pPr>
        <w:ind w:firstLine="720"/>
        <w:rPr>
          <w:rFonts w:cs="Arial"/>
          <w:b/>
          <w:color w:val="5E5E5E" w:themeColor="accent5" w:themeShade="80"/>
        </w:rPr>
      </w:pPr>
      <w:r w:rsidRPr="00D97445">
        <w:rPr>
          <w:rFonts w:cs="Courier New"/>
          <w:b/>
          <w:color w:val="5E5E5E" w:themeColor="accent5" w:themeShade="80"/>
        </w:rPr>
        <w:t>{trg_}{&lt;name&gt;[...</w:t>
      </w:r>
      <w:r w:rsidRPr="00D97445">
        <w:rPr>
          <w:rFonts w:cs="Courier New"/>
          <w:b/>
          <w:i/>
          <w:iCs/>
          <w:color w:val="5E5E5E" w:themeColor="accent5" w:themeShade="80"/>
        </w:rPr>
        <w:t>n</w:t>
      </w:r>
      <w:r w:rsidRPr="00D97445">
        <w:rPr>
          <w:rFonts w:cs="Courier New"/>
          <w:b/>
          <w:color w:val="5E5E5E" w:themeColor="accent5" w:themeShade="80"/>
        </w:rPr>
        <w:t>]}{&lt;type&gt;:=_Delete|_Insert|_Update}</w:t>
      </w:r>
    </w:p>
    <w:tbl>
      <w:tblPr>
        <w:tblW w:w="963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381"/>
        <w:gridCol w:w="8249"/>
      </w:tblGrid>
      <w:tr w:rsidR="00D97445" w:rsidRPr="00D97445" w14:paraId="3DEBAD0B" w14:textId="77777777" w:rsidTr="006F51A4">
        <w:tc>
          <w:tcPr>
            <w:tcW w:w="1381" w:type="dxa"/>
            <w:shd w:val="clear" w:color="auto" w:fill="FFFF00"/>
          </w:tcPr>
          <w:p w14:paraId="3DEBAD09" w14:textId="77777777" w:rsidR="006F51A4" w:rsidRPr="00D97445" w:rsidRDefault="006F51A4" w:rsidP="007F28AE">
            <w:pPr>
              <w:jc w:val="center"/>
              <w:rPr>
                <w:b/>
                <w:bCs/>
                <w:i/>
                <w:color w:val="5E5E5E" w:themeColor="accent5" w:themeShade="80"/>
              </w:rPr>
            </w:pPr>
            <w:r w:rsidRPr="00D97445">
              <w:rPr>
                <w:b/>
                <w:bCs/>
                <w:i/>
                <w:color w:val="5E5E5E" w:themeColor="accent5" w:themeShade="80"/>
              </w:rPr>
              <w:t>Component</w:t>
            </w:r>
          </w:p>
        </w:tc>
        <w:tc>
          <w:tcPr>
            <w:tcW w:w="8249" w:type="dxa"/>
            <w:shd w:val="clear" w:color="auto" w:fill="FFFF00"/>
          </w:tcPr>
          <w:p w14:paraId="3DEBAD0A" w14:textId="77777777" w:rsidR="006F51A4" w:rsidRPr="00D97445" w:rsidRDefault="006F51A4" w:rsidP="007F28AE">
            <w:pPr>
              <w:rPr>
                <w:b/>
                <w:bCs/>
                <w:i/>
                <w:color w:val="5E5E5E" w:themeColor="accent5" w:themeShade="80"/>
              </w:rPr>
            </w:pPr>
            <w:r w:rsidRPr="00D97445">
              <w:rPr>
                <w:b/>
                <w:bCs/>
                <w:i/>
                <w:color w:val="5E5E5E" w:themeColor="accent5" w:themeShade="80"/>
              </w:rPr>
              <w:t>Population Rule</w:t>
            </w:r>
          </w:p>
        </w:tc>
      </w:tr>
      <w:tr w:rsidR="00D97445" w:rsidRPr="00D97445" w14:paraId="3DEBAD0E" w14:textId="77777777" w:rsidTr="006F51A4">
        <w:tc>
          <w:tcPr>
            <w:tcW w:w="1381" w:type="dxa"/>
            <w:shd w:val="clear" w:color="auto" w:fill="auto"/>
          </w:tcPr>
          <w:p w14:paraId="3DEBAD0C" w14:textId="77777777" w:rsidR="006F51A4" w:rsidRPr="00D97445" w:rsidRDefault="006F51A4" w:rsidP="007F28AE">
            <w:pPr>
              <w:rPr>
                <w:color w:val="5E5E5E" w:themeColor="accent5" w:themeShade="80"/>
              </w:rPr>
            </w:pPr>
            <w:r w:rsidRPr="00D97445">
              <w:rPr>
                <w:color w:val="5E5E5E" w:themeColor="accent5" w:themeShade="80"/>
              </w:rPr>
              <w:t>trg_</w:t>
            </w:r>
          </w:p>
        </w:tc>
        <w:tc>
          <w:tcPr>
            <w:tcW w:w="8249" w:type="dxa"/>
            <w:shd w:val="clear" w:color="auto" w:fill="auto"/>
          </w:tcPr>
          <w:p w14:paraId="3DEBAD0D" w14:textId="77777777" w:rsidR="006F51A4" w:rsidRPr="00D97445" w:rsidRDefault="006F51A4" w:rsidP="007F28AE">
            <w:pPr>
              <w:rPr>
                <w:color w:val="5E5E5E" w:themeColor="accent5" w:themeShade="80"/>
              </w:rPr>
            </w:pPr>
            <w:r w:rsidRPr="00D97445">
              <w:rPr>
                <w:color w:val="5E5E5E" w:themeColor="accent5" w:themeShade="80"/>
              </w:rPr>
              <w:t>Constant “trg”, all lowercase, followed by underscore character.</w:t>
            </w:r>
          </w:p>
        </w:tc>
      </w:tr>
      <w:tr w:rsidR="00D97445" w:rsidRPr="00D97445" w14:paraId="3DEBAD15" w14:textId="77777777" w:rsidTr="006F51A4">
        <w:tc>
          <w:tcPr>
            <w:tcW w:w="1381" w:type="dxa"/>
            <w:shd w:val="clear" w:color="auto" w:fill="auto"/>
          </w:tcPr>
          <w:p w14:paraId="3DEBAD0F" w14:textId="77777777" w:rsidR="006F51A4" w:rsidRPr="00D97445" w:rsidRDefault="006F51A4" w:rsidP="007F28AE">
            <w:pPr>
              <w:rPr>
                <w:color w:val="5E5E5E" w:themeColor="accent5" w:themeShade="80"/>
              </w:rPr>
            </w:pPr>
            <w:r w:rsidRPr="00D97445">
              <w:rPr>
                <w:color w:val="5E5E5E" w:themeColor="accent5" w:themeShade="80"/>
              </w:rPr>
              <w:t>&lt;name&gt;</w:t>
            </w:r>
          </w:p>
        </w:tc>
        <w:tc>
          <w:tcPr>
            <w:tcW w:w="8249" w:type="dxa"/>
            <w:shd w:val="clear" w:color="auto" w:fill="auto"/>
          </w:tcPr>
          <w:p w14:paraId="3DEBAD10" w14:textId="77777777" w:rsidR="006F51A4" w:rsidRPr="00D97445" w:rsidRDefault="006F51A4" w:rsidP="007F28AE">
            <w:pPr>
              <w:rPr>
                <w:color w:val="5E5E5E" w:themeColor="accent5" w:themeShade="80"/>
              </w:rPr>
            </w:pPr>
            <w:r w:rsidRPr="00D97445">
              <w:rPr>
                <w:color w:val="5E5E5E" w:themeColor="accent5" w:themeShade="80"/>
              </w:rPr>
              <w:t>Allowed to repeat to provide a meaningful name.</w:t>
            </w:r>
          </w:p>
          <w:p w14:paraId="3DEBAD11" w14:textId="49C9F56F" w:rsidR="006F51A4" w:rsidRPr="00D97445" w:rsidDel="00F43E59" w:rsidRDefault="006F51A4" w:rsidP="007F28AE">
            <w:pPr>
              <w:rPr>
                <w:del w:id="580" w:author="Kraig Hughes" w:date="2021-03-12T15:10:00Z"/>
                <w:color w:val="5E5E5E" w:themeColor="accent5" w:themeShade="80"/>
              </w:rPr>
            </w:pPr>
          </w:p>
          <w:p w14:paraId="3DEBAD12" w14:textId="77777777" w:rsidR="006F51A4" w:rsidRPr="00D97445" w:rsidRDefault="006F51A4" w:rsidP="007F28AE">
            <w:pPr>
              <w:rPr>
                <w:color w:val="5E5E5E" w:themeColor="accent5" w:themeShade="80"/>
              </w:rPr>
            </w:pPr>
            <w:r w:rsidRPr="00D97445">
              <w:rPr>
                <w:color w:val="5E5E5E" w:themeColor="accent5" w:themeShade="80"/>
              </w:rPr>
              <w:t xml:space="preserve">Provide as few words as possible to provide a clear meaning about the content of this trigger.  If using multiple words, place the main word first followed by descriptive words.  </w:t>
            </w:r>
          </w:p>
          <w:p w14:paraId="3DEBAD13" w14:textId="3F15F72E" w:rsidR="006F51A4" w:rsidRPr="00D97445" w:rsidDel="00F43E59" w:rsidRDefault="006F51A4" w:rsidP="007F28AE">
            <w:pPr>
              <w:rPr>
                <w:del w:id="581" w:author="Kraig Hughes" w:date="2021-03-12T15:10:00Z"/>
                <w:color w:val="5E5E5E" w:themeColor="accent5" w:themeShade="80"/>
              </w:rPr>
            </w:pPr>
          </w:p>
          <w:p w14:paraId="3DEBAD14" w14:textId="77777777" w:rsidR="006F51A4" w:rsidRPr="00D97445" w:rsidRDefault="006F51A4" w:rsidP="007F28AE">
            <w:pPr>
              <w:rPr>
                <w:color w:val="5E5E5E" w:themeColor="accent5" w:themeShade="80"/>
              </w:rPr>
            </w:pPr>
            <w:r w:rsidRPr="00D97445">
              <w:rPr>
                <w:color w:val="5E5E5E" w:themeColor="accent5" w:themeShade="80"/>
              </w:rPr>
              <w:t>The last word in the trigger name must be singular.</w:t>
            </w:r>
          </w:p>
        </w:tc>
      </w:tr>
      <w:tr w:rsidR="006F51A4" w:rsidRPr="00D97445" w14:paraId="3DEBAD18" w14:textId="77777777" w:rsidTr="006F51A4">
        <w:tc>
          <w:tcPr>
            <w:tcW w:w="1381" w:type="dxa"/>
            <w:shd w:val="clear" w:color="auto" w:fill="auto"/>
          </w:tcPr>
          <w:p w14:paraId="3DEBAD16" w14:textId="77777777" w:rsidR="006F51A4" w:rsidRPr="00D97445" w:rsidRDefault="006F51A4" w:rsidP="007F28AE">
            <w:pPr>
              <w:rPr>
                <w:color w:val="5E5E5E" w:themeColor="accent5" w:themeShade="80"/>
              </w:rPr>
            </w:pPr>
            <w:r w:rsidRPr="00D97445">
              <w:rPr>
                <w:color w:val="5E5E5E" w:themeColor="accent5" w:themeShade="80"/>
              </w:rPr>
              <w:t>&lt;type&gt;</w:t>
            </w:r>
          </w:p>
        </w:tc>
        <w:tc>
          <w:tcPr>
            <w:tcW w:w="8249" w:type="dxa"/>
            <w:shd w:val="clear" w:color="auto" w:fill="auto"/>
          </w:tcPr>
          <w:p w14:paraId="3DEBAD17" w14:textId="77777777" w:rsidR="006F51A4" w:rsidRPr="00D97445" w:rsidRDefault="006F51A4" w:rsidP="007F28AE">
            <w:pPr>
              <w:rPr>
                <w:color w:val="5E5E5E" w:themeColor="accent5" w:themeShade="80"/>
              </w:rPr>
            </w:pPr>
            <w:r w:rsidRPr="00D97445">
              <w:rPr>
                <w:color w:val="5E5E5E" w:themeColor="accent5" w:themeShade="80"/>
              </w:rPr>
              <w:t>Create separate triggers for Insert, Update or Delete actions.  This reduces confusion and makes triggers easer to support.</w:t>
            </w:r>
          </w:p>
        </w:tc>
      </w:tr>
    </w:tbl>
    <w:p w14:paraId="3DEBAD19" w14:textId="1128C38E" w:rsidR="006F51A4" w:rsidRPr="00D97445" w:rsidDel="00F43E59" w:rsidRDefault="006F51A4" w:rsidP="006F51A4">
      <w:pPr>
        <w:rPr>
          <w:del w:id="582" w:author="Kraig Hughes" w:date="2021-03-12T15:10:00Z"/>
          <w:color w:val="5E5E5E" w:themeColor="accent5" w:themeShade="80"/>
          <w:u w:val="single"/>
        </w:rPr>
      </w:pPr>
    </w:p>
    <w:p w14:paraId="3DEBAD1A" w14:textId="77777777" w:rsidR="006F51A4" w:rsidRPr="00D97445" w:rsidRDefault="006F51A4" w:rsidP="006F51A4">
      <w:pPr>
        <w:rPr>
          <w:color w:val="5E5E5E" w:themeColor="accent5" w:themeShade="80"/>
          <w:u w:val="single"/>
        </w:rPr>
      </w:pPr>
      <w:r w:rsidRPr="00D97445">
        <w:rPr>
          <w:color w:val="5E5E5E" w:themeColor="accent5" w:themeShade="80"/>
          <w:u w:val="single"/>
        </w:rPr>
        <w:t>Examples</w:t>
      </w:r>
    </w:p>
    <w:p w14:paraId="3DEBAD1B" w14:textId="77777777" w:rsidR="006F51A4" w:rsidRPr="00D97445" w:rsidRDefault="006F51A4" w:rsidP="00C102AE">
      <w:pPr>
        <w:numPr>
          <w:ilvl w:val="0"/>
          <w:numId w:val="23"/>
        </w:numPr>
        <w:spacing w:before="0" w:after="0" w:line="240" w:lineRule="auto"/>
        <w:rPr>
          <w:color w:val="5E5E5E" w:themeColor="accent5" w:themeShade="80"/>
        </w:rPr>
      </w:pPr>
      <w:r w:rsidRPr="00D97445">
        <w:rPr>
          <w:color w:val="5E5E5E" w:themeColor="accent5" w:themeShade="80"/>
        </w:rPr>
        <w:t>trg_LoginTrack_Insert</w:t>
      </w:r>
    </w:p>
    <w:p w14:paraId="3DEBAD1C" w14:textId="491F4F18" w:rsidR="006F51A4" w:rsidRDefault="006F51A4" w:rsidP="00C102AE">
      <w:pPr>
        <w:numPr>
          <w:ilvl w:val="0"/>
          <w:numId w:val="23"/>
        </w:numPr>
        <w:spacing w:before="0" w:after="0" w:line="240" w:lineRule="auto"/>
        <w:rPr>
          <w:ins w:id="583" w:author="Kraig Hughes" w:date="2021-03-12T15:10:00Z"/>
          <w:color w:val="5E5E5E" w:themeColor="accent5" w:themeShade="80"/>
        </w:rPr>
      </w:pPr>
      <w:r w:rsidRPr="00D97445">
        <w:rPr>
          <w:color w:val="5E5E5E" w:themeColor="accent5" w:themeShade="80"/>
        </w:rPr>
        <w:t>trg_PreventDeletion_Update</w:t>
      </w:r>
    </w:p>
    <w:p w14:paraId="512A2CFA" w14:textId="77777777" w:rsidR="00F43E59" w:rsidRPr="00D97445" w:rsidRDefault="00F43E59" w:rsidP="00F43E59">
      <w:pPr>
        <w:spacing w:before="0" w:after="0" w:line="240" w:lineRule="auto"/>
        <w:rPr>
          <w:color w:val="5E5E5E" w:themeColor="accent5" w:themeShade="80"/>
        </w:rPr>
        <w:pPrChange w:id="584" w:author="Kraig Hughes" w:date="2021-03-12T15:10:00Z">
          <w:pPr>
            <w:numPr>
              <w:numId w:val="23"/>
            </w:numPr>
            <w:spacing w:before="0" w:after="0" w:line="240" w:lineRule="auto"/>
            <w:ind w:left="720" w:hanging="360"/>
          </w:pPr>
        </w:pPrChange>
      </w:pPr>
    </w:p>
    <w:p w14:paraId="3DEBAD1D" w14:textId="77777777" w:rsidR="00051AF1" w:rsidRDefault="00051AF1" w:rsidP="00051AF1">
      <w:pPr>
        <w:pStyle w:val="Heading2"/>
      </w:pPr>
      <w:bookmarkStart w:id="585" w:name="_Toc33791636"/>
      <w:r>
        <w:t>Synonyms</w:t>
      </w:r>
      <w:bookmarkEnd w:id="585"/>
    </w:p>
    <w:p w14:paraId="3DEBAD1E" w14:textId="77777777" w:rsidR="006F51A4" w:rsidRPr="00D97445" w:rsidRDefault="006F51A4" w:rsidP="006F51A4">
      <w:pPr>
        <w:spacing w:before="120"/>
        <w:rPr>
          <w:color w:val="5E5E5E" w:themeColor="accent5" w:themeShade="80"/>
        </w:rPr>
      </w:pPr>
      <w:r w:rsidRPr="00D97445">
        <w:rPr>
          <w:color w:val="5E5E5E" w:themeColor="accent5" w:themeShade="80"/>
        </w:rPr>
        <w:t>Syntax:</w:t>
      </w:r>
    </w:p>
    <w:p w14:paraId="3DEBAD1F" w14:textId="77777777" w:rsidR="006F51A4" w:rsidRPr="00D97445" w:rsidRDefault="006F51A4" w:rsidP="006F51A4">
      <w:pPr>
        <w:spacing w:before="120"/>
        <w:rPr>
          <w:rFonts w:cs="Courier New"/>
          <w:b/>
          <w:color w:val="5E5E5E" w:themeColor="accent5" w:themeShade="80"/>
        </w:rPr>
      </w:pPr>
      <w:r w:rsidRPr="00D97445">
        <w:rPr>
          <w:rFonts w:cs="Courier New"/>
          <w:b/>
          <w:color w:val="5E5E5E" w:themeColor="accent5" w:themeShade="80"/>
        </w:rPr>
        <w:lastRenderedPageBreak/>
        <w:t>{syn_}{&lt;name&gt;[...</w:t>
      </w:r>
      <w:r w:rsidRPr="00D97445">
        <w:rPr>
          <w:rFonts w:cs="Courier New"/>
          <w:b/>
          <w:i/>
          <w:iCs/>
          <w:color w:val="5E5E5E" w:themeColor="accent5" w:themeShade="80"/>
        </w:rPr>
        <w:t>n</w:t>
      </w:r>
      <w:r w:rsidRPr="00D97445">
        <w:rPr>
          <w:rFonts w:cs="Courier New"/>
          <w:b/>
          <w:color w:val="5E5E5E" w:themeColor="accent5" w:themeShade="80"/>
        </w:rPr>
        <w:t>]}</w:t>
      </w:r>
    </w:p>
    <w:tbl>
      <w:tblPr>
        <w:tblW w:w="963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381"/>
        <w:gridCol w:w="8249"/>
      </w:tblGrid>
      <w:tr w:rsidR="00D97445" w:rsidRPr="00D97445" w14:paraId="3DEBAD22" w14:textId="77777777" w:rsidTr="006F51A4">
        <w:tc>
          <w:tcPr>
            <w:tcW w:w="1381" w:type="dxa"/>
            <w:shd w:val="clear" w:color="auto" w:fill="FFFF00"/>
          </w:tcPr>
          <w:p w14:paraId="3DEBAD20" w14:textId="77777777" w:rsidR="006F51A4" w:rsidRPr="00D97445" w:rsidRDefault="006F51A4" w:rsidP="007F28AE">
            <w:pPr>
              <w:jc w:val="center"/>
              <w:rPr>
                <w:b/>
                <w:bCs/>
                <w:i/>
                <w:color w:val="5E5E5E" w:themeColor="accent5" w:themeShade="80"/>
              </w:rPr>
            </w:pPr>
            <w:r w:rsidRPr="00D97445">
              <w:rPr>
                <w:b/>
                <w:bCs/>
                <w:i/>
                <w:color w:val="5E5E5E" w:themeColor="accent5" w:themeShade="80"/>
              </w:rPr>
              <w:t>Component</w:t>
            </w:r>
          </w:p>
        </w:tc>
        <w:tc>
          <w:tcPr>
            <w:tcW w:w="8249" w:type="dxa"/>
            <w:shd w:val="clear" w:color="auto" w:fill="FFFF00"/>
          </w:tcPr>
          <w:p w14:paraId="3DEBAD21" w14:textId="77777777" w:rsidR="006F51A4" w:rsidRPr="00D97445" w:rsidRDefault="006F51A4" w:rsidP="007F28AE">
            <w:pPr>
              <w:rPr>
                <w:b/>
                <w:bCs/>
                <w:i/>
                <w:color w:val="5E5E5E" w:themeColor="accent5" w:themeShade="80"/>
              </w:rPr>
            </w:pPr>
            <w:r w:rsidRPr="00D97445">
              <w:rPr>
                <w:b/>
                <w:bCs/>
                <w:i/>
                <w:color w:val="5E5E5E" w:themeColor="accent5" w:themeShade="80"/>
              </w:rPr>
              <w:t>Population Rule</w:t>
            </w:r>
          </w:p>
        </w:tc>
      </w:tr>
      <w:tr w:rsidR="00D97445" w:rsidRPr="00D97445" w14:paraId="3DEBAD25" w14:textId="77777777" w:rsidTr="006F51A4">
        <w:tc>
          <w:tcPr>
            <w:tcW w:w="1381" w:type="dxa"/>
            <w:shd w:val="clear" w:color="auto" w:fill="auto"/>
          </w:tcPr>
          <w:p w14:paraId="3DEBAD23" w14:textId="77777777" w:rsidR="006F51A4" w:rsidRPr="00D97445" w:rsidRDefault="006F51A4" w:rsidP="007F28AE">
            <w:pPr>
              <w:rPr>
                <w:color w:val="5E5E5E" w:themeColor="accent5" w:themeShade="80"/>
              </w:rPr>
            </w:pPr>
            <w:r w:rsidRPr="00D97445">
              <w:rPr>
                <w:color w:val="5E5E5E" w:themeColor="accent5" w:themeShade="80"/>
              </w:rPr>
              <w:t>syn_</w:t>
            </w:r>
          </w:p>
        </w:tc>
        <w:tc>
          <w:tcPr>
            <w:tcW w:w="8249" w:type="dxa"/>
            <w:shd w:val="clear" w:color="auto" w:fill="auto"/>
          </w:tcPr>
          <w:p w14:paraId="3DEBAD24" w14:textId="77777777" w:rsidR="006F51A4" w:rsidRPr="00D97445" w:rsidRDefault="006F51A4" w:rsidP="007F28AE">
            <w:pPr>
              <w:rPr>
                <w:color w:val="5E5E5E" w:themeColor="accent5" w:themeShade="80"/>
              </w:rPr>
            </w:pPr>
            <w:r w:rsidRPr="00D97445">
              <w:rPr>
                <w:color w:val="5E5E5E" w:themeColor="accent5" w:themeShade="80"/>
              </w:rPr>
              <w:t>Constant “syn”, all lowercase, followed by underscore character.</w:t>
            </w:r>
          </w:p>
        </w:tc>
      </w:tr>
      <w:tr w:rsidR="006F51A4" w:rsidRPr="00D97445" w14:paraId="3DEBAD28" w14:textId="77777777" w:rsidTr="006F51A4">
        <w:tc>
          <w:tcPr>
            <w:tcW w:w="1381" w:type="dxa"/>
            <w:shd w:val="clear" w:color="auto" w:fill="auto"/>
          </w:tcPr>
          <w:p w14:paraId="3DEBAD26" w14:textId="77777777" w:rsidR="006F51A4" w:rsidRPr="00D97445" w:rsidRDefault="006F51A4" w:rsidP="007F28AE">
            <w:pPr>
              <w:rPr>
                <w:color w:val="5E5E5E" w:themeColor="accent5" w:themeShade="80"/>
              </w:rPr>
            </w:pPr>
            <w:r w:rsidRPr="00D97445">
              <w:rPr>
                <w:color w:val="5E5E5E" w:themeColor="accent5" w:themeShade="80"/>
              </w:rPr>
              <w:t>&lt;name&gt;</w:t>
            </w:r>
          </w:p>
        </w:tc>
        <w:tc>
          <w:tcPr>
            <w:tcW w:w="8249" w:type="dxa"/>
            <w:shd w:val="clear" w:color="auto" w:fill="auto"/>
          </w:tcPr>
          <w:p w14:paraId="3DEBAD27" w14:textId="77777777" w:rsidR="006F51A4" w:rsidRPr="00D97445" w:rsidRDefault="006F51A4" w:rsidP="007F28AE">
            <w:pPr>
              <w:rPr>
                <w:color w:val="5E5E5E" w:themeColor="accent5" w:themeShade="80"/>
              </w:rPr>
            </w:pPr>
            <w:r w:rsidRPr="00D97445">
              <w:rPr>
                <w:color w:val="5E5E5E" w:themeColor="accent5" w:themeShade="80"/>
              </w:rPr>
              <w:t>Name should be the name of the object the synonym is referencing.</w:t>
            </w:r>
          </w:p>
        </w:tc>
      </w:tr>
    </w:tbl>
    <w:p w14:paraId="3DEBAD29" w14:textId="326069CB" w:rsidR="006F51A4" w:rsidRPr="00D97445" w:rsidDel="00F43E59" w:rsidRDefault="006F51A4" w:rsidP="006F51A4">
      <w:pPr>
        <w:ind w:left="1440"/>
        <w:rPr>
          <w:del w:id="586" w:author="Kraig Hughes" w:date="2021-03-12T15:10:00Z"/>
          <w:color w:val="5E5E5E" w:themeColor="accent5" w:themeShade="80"/>
        </w:rPr>
      </w:pPr>
    </w:p>
    <w:p w14:paraId="3DEBAD2A" w14:textId="77777777" w:rsidR="006F51A4" w:rsidRPr="00D97445" w:rsidRDefault="006F51A4" w:rsidP="006F51A4">
      <w:pPr>
        <w:rPr>
          <w:color w:val="5E5E5E" w:themeColor="accent5" w:themeShade="80"/>
          <w:u w:val="single"/>
        </w:rPr>
      </w:pPr>
      <w:r w:rsidRPr="00D97445">
        <w:rPr>
          <w:color w:val="5E5E5E" w:themeColor="accent5" w:themeShade="80"/>
          <w:u w:val="single"/>
        </w:rPr>
        <w:t>Examples</w:t>
      </w:r>
    </w:p>
    <w:p w14:paraId="3DEBAD2B" w14:textId="77777777" w:rsidR="006F51A4" w:rsidRPr="00D97445" w:rsidRDefault="006F51A4" w:rsidP="00C102AE">
      <w:pPr>
        <w:numPr>
          <w:ilvl w:val="0"/>
          <w:numId w:val="24"/>
        </w:numPr>
        <w:spacing w:before="0" w:after="0" w:line="240" w:lineRule="auto"/>
        <w:rPr>
          <w:color w:val="5E5E5E" w:themeColor="accent5" w:themeShade="80"/>
        </w:rPr>
      </w:pPr>
      <w:r w:rsidRPr="00D97445">
        <w:rPr>
          <w:color w:val="5E5E5E" w:themeColor="accent5" w:themeShade="80"/>
        </w:rPr>
        <w:t>syn_SalesOrder (synonym for table SalesOrder)</w:t>
      </w:r>
    </w:p>
    <w:p w14:paraId="3DEBAD2C" w14:textId="77777777" w:rsidR="006F51A4" w:rsidRPr="00D97445" w:rsidRDefault="006F51A4" w:rsidP="00C102AE">
      <w:pPr>
        <w:numPr>
          <w:ilvl w:val="0"/>
          <w:numId w:val="24"/>
        </w:numPr>
        <w:spacing w:before="0" w:after="0" w:line="240" w:lineRule="auto"/>
        <w:rPr>
          <w:color w:val="5E5E5E" w:themeColor="accent5" w:themeShade="80"/>
        </w:rPr>
      </w:pPr>
      <w:r w:rsidRPr="00D97445">
        <w:rPr>
          <w:color w:val="5E5E5E" w:themeColor="accent5" w:themeShade="80"/>
        </w:rPr>
        <w:t>syn_vw_SalesOrder (synonym for view vw_SalesOrder)</w:t>
      </w:r>
    </w:p>
    <w:p w14:paraId="3DEBAD2D" w14:textId="3BA9418D" w:rsidR="006F51A4" w:rsidRDefault="006F51A4" w:rsidP="00C102AE">
      <w:pPr>
        <w:numPr>
          <w:ilvl w:val="0"/>
          <w:numId w:val="24"/>
        </w:numPr>
        <w:spacing w:before="0" w:after="0" w:line="240" w:lineRule="auto"/>
        <w:rPr>
          <w:ins w:id="587" w:author="Kraig Hughes" w:date="2021-03-12T15:10:00Z"/>
          <w:color w:val="5E5E5E" w:themeColor="accent5" w:themeShade="80"/>
        </w:rPr>
      </w:pPr>
      <w:r w:rsidRPr="00D97445">
        <w:rPr>
          <w:color w:val="5E5E5E" w:themeColor="accent5" w:themeShade="80"/>
        </w:rPr>
        <w:t>syn_usp_SalesOrder_Select (synonym for stored procedure usp_SalesOrder_Select)</w:t>
      </w:r>
    </w:p>
    <w:p w14:paraId="67449F1A" w14:textId="77777777" w:rsidR="00F43E59" w:rsidRPr="00D97445" w:rsidRDefault="00F43E59" w:rsidP="00F43E59">
      <w:pPr>
        <w:spacing w:before="0" w:after="0" w:line="240" w:lineRule="auto"/>
        <w:rPr>
          <w:color w:val="5E5E5E" w:themeColor="accent5" w:themeShade="80"/>
        </w:rPr>
        <w:pPrChange w:id="588" w:author="Kraig Hughes" w:date="2021-03-12T15:10:00Z">
          <w:pPr>
            <w:numPr>
              <w:numId w:val="24"/>
            </w:numPr>
            <w:spacing w:before="0" w:after="0" w:line="240" w:lineRule="auto"/>
            <w:ind w:left="720" w:hanging="360"/>
          </w:pPr>
        </w:pPrChange>
      </w:pPr>
    </w:p>
    <w:p w14:paraId="3DEBAD2E" w14:textId="77777777" w:rsidR="00051AF1" w:rsidRDefault="00051AF1" w:rsidP="00051AF1">
      <w:pPr>
        <w:pStyle w:val="Heading2"/>
      </w:pPr>
      <w:bookmarkStart w:id="589" w:name="_Toc33791637"/>
      <w:r>
        <w:t>Linked Servers</w:t>
      </w:r>
      <w:bookmarkEnd w:id="589"/>
    </w:p>
    <w:p w14:paraId="3DEBAD2F" w14:textId="77777777" w:rsidR="006F51A4" w:rsidRPr="00D97445" w:rsidRDefault="006F51A4" w:rsidP="006F51A4">
      <w:pPr>
        <w:rPr>
          <w:color w:val="5E5E5E" w:themeColor="accent5" w:themeShade="80"/>
        </w:rPr>
      </w:pPr>
      <w:r w:rsidRPr="00D97445">
        <w:rPr>
          <w:color w:val="5E5E5E" w:themeColor="accent5" w:themeShade="80"/>
        </w:rPr>
        <w:t>Linked Servers are a worst case option. Applications should be designed to connect to the servers they need directly. Routing queries through SQL Servers to other servers is resource intensive and poor performing. In the event that a linked server is required the following guidelines should be followed.</w:t>
      </w:r>
    </w:p>
    <w:p w14:paraId="3DEBAD30" w14:textId="77777777" w:rsidR="006F51A4" w:rsidRPr="00D97445" w:rsidRDefault="006F51A4" w:rsidP="006F51A4">
      <w:pPr>
        <w:spacing w:before="120"/>
        <w:rPr>
          <w:color w:val="5E5E5E" w:themeColor="accent5" w:themeShade="80"/>
        </w:rPr>
      </w:pPr>
      <w:r w:rsidRPr="00D97445">
        <w:rPr>
          <w:color w:val="5E5E5E" w:themeColor="accent5" w:themeShade="80"/>
        </w:rPr>
        <w:t>Syntax:</w:t>
      </w:r>
    </w:p>
    <w:p w14:paraId="3DEBAD31" w14:textId="77777777" w:rsidR="006F51A4" w:rsidRPr="00D97445" w:rsidRDefault="006F51A4" w:rsidP="006F51A4">
      <w:pPr>
        <w:spacing w:before="120"/>
        <w:rPr>
          <w:rFonts w:cs="Courier New"/>
          <w:b/>
          <w:color w:val="5E5E5E" w:themeColor="accent5" w:themeShade="80"/>
        </w:rPr>
      </w:pPr>
      <w:r w:rsidRPr="00D97445">
        <w:rPr>
          <w:rFonts w:cs="Courier New"/>
          <w:b/>
          <w:color w:val="5E5E5E" w:themeColor="accent5" w:themeShade="80"/>
        </w:rPr>
        <w:t>{LS_}{&lt;name&gt;[...</w:t>
      </w:r>
      <w:r w:rsidRPr="00D97445">
        <w:rPr>
          <w:rFonts w:cs="Courier New"/>
          <w:b/>
          <w:i/>
          <w:iCs/>
          <w:color w:val="5E5E5E" w:themeColor="accent5" w:themeShade="80"/>
        </w:rPr>
        <w:t>n</w:t>
      </w:r>
      <w:r w:rsidRPr="00D97445">
        <w:rPr>
          <w:rFonts w:cs="Courier New"/>
          <w:b/>
          <w:color w:val="5E5E5E" w:themeColor="accent5" w:themeShade="80"/>
        </w:rPr>
        <w:t>]}</w:t>
      </w:r>
    </w:p>
    <w:tbl>
      <w:tblPr>
        <w:tblW w:w="963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381"/>
        <w:gridCol w:w="8249"/>
      </w:tblGrid>
      <w:tr w:rsidR="00D97445" w:rsidRPr="00D97445" w14:paraId="3DEBAD34" w14:textId="77777777" w:rsidTr="006F51A4">
        <w:tc>
          <w:tcPr>
            <w:tcW w:w="1381" w:type="dxa"/>
            <w:shd w:val="clear" w:color="auto" w:fill="FFFF00"/>
          </w:tcPr>
          <w:p w14:paraId="3DEBAD32" w14:textId="77777777" w:rsidR="006F51A4" w:rsidRPr="00D97445" w:rsidRDefault="006F51A4" w:rsidP="007F28AE">
            <w:pPr>
              <w:jc w:val="center"/>
              <w:rPr>
                <w:b/>
                <w:bCs/>
                <w:i/>
                <w:color w:val="5E5E5E" w:themeColor="accent5" w:themeShade="80"/>
              </w:rPr>
            </w:pPr>
            <w:r w:rsidRPr="00D97445">
              <w:rPr>
                <w:b/>
                <w:bCs/>
                <w:i/>
                <w:color w:val="5E5E5E" w:themeColor="accent5" w:themeShade="80"/>
              </w:rPr>
              <w:t>Component</w:t>
            </w:r>
          </w:p>
        </w:tc>
        <w:tc>
          <w:tcPr>
            <w:tcW w:w="8249" w:type="dxa"/>
            <w:shd w:val="clear" w:color="auto" w:fill="FFFF00"/>
          </w:tcPr>
          <w:p w14:paraId="3DEBAD33" w14:textId="77777777" w:rsidR="006F51A4" w:rsidRPr="00D97445" w:rsidRDefault="006F51A4" w:rsidP="007F28AE">
            <w:pPr>
              <w:rPr>
                <w:b/>
                <w:bCs/>
                <w:i/>
                <w:color w:val="5E5E5E" w:themeColor="accent5" w:themeShade="80"/>
              </w:rPr>
            </w:pPr>
            <w:r w:rsidRPr="00D97445">
              <w:rPr>
                <w:b/>
                <w:bCs/>
                <w:i/>
                <w:color w:val="5E5E5E" w:themeColor="accent5" w:themeShade="80"/>
              </w:rPr>
              <w:t>Population Rule</w:t>
            </w:r>
          </w:p>
        </w:tc>
      </w:tr>
      <w:tr w:rsidR="00D97445" w:rsidRPr="00D97445" w14:paraId="3DEBAD37" w14:textId="77777777" w:rsidTr="006F51A4">
        <w:tc>
          <w:tcPr>
            <w:tcW w:w="1381" w:type="dxa"/>
            <w:shd w:val="clear" w:color="auto" w:fill="auto"/>
          </w:tcPr>
          <w:p w14:paraId="3DEBAD35" w14:textId="77777777" w:rsidR="006F51A4" w:rsidRPr="00D97445" w:rsidRDefault="006F51A4" w:rsidP="007F28AE">
            <w:pPr>
              <w:rPr>
                <w:color w:val="5E5E5E" w:themeColor="accent5" w:themeShade="80"/>
              </w:rPr>
            </w:pPr>
            <w:r w:rsidRPr="00D97445">
              <w:rPr>
                <w:color w:val="5E5E5E" w:themeColor="accent5" w:themeShade="80"/>
              </w:rPr>
              <w:t>LS_</w:t>
            </w:r>
          </w:p>
        </w:tc>
        <w:tc>
          <w:tcPr>
            <w:tcW w:w="8249" w:type="dxa"/>
            <w:shd w:val="clear" w:color="auto" w:fill="auto"/>
          </w:tcPr>
          <w:p w14:paraId="3DEBAD36" w14:textId="77777777" w:rsidR="006F51A4" w:rsidRPr="00D97445" w:rsidRDefault="006F51A4" w:rsidP="007F28AE">
            <w:pPr>
              <w:rPr>
                <w:color w:val="5E5E5E" w:themeColor="accent5" w:themeShade="80"/>
              </w:rPr>
            </w:pPr>
            <w:r w:rsidRPr="00D97445">
              <w:rPr>
                <w:color w:val="5E5E5E" w:themeColor="accent5" w:themeShade="80"/>
              </w:rPr>
              <w:t>Constant “LS”, all uppercase, followed by underscore character.  Note:  using uppercase to avoid confusing lower case "l" (el) with upper case "I" (eye).</w:t>
            </w:r>
          </w:p>
        </w:tc>
      </w:tr>
      <w:tr w:rsidR="006F51A4" w:rsidRPr="00D97445" w14:paraId="3DEBAD3A" w14:textId="77777777" w:rsidTr="006F51A4">
        <w:tc>
          <w:tcPr>
            <w:tcW w:w="1381" w:type="dxa"/>
            <w:shd w:val="clear" w:color="auto" w:fill="auto"/>
          </w:tcPr>
          <w:p w14:paraId="3DEBAD38" w14:textId="77777777" w:rsidR="006F51A4" w:rsidRPr="00D97445" w:rsidRDefault="006F51A4" w:rsidP="007F28AE">
            <w:pPr>
              <w:rPr>
                <w:color w:val="5E5E5E" w:themeColor="accent5" w:themeShade="80"/>
              </w:rPr>
            </w:pPr>
            <w:r w:rsidRPr="00D97445">
              <w:rPr>
                <w:color w:val="5E5E5E" w:themeColor="accent5" w:themeShade="80"/>
              </w:rPr>
              <w:lastRenderedPageBreak/>
              <w:t>&lt;name&gt;</w:t>
            </w:r>
          </w:p>
        </w:tc>
        <w:tc>
          <w:tcPr>
            <w:tcW w:w="8249" w:type="dxa"/>
            <w:shd w:val="clear" w:color="auto" w:fill="auto"/>
          </w:tcPr>
          <w:p w14:paraId="3DEBAD39" w14:textId="77777777" w:rsidR="006F51A4" w:rsidRPr="00D97445" w:rsidRDefault="006F51A4" w:rsidP="007F28AE">
            <w:pPr>
              <w:rPr>
                <w:color w:val="5E5E5E" w:themeColor="accent5" w:themeShade="80"/>
              </w:rPr>
            </w:pPr>
            <w:r w:rsidRPr="00D97445">
              <w:rPr>
                <w:color w:val="5E5E5E" w:themeColor="accent5" w:themeShade="80"/>
              </w:rPr>
              <w:t>Name should be descriptive enough to determine the data source without having to view the linked server properties or script.</w:t>
            </w:r>
          </w:p>
        </w:tc>
      </w:tr>
    </w:tbl>
    <w:p w14:paraId="3DEBAD3B" w14:textId="08330485" w:rsidR="006F51A4" w:rsidRPr="00D97445" w:rsidDel="00F43E59" w:rsidRDefault="006F51A4" w:rsidP="006F51A4">
      <w:pPr>
        <w:ind w:left="1440"/>
        <w:rPr>
          <w:del w:id="590" w:author="Kraig Hughes" w:date="2021-03-12T15:10:00Z"/>
          <w:color w:val="5E5E5E" w:themeColor="accent5" w:themeShade="80"/>
        </w:rPr>
      </w:pPr>
    </w:p>
    <w:p w14:paraId="3DEBAD3C" w14:textId="77777777" w:rsidR="006F51A4" w:rsidRPr="00D97445" w:rsidRDefault="006F51A4" w:rsidP="006F51A4">
      <w:pPr>
        <w:rPr>
          <w:color w:val="5E5E5E" w:themeColor="accent5" w:themeShade="80"/>
          <w:u w:val="single"/>
        </w:rPr>
      </w:pPr>
      <w:r w:rsidRPr="00D97445">
        <w:rPr>
          <w:color w:val="5E5E5E" w:themeColor="accent5" w:themeShade="80"/>
          <w:u w:val="single"/>
        </w:rPr>
        <w:t>Examples</w:t>
      </w:r>
    </w:p>
    <w:p w14:paraId="3DEBAD3D" w14:textId="77777777" w:rsidR="006F51A4" w:rsidRPr="00D97445" w:rsidRDefault="006F51A4" w:rsidP="00C102AE">
      <w:pPr>
        <w:numPr>
          <w:ilvl w:val="0"/>
          <w:numId w:val="25"/>
        </w:numPr>
        <w:spacing w:before="0" w:after="0" w:line="240" w:lineRule="auto"/>
        <w:rPr>
          <w:color w:val="5E5E5E" w:themeColor="accent5" w:themeShade="80"/>
        </w:rPr>
      </w:pPr>
      <w:r w:rsidRPr="00D97445">
        <w:rPr>
          <w:color w:val="5E5E5E" w:themeColor="accent5" w:themeShade="80"/>
        </w:rPr>
        <w:t>LS_MaxProduction (MAX application's production database)</w:t>
      </w:r>
    </w:p>
    <w:p w14:paraId="3DEBAD3E" w14:textId="162BEAAB" w:rsidR="006F51A4" w:rsidRDefault="006F51A4" w:rsidP="00C102AE">
      <w:pPr>
        <w:numPr>
          <w:ilvl w:val="0"/>
          <w:numId w:val="25"/>
        </w:numPr>
        <w:spacing w:before="0" w:after="0" w:line="240" w:lineRule="auto"/>
        <w:rPr>
          <w:ins w:id="591" w:author="Kraig Hughes" w:date="2021-03-12T15:10:00Z"/>
          <w:color w:val="5E5E5E" w:themeColor="accent5" w:themeShade="80"/>
        </w:rPr>
      </w:pPr>
      <w:r w:rsidRPr="00D97445">
        <w:rPr>
          <w:color w:val="5E5E5E" w:themeColor="accent5" w:themeShade="80"/>
        </w:rPr>
        <w:t>LS_JdeProduction (JD Edwards production database)</w:t>
      </w:r>
    </w:p>
    <w:p w14:paraId="2DD665B5" w14:textId="77777777" w:rsidR="00F43E59" w:rsidRDefault="00F43E59" w:rsidP="00F43E59">
      <w:pPr>
        <w:spacing w:before="0" w:after="0" w:line="240" w:lineRule="auto"/>
        <w:rPr>
          <w:ins w:id="592" w:author="Kraig Hughes" w:date="2021-03-12T08:43:00Z"/>
          <w:color w:val="5E5E5E" w:themeColor="accent5" w:themeShade="80"/>
        </w:rPr>
        <w:pPrChange w:id="593" w:author="Kraig Hughes" w:date="2021-03-12T15:10:00Z">
          <w:pPr>
            <w:numPr>
              <w:numId w:val="25"/>
            </w:numPr>
            <w:spacing w:before="0" w:after="0" w:line="240" w:lineRule="auto"/>
            <w:ind w:left="720" w:hanging="360"/>
          </w:pPr>
        </w:pPrChange>
      </w:pPr>
    </w:p>
    <w:p w14:paraId="5F814E17" w14:textId="5F890EFD" w:rsidR="00557BDC" w:rsidRDefault="00557BDC" w:rsidP="00557BDC">
      <w:pPr>
        <w:pStyle w:val="Heading2"/>
        <w:rPr>
          <w:ins w:id="594" w:author="Kraig Hughes" w:date="2021-03-12T08:43:00Z"/>
        </w:rPr>
      </w:pPr>
      <w:ins w:id="595" w:author="Kraig Hughes" w:date="2021-03-12T08:43:00Z">
        <w:r>
          <w:t xml:space="preserve">Polybase </w:t>
        </w:r>
      </w:ins>
      <w:ins w:id="596" w:author="Kraig Hughes" w:date="2021-03-12T08:46:00Z">
        <w:r>
          <w:t xml:space="preserve">Database Scoped Credential </w:t>
        </w:r>
      </w:ins>
    </w:p>
    <w:p w14:paraId="7E9DBC7E" w14:textId="36DDDD4C" w:rsidR="00557BDC" w:rsidRPr="00D97445" w:rsidRDefault="00BF6C68" w:rsidP="00557BDC">
      <w:pPr>
        <w:rPr>
          <w:ins w:id="597" w:author="Kraig Hughes" w:date="2021-03-12T08:43:00Z"/>
          <w:color w:val="5E5E5E" w:themeColor="accent5" w:themeShade="80"/>
        </w:rPr>
      </w:pPr>
      <w:ins w:id="598" w:author="Kraig Hughes" w:date="2021-03-12T08:46:00Z">
        <w:r>
          <w:rPr>
            <w:color w:val="5E5E5E" w:themeColor="accent5" w:themeShade="80"/>
          </w:rPr>
          <w:t>Polybase</w:t>
        </w:r>
        <w:r w:rsidR="00557BDC">
          <w:rPr>
            <w:color w:val="5E5E5E" w:themeColor="accent5" w:themeShade="80"/>
          </w:rPr>
          <w:t xml:space="preserve"> database scoped credentials are</w:t>
        </w:r>
      </w:ins>
      <w:ins w:id="599" w:author="Kraig Hughes" w:date="2021-03-12T08:47:00Z">
        <w:r w:rsidR="00557BDC">
          <w:rPr>
            <w:color w:val="5E5E5E" w:themeColor="accent5" w:themeShade="80"/>
          </w:rPr>
          <w:t xml:space="preserve"> stored credentials</w:t>
        </w:r>
      </w:ins>
      <w:ins w:id="600" w:author="Kraig Hughes" w:date="2021-03-12T08:46:00Z">
        <w:r w:rsidR="00557BDC">
          <w:rPr>
            <w:color w:val="5E5E5E" w:themeColor="accent5" w:themeShade="80"/>
          </w:rPr>
          <w:t xml:space="preserve"> used to connect to the external</w:t>
        </w:r>
      </w:ins>
      <w:ins w:id="601" w:author="Kraig Hughes" w:date="2021-03-12T08:47:00Z">
        <w:r w:rsidR="00557BDC">
          <w:rPr>
            <w:color w:val="5E5E5E" w:themeColor="accent5" w:themeShade="80"/>
          </w:rPr>
          <w:t xml:space="preserve"> data source.  Credentials are encrypted with a master key.</w:t>
        </w:r>
      </w:ins>
      <w:ins w:id="602" w:author="Kraig Hughes" w:date="2021-03-12T08:46:00Z">
        <w:r w:rsidR="00557BDC">
          <w:rPr>
            <w:color w:val="5E5E5E" w:themeColor="accent5" w:themeShade="80"/>
          </w:rPr>
          <w:t xml:space="preserve"> </w:t>
        </w:r>
      </w:ins>
    </w:p>
    <w:p w14:paraId="04551C72" w14:textId="77777777" w:rsidR="00557BDC" w:rsidRPr="00D97445" w:rsidRDefault="00557BDC" w:rsidP="00557BDC">
      <w:pPr>
        <w:spacing w:before="120"/>
        <w:rPr>
          <w:ins w:id="603" w:author="Kraig Hughes" w:date="2021-03-12T08:43:00Z"/>
          <w:color w:val="5E5E5E" w:themeColor="accent5" w:themeShade="80"/>
        </w:rPr>
      </w:pPr>
      <w:ins w:id="604" w:author="Kraig Hughes" w:date="2021-03-12T08:43:00Z">
        <w:r w:rsidRPr="00D97445">
          <w:rPr>
            <w:color w:val="5E5E5E" w:themeColor="accent5" w:themeShade="80"/>
          </w:rPr>
          <w:t>Syntax:</w:t>
        </w:r>
      </w:ins>
    </w:p>
    <w:p w14:paraId="3A2F8464" w14:textId="103A3D66" w:rsidR="00EC4613" w:rsidRPr="001D3979" w:rsidRDefault="00557BDC" w:rsidP="00EC4613">
      <w:pPr>
        <w:rPr>
          <w:ins w:id="605" w:author="Kraig Hughes" w:date="2021-03-12T08:52:00Z"/>
          <w:rFonts w:cs="Courier New"/>
          <w:b/>
          <w:color w:val="5E5E5E" w:themeColor="accent5" w:themeShade="80"/>
        </w:rPr>
      </w:pPr>
      <w:ins w:id="606" w:author="Kraig Hughes" w:date="2021-03-12T08:43:00Z">
        <w:r w:rsidRPr="00D97445">
          <w:rPr>
            <w:rFonts w:cs="Courier New"/>
            <w:b/>
            <w:color w:val="5E5E5E" w:themeColor="accent5" w:themeShade="80"/>
          </w:rPr>
          <w:t>{</w:t>
        </w:r>
      </w:ins>
      <w:ins w:id="607" w:author="Kraig Hughes" w:date="2021-03-12T08:49:00Z">
        <w:r w:rsidR="00EC4613">
          <w:rPr>
            <w:rFonts w:cs="Courier New"/>
            <w:b/>
            <w:color w:val="5E5E5E" w:themeColor="accent5" w:themeShade="80"/>
          </w:rPr>
          <w:t>&lt;</w:t>
        </w:r>
      </w:ins>
      <w:ins w:id="608" w:author="Kraig Hughes" w:date="2021-03-12T08:48:00Z">
        <w:r w:rsidR="00EC4613">
          <w:rPr>
            <w:rFonts w:cs="Courier New"/>
            <w:b/>
            <w:color w:val="5E5E5E" w:themeColor="accent5" w:themeShade="80"/>
          </w:rPr>
          <w:t>odbc</w:t>
        </w:r>
        <w:r>
          <w:rPr>
            <w:rFonts w:cs="Courier New"/>
            <w:b/>
            <w:color w:val="5E5E5E" w:themeColor="accent5" w:themeShade="80"/>
          </w:rPr>
          <w:t xml:space="preserve"> driver</w:t>
        </w:r>
      </w:ins>
      <w:ins w:id="609" w:author="Kraig Hughes" w:date="2021-03-12T08:49:00Z">
        <w:r w:rsidR="00EC4613">
          <w:rPr>
            <w:rFonts w:cs="Courier New"/>
            <w:b/>
            <w:color w:val="5E5E5E" w:themeColor="accent5" w:themeShade="80"/>
          </w:rPr>
          <w:t>&gt;:=Hdfs|SqlServer|Oracle|Teradata|MongoDb</w:t>
        </w:r>
      </w:ins>
      <w:ins w:id="610" w:author="Kraig Hughes" w:date="2021-03-12T08:57:00Z">
        <w:r w:rsidR="00EC4613">
          <w:rPr>
            <w:rFonts w:cs="Courier New"/>
            <w:b/>
            <w:color w:val="5E5E5E" w:themeColor="accent5" w:themeShade="80"/>
          </w:rPr>
          <w:t>|</w:t>
        </w:r>
      </w:ins>
      <w:ins w:id="611" w:author="Kraig Hughes" w:date="2021-03-12T08:58:00Z">
        <w:r w:rsidR="00EC4613">
          <w:rPr>
            <w:rFonts w:cs="Courier New"/>
            <w:b/>
            <w:color w:val="5E5E5E" w:themeColor="accent5" w:themeShade="80"/>
          </w:rPr>
          <w:t>&lt;</w:t>
        </w:r>
      </w:ins>
      <w:ins w:id="612" w:author="Kraig Hughes" w:date="2021-03-12T08:57:00Z">
        <w:r w:rsidR="00EC4613">
          <w:rPr>
            <w:rFonts w:cs="Courier New"/>
            <w:b/>
            <w:color w:val="5E5E5E" w:themeColor="accent5" w:themeShade="80"/>
          </w:rPr>
          <w:t>…</w:t>
        </w:r>
      </w:ins>
      <w:ins w:id="613" w:author="Kraig Hughes" w:date="2021-03-12T08:58:00Z">
        <w:r w:rsidR="00EC4613">
          <w:rPr>
            <w:rFonts w:cs="Courier New"/>
            <w:b/>
            <w:color w:val="5E5E5E" w:themeColor="accent5" w:themeShade="80"/>
          </w:rPr>
          <w:t>&gt;</w:t>
        </w:r>
      </w:ins>
      <w:ins w:id="614" w:author="Kraig Hughes" w:date="2021-03-12T08:43:00Z">
        <w:r w:rsidRPr="00D97445">
          <w:rPr>
            <w:rFonts w:cs="Courier New"/>
            <w:b/>
            <w:color w:val="5E5E5E" w:themeColor="accent5" w:themeShade="80"/>
          </w:rPr>
          <w:t>}</w:t>
        </w:r>
      </w:ins>
      <w:ins w:id="615" w:author="Kraig Hughes" w:date="2021-03-12T08:51:00Z">
        <w:r w:rsidR="00EC4613" w:rsidRPr="001D3979">
          <w:rPr>
            <w:rFonts w:cs="Courier New"/>
            <w:b/>
            <w:color w:val="5E5E5E" w:themeColor="accent5" w:themeShade="80"/>
          </w:rPr>
          <w:t>{&lt;name&gt;}</w:t>
        </w:r>
      </w:ins>
      <w:ins w:id="616" w:author="Kraig Hughes" w:date="2021-03-12T08:52:00Z">
        <w:r w:rsidR="00EC4613" w:rsidRPr="001D3979">
          <w:rPr>
            <w:rFonts w:cs="Courier New"/>
            <w:b/>
            <w:color w:val="5E5E5E" w:themeColor="accent5" w:themeShade="80"/>
          </w:rPr>
          <w:t>[&lt;region&gt;:=_APAC|_AMER|_EMEA]</w:t>
        </w:r>
      </w:ins>
    </w:p>
    <w:p w14:paraId="4BF6D123" w14:textId="05D7CECA" w:rsidR="00EC4613" w:rsidRPr="001D3979" w:rsidRDefault="00EC4613" w:rsidP="00EC4613">
      <w:pPr>
        <w:ind w:firstLine="720"/>
        <w:rPr>
          <w:ins w:id="617" w:author="Kraig Hughes" w:date="2021-03-12T08:52:00Z"/>
          <w:rFonts w:cs="Arial"/>
          <w:b/>
          <w:color w:val="5E5E5E" w:themeColor="accent5" w:themeShade="80"/>
        </w:rPr>
      </w:pPr>
      <w:ins w:id="618" w:author="Kraig Hughes" w:date="2021-03-12T08:52:00Z">
        <w:r w:rsidRPr="001D3979">
          <w:rPr>
            <w:rFonts w:cs="Courier New"/>
            <w:b/>
            <w:color w:val="5E5E5E" w:themeColor="accent5" w:themeShade="80"/>
          </w:rPr>
          <w:t>{&lt;</w:t>
        </w:r>
        <w:r>
          <w:rPr>
            <w:rFonts w:cs="Courier New"/>
            <w:b/>
            <w:color w:val="5E5E5E" w:themeColor="accent5" w:themeShade="80"/>
          </w:rPr>
          <w:t>environment</w:t>
        </w:r>
        <w:r w:rsidRPr="001D3979">
          <w:rPr>
            <w:rFonts w:cs="Courier New"/>
            <w:b/>
            <w:color w:val="5E5E5E" w:themeColor="accent5" w:themeShade="80"/>
          </w:rPr>
          <w:t>&gt;:=_PROD|_QA|_TRN|_TEST|_DEV|_PRODFIX}</w:t>
        </w:r>
        <w:r>
          <w:rPr>
            <w:rFonts w:cs="Courier New"/>
            <w:b/>
            <w:color w:val="5E5E5E" w:themeColor="accent5" w:themeShade="80"/>
          </w:rPr>
          <w:t>{&lt;suffix&gt;:=_Cred}</w:t>
        </w:r>
      </w:ins>
    </w:p>
    <w:tbl>
      <w:tblPr>
        <w:tblW w:w="963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558"/>
        <w:gridCol w:w="8072"/>
      </w:tblGrid>
      <w:tr w:rsidR="00557BDC" w:rsidRPr="00D97445" w14:paraId="0FE5E1AA" w14:textId="77777777" w:rsidTr="00557BDC">
        <w:trPr>
          <w:ins w:id="619" w:author="Kraig Hughes" w:date="2021-03-12T08:43:00Z"/>
        </w:trPr>
        <w:tc>
          <w:tcPr>
            <w:tcW w:w="1381" w:type="dxa"/>
            <w:shd w:val="clear" w:color="auto" w:fill="FFFF00"/>
          </w:tcPr>
          <w:p w14:paraId="02D34D9F" w14:textId="77777777" w:rsidR="00557BDC" w:rsidRPr="00D97445" w:rsidRDefault="00557BDC" w:rsidP="00557BDC">
            <w:pPr>
              <w:jc w:val="center"/>
              <w:rPr>
                <w:ins w:id="620" w:author="Kraig Hughes" w:date="2021-03-12T08:43:00Z"/>
                <w:b/>
                <w:bCs/>
                <w:i/>
                <w:color w:val="5E5E5E" w:themeColor="accent5" w:themeShade="80"/>
              </w:rPr>
            </w:pPr>
            <w:ins w:id="621" w:author="Kraig Hughes" w:date="2021-03-12T08:43:00Z">
              <w:r w:rsidRPr="00D97445">
                <w:rPr>
                  <w:b/>
                  <w:bCs/>
                  <w:i/>
                  <w:color w:val="5E5E5E" w:themeColor="accent5" w:themeShade="80"/>
                </w:rPr>
                <w:t>Component</w:t>
              </w:r>
            </w:ins>
          </w:p>
        </w:tc>
        <w:tc>
          <w:tcPr>
            <w:tcW w:w="8249" w:type="dxa"/>
            <w:shd w:val="clear" w:color="auto" w:fill="FFFF00"/>
          </w:tcPr>
          <w:p w14:paraId="7F558BEC" w14:textId="77777777" w:rsidR="00557BDC" w:rsidRPr="00D97445" w:rsidRDefault="00557BDC" w:rsidP="00557BDC">
            <w:pPr>
              <w:rPr>
                <w:ins w:id="622" w:author="Kraig Hughes" w:date="2021-03-12T08:43:00Z"/>
                <w:b/>
                <w:bCs/>
                <w:i/>
                <w:color w:val="5E5E5E" w:themeColor="accent5" w:themeShade="80"/>
              </w:rPr>
            </w:pPr>
            <w:ins w:id="623" w:author="Kraig Hughes" w:date="2021-03-12T08:43:00Z">
              <w:r w:rsidRPr="00D97445">
                <w:rPr>
                  <w:b/>
                  <w:bCs/>
                  <w:i/>
                  <w:color w:val="5E5E5E" w:themeColor="accent5" w:themeShade="80"/>
                </w:rPr>
                <w:t>Population Rule</w:t>
              </w:r>
            </w:ins>
          </w:p>
        </w:tc>
      </w:tr>
      <w:tr w:rsidR="00557BDC" w:rsidRPr="00D97445" w14:paraId="10952F64" w14:textId="77777777" w:rsidTr="00557BDC">
        <w:trPr>
          <w:ins w:id="624" w:author="Kraig Hughes" w:date="2021-03-12T08:43:00Z"/>
        </w:trPr>
        <w:tc>
          <w:tcPr>
            <w:tcW w:w="1381" w:type="dxa"/>
            <w:shd w:val="clear" w:color="auto" w:fill="auto"/>
          </w:tcPr>
          <w:p w14:paraId="010EE3CB" w14:textId="2175C86A" w:rsidR="00557BDC" w:rsidRPr="00D97445" w:rsidRDefault="00EC4613" w:rsidP="00557BDC">
            <w:pPr>
              <w:rPr>
                <w:ins w:id="625" w:author="Kraig Hughes" w:date="2021-03-12T08:43:00Z"/>
                <w:color w:val="5E5E5E" w:themeColor="accent5" w:themeShade="80"/>
              </w:rPr>
            </w:pPr>
            <w:ins w:id="626" w:author="Kraig Hughes" w:date="2021-03-12T08:43:00Z">
              <w:r>
                <w:rPr>
                  <w:color w:val="5E5E5E" w:themeColor="accent5" w:themeShade="80"/>
                </w:rPr>
                <w:t>&lt;odbc driver&gt;</w:t>
              </w:r>
            </w:ins>
          </w:p>
        </w:tc>
        <w:tc>
          <w:tcPr>
            <w:tcW w:w="8249" w:type="dxa"/>
            <w:shd w:val="clear" w:color="auto" w:fill="auto"/>
          </w:tcPr>
          <w:p w14:paraId="67A71BD9" w14:textId="77777777" w:rsidR="00557BDC" w:rsidRDefault="00EC4613" w:rsidP="00557BDC">
            <w:pPr>
              <w:rPr>
                <w:ins w:id="627" w:author="Kraig Hughes" w:date="2021-03-12T08:54:00Z"/>
                <w:color w:val="5E5E5E" w:themeColor="accent5" w:themeShade="80"/>
              </w:rPr>
            </w:pPr>
            <w:ins w:id="628" w:author="Kraig Hughes" w:date="2021-03-12T08:54:00Z">
              <w:r>
                <w:rPr>
                  <w:color w:val="5E5E5E" w:themeColor="accent5" w:themeShade="80"/>
                </w:rPr>
                <w:t>The odbc driver used to connect to the source system. The list of available odbc drivers may expand beyond those listed here as additional drivers become available.</w:t>
              </w:r>
            </w:ins>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287"/>
              <w:gridCol w:w="6157"/>
            </w:tblGrid>
            <w:tr w:rsidR="00EC4613" w:rsidRPr="00D97445" w14:paraId="2E32D737" w14:textId="77777777" w:rsidTr="00EC4613">
              <w:trPr>
                <w:ins w:id="629" w:author="Kraig Hughes" w:date="2021-03-12T08:55:00Z"/>
              </w:trPr>
              <w:tc>
                <w:tcPr>
                  <w:tcW w:w="1287" w:type="dxa"/>
                  <w:shd w:val="clear" w:color="auto" w:fill="FFFF00"/>
                </w:tcPr>
                <w:p w14:paraId="69E1959B" w14:textId="77777777" w:rsidR="00EC4613" w:rsidRPr="00D97445" w:rsidRDefault="00EC4613" w:rsidP="00EC4613">
                  <w:pPr>
                    <w:rPr>
                      <w:ins w:id="630" w:author="Kraig Hughes" w:date="2021-03-12T08:55:00Z"/>
                      <w:b/>
                      <w:i/>
                      <w:color w:val="5E5E5E" w:themeColor="accent5" w:themeShade="80"/>
                    </w:rPr>
                  </w:pPr>
                  <w:ins w:id="631" w:author="Kraig Hughes" w:date="2021-03-12T08:55:00Z">
                    <w:r w:rsidRPr="00D97445">
                      <w:rPr>
                        <w:b/>
                        <w:i/>
                        <w:color w:val="5E5E5E" w:themeColor="accent5" w:themeShade="80"/>
                      </w:rPr>
                      <w:t>Suffix</w:t>
                    </w:r>
                  </w:ins>
                </w:p>
              </w:tc>
              <w:tc>
                <w:tcPr>
                  <w:tcW w:w="6157" w:type="dxa"/>
                  <w:shd w:val="clear" w:color="auto" w:fill="FFFF00"/>
                </w:tcPr>
                <w:p w14:paraId="0E354F60" w14:textId="77777777" w:rsidR="00EC4613" w:rsidRPr="00D97445" w:rsidRDefault="00EC4613" w:rsidP="00EC4613">
                  <w:pPr>
                    <w:rPr>
                      <w:ins w:id="632" w:author="Kraig Hughes" w:date="2021-03-12T08:55:00Z"/>
                      <w:b/>
                      <w:i/>
                      <w:color w:val="5E5E5E" w:themeColor="accent5" w:themeShade="80"/>
                    </w:rPr>
                  </w:pPr>
                  <w:ins w:id="633" w:author="Kraig Hughes" w:date="2021-03-12T08:55:00Z">
                    <w:r w:rsidRPr="00D97445">
                      <w:rPr>
                        <w:b/>
                        <w:i/>
                        <w:color w:val="5E5E5E" w:themeColor="accent5" w:themeShade="80"/>
                      </w:rPr>
                      <w:t>Description</w:t>
                    </w:r>
                  </w:ins>
                </w:p>
              </w:tc>
            </w:tr>
            <w:tr w:rsidR="00EC4613" w:rsidRPr="00D97445" w14:paraId="79CD7004" w14:textId="77777777" w:rsidTr="00EC4613">
              <w:trPr>
                <w:ins w:id="634" w:author="Kraig Hughes" w:date="2021-03-12T08:55:00Z"/>
              </w:trPr>
              <w:tc>
                <w:tcPr>
                  <w:tcW w:w="1287" w:type="dxa"/>
                </w:tcPr>
                <w:p w14:paraId="6F771B70" w14:textId="3A75BE51" w:rsidR="00EC4613" w:rsidRPr="00D97445" w:rsidRDefault="00EC4613" w:rsidP="00EC4613">
                  <w:pPr>
                    <w:rPr>
                      <w:ins w:id="635" w:author="Kraig Hughes" w:date="2021-03-12T08:55:00Z"/>
                      <w:color w:val="5E5E5E" w:themeColor="accent5" w:themeShade="80"/>
                    </w:rPr>
                  </w:pPr>
                  <w:ins w:id="636" w:author="Kraig Hughes" w:date="2021-03-12T08:55:00Z">
                    <w:r>
                      <w:rPr>
                        <w:color w:val="5E5E5E" w:themeColor="accent5" w:themeShade="80"/>
                      </w:rPr>
                      <w:t>Hdfs</w:t>
                    </w:r>
                  </w:ins>
                </w:p>
              </w:tc>
              <w:tc>
                <w:tcPr>
                  <w:tcW w:w="6157" w:type="dxa"/>
                </w:tcPr>
                <w:p w14:paraId="47649C4F" w14:textId="732AD39C" w:rsidR="00EC4613" w:rsidRPr="00D97445" w:rsidRDefault="00EC4613" w:rsidP="00EC4613">
                  <w:pPr>
                    <w:rPr>
                      <w:ins w:id="637" w:author="Kraig Hughes" w:date="2021-03-12T08:55:00Z"/>
                      <w:color w:val="5E5E5E" w:themeColor="accent5" w:themeShade="80"/>
                    </w:rPr>
                  </w:pPr>
                  <w:ins w:id="638" w:author="Kraig Hughes" w:date="2021-03-12T08:55:00Z">
                    <w:r>
                      <w:rPr>
                        <w:color w:val="5E5E5E" w:themeColor="accent5" w:themeShade="80"/>
                      </w:rPr>
                      <w:t>Hdfs driver</w:t>
                    </w:r>
                  </w:ins>
                </w:p>
              </w:tc>
            </w:tr>
            <w:tr w:rsidR="00EC4613" w:rsidRPr="00D97445" w14:paraId="3EC10EC2" w14:textId="77777777" w:rsidTr="00EC4613">
              <w:trPr>
                <w:ins w:id="639" w:author="Kraig Hughes" w:date="2021-03-12T08:55:00Z"/>
              </w:trPr>
              <w:tc>
                <w:tcPr>
                  <w:tcW w:w="1287" w:type="dxa"/>
                </w:tcPr>
                <w:p w14:paraId="594F4A2E" w14:textId="2C1EF686" w:rsidR="00EC4613" w:rsidRPr="00D97445" w:rsidRDefault="00EC4613" w:rsidP="00EC4613">
                  <w:pPr>
                    <w:rPr>
                      <w:ins w:id="640" w:author="Kraig Hughes" w:date="2021-03-12T08:55:00Z"/>
                      <w:color w:val="5E5E5E" w:themeColor="accent5" w:themeShade="80"/>
                    </w:rPr>
                  </w:pPr>
                  <w:ins w:id="641" w:author="Kraig Hughes" w:date="2021-03-12T08:55:00Z">
                    <w:r>
                      <w:rPr>
                        <w:color w:val="5E5E5E" w:themeColor="accent5" w:themeShade="80"/>
                      </w:rPr>
                      <w:t>Sql Server</w:t>
                    </w:r>
                  </w:ins>
                </w:p>
              </w:tc>
              <w:tc>
                <w:tcPr>
                  <w:tcW w:w="6157" w:type="dxa"/>
                </w:tcPr>
                <w:p w14:paraId="51DDA2F2" w14:textId="632E8D99" w:rsidR="00EC4613" w:rsidRPr="00D97445" w:rsidRDefault="00EC4613" w:rsidP="00EC4613">
                  <w:pPr>
                    <w:rPr>
                      <w:ins w:id="642" w:author="Kraig Hughes" w:date="2021-03-12T08:55:00Z"/>
                      <w:color w:val="5E5E5E" w:themeColor="accent5" w:themeShade="80"/>
                    </w:rPr>
                  </w:pPr>
                  <w:ins w:id="643" w:author="Kraig Hughes" w:date="2021-03-12T08:55:00Z">
                    <w:r>
                      <w:rPr>
                        <w:color w:val="5E5E5E" w:themeColor="accent5" w:themeShade="80"/>
                      </w:rPr>
                      <w:t>SQL Server driver</w:t>
                    </w:r>
                  </w:ins>
                </w:p>
              </w:tc>
            </w:tr>
            <w:tr w:rsidR="00EC4613" w:rsidRPr="00D97445" w14:paraId="0618089F" w14:textId="77777777" w:rsidTr="00EC4613">
              <w:trPr>
                <w:ins w:id="644" w:author="Kraig Hughes" w:date="2021-03-12T08:55:00Z"/>
              </w:trPr>
              <w:tc>
                <w:tcPr>
                  <w:tcW w:w="1287" w:type="dxa"/>
                </w:tcPr>
                <w:p w14:paraId="0F5FF116" w14:textId="6AA022D8" w:rsidR="00EC4613" w:rsidRPr="00D97445" w:rsidRDefault="00EC4613" w:rsidP="00EC4613">
                  <w:pPr>
                    <w:rPr>
                      <w:ins w:id="645" w:author="Kraig Hughes" w:date="2021-03-12T08:55:00Z"/>
                      <w:color w:val="5E5E5E" w:themeColor="accent5" w:themeShade="80"/>
                    </w:rPr>
                  </w:pPr>
                  <w:ins w:id="646" w:author="Kraig Hughes" w:date="2021-03-12T08:55:00Z">
                    <w:r>
                      <w:rPr>
                        <w:color w:val="5E5E5E" w:themeColor="accent5" w:themeShade="80"/>
                      </w:rPr>
                      <w:t>Teradata</w:t>
                    </w:r>
                  </w:ins>
                </w:p>
              </w:tc>
              <w:tc>
                <w:tcPr>
                  <w:tcW w:w="6157" w:type="dxa"/>
                </w:tcPr>
                <w:p w14:paraId="6EB08CD7" w14:textId="4A15A966" w:rsidR="00EC4613" w:rsidRPr="00D97445" w:rsidRDefault="00EC4613" w:rsidP="00EC4613">
                  <w:pPr>
                    <w:rPr>
                      <w:ins w:id="647" w:author="Kraig Hughes" w:date="2021-03-12T08:55:00Z"/>
                      <w:color w:val="5E5E5E" w:themeColor="accent5" w:themeShade="80"/>
                    </w:rPr>
                  </w:pPr>
                  <w:ins w:id="648" w:author="Kraig Hughes" w:date="2021-03-12T08:55:00Z">
                    <w:r>
                      <w:rPr>
                        <w:color w:val="5E5E5E" w:themeColor="accent5" w:themeShade="80"/>
                      </w:rPr>
                      <w:t>TeraData driver</w:t>
                    </w:r>
                  </w:ins>
                </w:p>
              </w:tc>
            </w:tr>
            <w:tr w:rsidR="00EC4613" w:rsidRPr="00D97445" w14:paraId="2165E368" w14:textId="77777777" w:rsidTr="00EC4613">
              <w:trPr>
                <w:ins w:id="649" w:author="Kraig Hughes" w:date="2021-03-12T08:55:00Z"/>
              </w:trPr>
              <w:tc>
                <w:tcPr>
                  <w:tcW w:w="1287" w:type="dxa"/>
                </w:tcPr>
                <w:p w14:paraId="630F809E" w14:textId="3962E07E" w:rsidR="00EC4613" w:rsidRPr="00D97445" w:rsidRDefault="00EC4613" w:rsidP="00EC4613">
                  <w:pPr>
                    <w:rPr>
                      <w:ins w:id="650" w:author="Kraig Hughes" w:date="2021-03-12T08:55:00Z"/>
                      <w:color w:val="5E5E5E" w:themeColor="accent5" w:themeShade="80"/>
                    </w:rPr>
                  </w:pPr>
                  <w:ins w:id="651" w:author="Kraig Hughes" w:date="2021-03-12T08:55:00Z">
                    <w:r>
                      <w:rPr>
                        <w:color w:val="5E5E5E" w:themeColor="accent5" w:themeShade="80"/>
                      </w:rPr>
                      <w:t>MongoDb</w:t>
                    </w:r>
                  </w:ins>
                </w:p>
              </w:tc>
              <w:tc>
                <w:tcPr>
                  <w:tcW w:w="6157" w:type="dxa"/>
                </w:tcPr>
                <w:p w14:paraId="64C62AD4" w14:textId="373F856D" w:rsidR="00EC4613" w:rsidRPr="00D97445" w:rsidRDefault="00EC4613" w:rsidP="00EC4613">
                  <w:pPr>
                    <w:rPr>
                      <w:ins w:id="652" w:author="Kraig Hughes" w:date="2021-03-12T08:55:00Z"/>
                      <w:color w:val="5E5E5E" w:themeColor="accent5" w:themeShade="80"/>
                    </w:rPr>
                  </w:pPr>
                  <w:ins w:id="653" w:author="Kraig Hughes" w:date="2021-03-12T08:56:00Z">
                    <w:r>
                      <w:rPr>
                        <w:color w:val="5E5E5E" w:themeColor="accent5" w:themeShade="80"/>
                      </w:rPr>
                      <w:t>MongoDB driver</w:t>
                    </w:r>
                  </w:ins>
                </w:p>
              </w:tc>
            </w:tr>
            <w:tr w:rsidR="00EC4613" w:rsidRPr="00D97445" w14:paraId="054FEC24" w14:textId="77777777" w:rsidTr="00EC4613">
              <w:trPr>
                <w:ins w:id="654" w:author="Kraig Hughes" w:date="2021-03-12T08:56:00Z"/>
              </w:trPr>
              <w:tc>
                <w:tcPr>
                  <w:tcW w:w="1287" w:type="dxa"/>
                </w:tcPr>
                <w:p w14:paraId="097D3338" w14:textId="43239979" w:rsidR="00EC4613" w:rsidRDefault="00EC4613" w:rsidP="00EC4613">
                  <w:pPr>
                    <w:rPr>
                      <w:ins w:id="655" w:author="Kraig Hughes" w:date="2021-03-12T08:56:00Z"/>
                      <w:color w:val="5E5E5E" w:themeColor="accent5" w:themeShade="80"/>
                    </w:rPr>
                  </w:pPr>
                  <w:ins w:id="656" w:author="Kraig Hughes" w:date="2021-03-12T08:56:00Z">
                    <w:r>
                      <w:rPr>
                        <w:color w:val="5E5E5E" w:themeColor="accent5" w:themeShade="80"/>
                      </w:rPr>
                      <w:t>&lt;…&gt;</w:t>
                    </w:r>
                  </w:ins>
                </w:p>
              </w:tc>
              <w:tc>
                <w:tcPr>
                  <w:tcW w:w="6157" w:type="dxa"/>
                </w:tcPr>
                <w:p w14:paraId="2322B394" w14:textId="37A3A573" w:rsidR="00EC4613" w:rsidRDefault="00EC4613" w:rsidP="00EC4613">
                  <w:pPr>
                    <w:rPr>
                      <w:ins w:id="657" w:author="Kraig Hughes" w:date="2021-03-12T08:56:00Z"/>
                      <w:color w:val="5E5E5E" w:themeColor="accent5" w:themeShade="80"/>
                    </w:rPr>
                  </w:pPr>
                  <w:ins w:id="658" w:author="Kraig Hughes" w:date="2021-03-12T08:56:00Z">
                    <w:r>
                      <w:rPr>
                        <w:color w:val="5E5E5E" w:themeColor="accent5" w:themeShade="80"/>
                      </w:rPr>
                      <w:t>Others may be</w:t>
                    </w:r>
                  </w:ins>
                  <w:ins w:id="659" w:author="Kraig Hughes" w:date="2021-03-12T08:58:00Z">
                    <w:r>
                      <w:rPr>
                        <w:color w:val="5E5E5E" w:themeColor="accent5" w:themeShade="80"/>
                      </w:rPr>
                      <w:t>come</w:t>
                    </w:r>
                  </w:ins>
                  <w:ins w:id="660" w:author="Kraig Hughes" w:date="2021-03-12T08:56:00Z">
                    <w:r>
                      <w:rPr>
                        <w:color w:val="5E5E5E" w:themeColor="accent5" w:themeShade="80"/>
                      </w:rPr>
                      <w:t xml:space="preserve"> available</w:t>
                    </w:r>
                  </w:ins>
                  <w:ins w:id="661" w:author="Kraig Hughes" w:date="2021-03-12T08:57:00Z">
                    <w:r>
                      <w:rPr>
                        <w:color w:val="5E5E5E" w:themeColor="accent5" w:themeShade="80"/>
                      </w:rPr>
                      <w:t xml:space="preserve"> as Polybase matures</w:t>
                    </w:r>
                  </w:ins>
                </w:p>
              </w:tc>
            </w:tr>
          </w:tbl>
          <w:p w14:paraId="33459C98" w14:textId="4AA30241" w:rsidR="00EC4613" w:rsidRPr="00D97445" w:rsidRDefault="00EC4613" w:rsidP="00557BDC">
            <w:pPr>
              <w:rPr>
                <w:ins w:id="662" w:author="Kraig Hughes" w:date="2021-03-12T08:43:00Z"/>
                <w:color w:val="5E5E5E" w:themeColor="accent5" w:themeShade="80"/>
              </w:rPr>
            </w:pPr>
          </w:p>
        </w:tc>
      </w:tr>
      <w:tr w:rsidR="00F33BA9" w:rsidRPr="00D97445" w14:paraId="09D4E2DB" w14:textId="77777777" w:rsidTr="00557BDC">
        <w:trPr>
          <w:ins w:id="663" w:author="Kraig Hughes" w:date="2021-03-12T08:43:00Z"/>
        </w:trPr>
        <w:tc>
          <w:tcPr>
            <w:tcW w:w="1381" w:type="dxa"/>
            <w:shd w:val="clear" w:color="auto" w:fill="auto"/>
          </w:tcPr>
          <w:p w14:paraId="4647C8D6" w14:textId="77777777" w:rsidR="00F33BA9" w:rsidRPr="00D97445" w:rsidRDefault="00F33BA9" w:rsidP="00F33BA9">
            <w:pPr>
              <w:rPr>
                <w:ins w:id="664" w:author="Kraig Hughes" w:date="2021-03-12T08:43:00Z"/>
                <w:color w:val="5E5E5E" w:themeColor="accent5" w:themeShade="80"/>
              </w:rPr>
            </w:pPr>
            <w:ins w:id="665" w:author="Kraig Hughes" w:date="2021-03-12T08:43:00Z">
              <w:r w:rsidRPr="00D97445">
                <w:rPr>
                  <w:color w:val="5E5E5E" w:themeColor="accent5" w:themeShade="80"/>
                </w:rPr>
                <w:t>&lt;name&gt;</w:t>
              </w:r>
            </w:ins>
          </w:p>
        </w:tc>
        <w:tc>
          <w:tcPr>
            <w:tcW w:w="8249" w:type="dxa"/>
            <w:shd w:val="clear" w:color="auto" w:fill="auto"/>
          </w:tcPr>
          <w:p w14:paraId="4BAEDFA1" w14:textId="1190FA5C" w:rsidR="00F33BA9" w:rsidRDefault="00F33BA9" w:rsidP="00F33BA9">
            <w:pPr>
              <w:rPr>
                <w:ins w:id="666" w:author="Kraig Hughes" w:date="2021-03-12T09:01:00Z"/>
                <w:color w:val="5E5E5E" w:themeColor="accent5" w:themeShade="80"/>
              </w:rPr>
            </w:pPr>
            <w:ins w:id="667" w:author="Kraig Hughes" w:date="2021-03-12T09:01:00Z">
              <w:r>
                <w:rPr>
                  <w:color w:val="5E5E5E" w:themeColor="accent5" w:themeShade="80"/>
                </w:rPr>
                <w:t>The name should be the common, recognizable name of the source system.</w:t>
              </w:r>
            </w:ins>
          </w:p>
          <w:p w14:paraId="4AF09019" w14:textId="0EC5F9D0" w:rsidR="00F33BA9" w:rsidRPr="00D97445" w:rsidRDefault="00F33BA9" w:rsidP="00F33BA9">
            <w:pPr>
              <w:rPr>
                <w:ins w:id="668" w:author="Kraig Hughes" w:date="2021-03-12T08:43:00Z"/>
                <w:color w:val="5E5E5E" w:themeColor="accent5" w:themeShade="80"/>
              </w:rPr>
            </w:pPr>
            <w:ins w:id="669" w:author="Kraig Hughes" w:date="2021-03-12T09:01:00Z">
              <w:r w:rsidRPr="001D3979">
                <w:rPr>
                  <w:color w:val="5E5E5E" w:themeColor="accent5" w:themeShade="80"/>
                </w:rPr>
                <w:t>Provide as few words as possible to provide a clear meaning about the content or organization of the objects that are grouped together</w:t>
              </w:r>
              <w:r>
                <w:rPr>
                  <w:color w:val="5E5E5E" w:themeColor="accent5" w:themeShade="80"/>
                </w:rPr>
                <w:t>.</w:t>
              </w:r>
            </w:ins>
          </w:p>
        </w:tc>
      </w:tr>
      <w:tr w:rsidR="00202465" w:rsidRPr="00D97445" w14:paraId="49E639EC" w14:textId="77777777" w:rsidTr="00557BDC">
        <w:trPr>
          <w:ins w:id="670" w:author="Kraig Hughes" w:date="2021-03-12T14:37:00Z"/>
        </w:trPr>
        <w:tc>
          <w:tcPr>
            <w:tcW w:w="1381" w:type="dxa"/>
            <w:shd w:val="clear" w:color="auto" w:fill="auto"/>
          </w:tcPr>
          <w:p w14:paraId="46EED27B" w14:textId="5C526A81" w:rsidR="00202465" w:rsidRPr="00D97445" w:rsidRDefault="00202465" w:rsidP="00F33BA9">
            <w:pPr>
              <w:rPr>
                <w:ins w:id="671" w:author="Kraig Hughes" w:date="2021-03-12T14:37:00Z"/>
                <w:color w:val="5E5E5E" w:themeColor="accent5" w:themeShade="80"/>
              </w:rPr>
            </w:pPr>
            <w:ins w:id="672" w:author="Kraig Hughes" w:date="2021-03-12T14:37:00Z">
              <w:r>
                <w:rPr>
                  <w:color w:val="5E5E5E" w:themeColor="accent5" w:themeShade="80"/>
                </w:rPr>
                <w:t>&lt;region&gt;</w:t>
              </w:r>
            </w:ins>
          </w:p>
        </w:tc>
        <w:tc>
          <w:tcPr>
            <w:tcW w:w="8249" w:type="dxa"/>
            <w:shd w:val="clear" w:color="auto" w:fill="auto"/>
          </w:tcPr>
          <w:p w14:paraId="26A92949" w14:textId="77777777" w:rsidR="00202465" w:rsidRPr="001D3979" w:rsidRDefault="00202465" w:rsidP="00202465">
            <w:pPr>
              <w:rPr>
                <w:ins w:id="673" w:author="Kraig Hughes" w:date="2021-03-12T14:40:00Z"/>
                <w:color w:val="5E5E5E" w:themeColor="accent5" w:themeShade="80"/>
              </w:rPr>
            </w:pPr>
            <w:ins w:id="674" w:author="Kraig Hughes" w:date="2021-03-12T14:40:00Z">
              <w:r w:rsidRPr="001D3979">
                <w:rPr>
                  <w:color w:val="5E5E5E" w:themeColor="accent5" w:themeShade="80"/>
                </w:rPr>
                <w:t>Required only for systems that are regionalized.  Systems with a central database can leave this out.  Underscore character followed by all uppercase region names from table below.</w:t>
              </w:r>
            </w:ins>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Change w:id="675" w:author="Kraig Hughes" w:date="2021-03-12T14:41:00Z">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PrChange>
            </w:tblPr>
            <w:tblGrid>
              <w:gridCol w:w="1302"/>
              <w:gridCol w:w="6538"/>
              <w:tblGridChange w:id="676">
                <w:tblGrid>
                  <w:gridCol w:w="1302"/>
                  <w:gridCol w:w="6538"/>
                </w:tblGrid>
              </w:tblGridChange>
            </w:tblGrid>
            <w:tr w:rsidR="00202465" w:rsidRPr="001D3979" w14:paraId="3C0BBF7A" w14:textId="77777777" w:rsidTr="00202465">
              <w:trPr>
                <w:ins w:id="677" w:author="Kraig Hughes" w:date="2021-03-12T14:40:00Z"/>
              </w:trPr>
              <w:tc>
                <w:tcPr>
                  <w:tcW w:w="1302" w:type="dxa"/>
                  <w:shd w:val="clear" w:color="auto" w:fill="FFFF00"/>
                  <w:tcPrChange w:id="678" w:author="Kraig Hughes" w:date="2021-03-12T14:41:00Z">
                    <w:tcPr>
                      <w:tcW w:w="1314" w:type="dxa"/>
                      <w:shd w:val="clear" w:color="auto" w:fill="FFFF00"/>
                    </w:tcPr>
                  </w:tcPrChange>
                </w:tcPr>
                <w:p w14:paraId="4F52B3C9" w14:textId="77777777" w:rsidR="00202465" w:rsidRPr="001D3979" w:rsidRDefault="00202465" w:rsidP="00202465">
                  <w:pPr>
                    <w:rPr>
                      <w:ins w:id="679" w:author="Kraig Hughes" w:date="2021-03-12T14:40:00Z"/>
                      <w:b/>
                      <w:color w:val="5E5E5E" w:themeColor="accent5" w:themeShade="80"/>
                    </w:rPr>
                  </w:pPr>
                  <w:ins w:id="680" w:author="Kraig Hughes" w:date="2021-03-12T14:40:00Z">
                    <w:r w:rsidRPr="001D3979">
                      <w:rPr>
                        <w:b/>
                        <w:color w:val="5E5E5E" w:themeColor="accent5" w:themeShade="80"/>
                      </w:rPr>
                      <w:t>Region</w:t>
                    </w:r>
                  </w:ins>
                </w:p>
              </w:tc>
              <w:tc>
                <w:tcPr>
                  <w:tcW w:w="6538" w:type="dxa"/>
                  <w:shd w:val="clear" w:color="auto" w:fill="FFFF00"/>
                  <w:tcPrChange w:id="681" w:author="Kraig Hughes" w:date="2021-03-12T14:41:00Z">
                    <w:tcPr>
                      <w:tcW w:w="6670" w:type="dxa"/>
                      <w:shd w:val="clear" w:color="auto" w:fill="FFFF00"/>
                    </w:tcPr>
                  </w:tcPrChange>
                </w:tcPr>
                <w:p w14:paraId="32C7F4EC" w14:textId="77777777" w:rsidR="00202465" w:rsidRPr="001D3979" w:rsidRDefault="00202465" w:rsidP="00202465">
                  <w:pPr>
                    <w:rPr>
                      <w:ins w:id="682" w:author="Kraig Hughes" w:date="2021-03-12T14:40:00Z"/>
                      <w:b/>
                      <w:color w:val="5E5E5E" w:themeColor="accent5" w:themeShade="80"/>
                    </w:rPr>
                  </w:pPr>
                  <w:ins w:id="683" w:author="Kraig Hughes" w:date="2021-03-12T14:40:00Z">
                    <w:r w:rsidRPr="001D3979">
                      <w:rPr>
                        <w:b/>
                        <w:color w:val="5E5E5E" w:themeColor="accent5" w:themeShade="80"/>
                      </w:rPr>
                      <w:t>Description</w:t>
                    </w:r>
                  </w:ins>
                </w:p>
              </w:tc>
            </w:tr>
            <w:tr w:rsidR="00202465" w:rsidRPr="001D3979" w14:paraId="4F52E16F" w14:textId="77777777" w:rsidTr="00202465">
              <w:trPr>
                <w:ins w:id="684" w:author="Kraig Hughes" w:date="2021-03-12T14:40:00Z"/>
              </w:trPr>
              <w:tc>
                <w:tcPr>
                  <w:tcW w:w="1302" w:type="dxa"/>
                  <w:tcPrChange w:id="685" w:author="Kraig Hughes" w:date="2021-03-12T14:41:00Z">
                    <w:tcPr>
                      <w:tcW w:w="1314" w:type="dxa"/>
                    </w:tcPr>
                  </w:tcPrChange>
                </w:tcPr>
                <w:p w14:paraId="29BD7893" w14:textId="77777777" w:rsidR="00202465" w:rsidRPr="001D3979" w:rsidRDefault="00202465" w:rsidP="00202465">
                  <w:pPr>
                    <w:rPr>
                      <w:ins w:id="686" w:author="Kraig Hughes" w:date="2021-03-12T14:40:00Z"/>
                      <w:color w:val="5E5E5E" w:themeColor="accent5" w:themeShade="80"/>
                    </w:rPr>
                  </w:pPr>
                  <w:ins w:id="687" w:author="Kraig Hughes" w:date="2021-03-12T14:40:00Z">
                    <w:r w:rsidRPr="001D3979">
                      <w:rPr>
                        <w:rFonts w:cs="Courier New"/>
                        <w:b/>
                        <w:color w:val="5E5E5E" w:themeColor="accent5" w:themeShade="80"/>
                      </w:rPr>
                      <w:t>_</w:t>
                    </w:r>
                    <w:r w:rsidRPr="001D3979">
                      <w:rPr>
                        <w:color w:val="5E5E5E" w:themeColor="accent5" w:themeShade="80"/>
                      </w:rPr>
                      <w:t>APAC</w:t>
                    </w:r>
                  </w:ins>
                </w:p>
              </w:tc>
              <w:tc>
                <w:tcPr>
                  <w:tcW w:w="6538" w:type="dxa"/>
                  <w:tcPrChange w:id="688" w:author="Kraig Hughes" w:date="2021-03-12T14:41:00Z">
                    <w:tcPr>
                      <w:tcW w:w="6670" w:type="dxa"/>
                    </w:tcPr>
                  </w:tcPrChange>
                </w:tcPr>
                <w:p w14:paraId="64C75D4B" w14:textId="77777777" w:rsidR="00202465" w:rsidRPr="001D3979" w:rsidRDefault="00202465" w:rsidP="00202465">
                  <w:pPr>
                    <w:rPr>
                      <w:ins w:id="689" w:author="Kraig Hughes" w:date="2021-03-12T14:40:00Z"/>
                      <w:color w:val="5E5E5E" w:themeColor="accent5" w:themeShade="80"/>
                    </w:rPr>
                  </w:pPr>
                  <w:ins w:id="690" w:author="Kraig Hughes" w:date="2021-03-12T14:40:00Z">
                    <w:r w:rsidRPr="001D3979">
                      <w:rPr>
                        <w:color w:val="5E5E5E" w:themeColor="accent5" w:themeShade="80"/>
                      </w:rPr>
                      <w:t>Database is Asia Pacific regional server</w:t>
                    </w:r>
                  </w:ins>
                </w:p>
              </w:tc>
            </w:tr>
            <w:tr w:rsidR="00202465" w:rsidRPr="001D3979" w14:paraId="175C6FAF" w14:textId="77777777" w:rsidTr="00202465">
              <w:trPr>
                <w:ins w:id="691" w:author="Kraig Hughes" w:date="2021-03-12T14:40:00Z"/>
              </w:trPr>
              <w:tc>
                <w:tcPr>
                  <w:tcW w:w="1302" w:type="dxa"/>
                  <w:tcPrChange w:id="692" w:author="Kraig Hughes" w:date="2021-03-12T14:41:00Z">
                    <w:tcPr>
                      <w:tcW w:w="1314" w:type="dxa"/>
                    </w:tcPr>
                  </w:tcPrChange>
                </w:tcPr>
                <w:p w14:paraId="399F3B56" w14:textId="77777777" w:rsidR="00202465" w:rsidRPr="001D3979" w:rsidRDefault="00202465" w:rsidP="00202465">
                  <w:pPr>
                    <w:rPr>
                      <w:ins w:id="693" w:author="Kraig Hughes" w:date="2021-03-12T14:40:00Z"/>
                      <w:color w:val="5E5E5E" w:themeColor="accent5" w:themeShade="80"/>
                    </w:rPr>
                  </w:pPr>
                  <w:ins w:id="694" w:author="Kraig Hughes" w:date="2021-03-12T14:40:00Z">
                    <w:r w:rsidRPr="001D3979">
                      <w:rPr>
                        <w:rFonts w:cs="Courier New"/>
                        <w:b/>
                        <w:color w:val="5E5E5E" w:themeColor="accent5" w:themeShade="80"/>
                      </w:rPr>
                      <w:t>_</w:t>
                    </w:r>
                    <w:r w:rsidRPr="001D3979">
                      <w:rPr>
                        <w:color w:val="5E5E5E" w:themeColor="accent5" w:themeShade="80"/>
                      </w:rPr>
                      <w:t>AMER</w:t>
                    </w:r>
                  </w:ins>
                </w:p>
              </w:tc>
              <w:tc>
                <w:tcPr>
                  <w:tcW w:w="6538" w:type="dxa"/>
                  <w:tcPrChange w:id="695" w:author="Kraig Hughes" w:date="2021-03-12T14:41:00Z">
                    <w:tcPr>
                      <w:tcW w:w="6670" w:type="dxa"/>
                    </w:tcPr>
                  </w:tcPrChange>
                </w:tcPr>
                <w:p w14:paraId="2CB42E2E" w14:textId="77777777" w:rsidR="00202465" w:rsidRPr="001D3979" w:rsidRDefault="00202465" w:rsidP="00202465">
                  <w:pPr>
                    <w:rPr>
                      <w:ins w:id="696" w:author="Kraig Hughes" w:date="2021-03-12T14:40:00Z"/>
                      <w:color w:val="5E5E5E" w:themeColor="accent5" w:themeShade="80"/>
                    </w:rPr>
                  </w:pPr>
                  <w:ins w:id="697" w:author="Kraig Hughes" w:date="2021-03-12T14:40:00Z">
                    <w:r w:rsidRPr="001D3979">
                      <w:rPr>
                        <w:color w:val="5E5E5E" w:themeColor="accent5" w:themeShade="80"/>
                      </w:rPr>
                      <w:t>Database is Americas regional server</w:t>
                    </w:r>
                  </w:ins>
                </w:p>
              </w:tc>
            </w:tr>
            <w:tr w:rsidR="00202465" w:rsidRPr="001D3979" w14:paraId="5BE04D2C" w14:textId="77777777" w:rsidTr="00202465">
              <w:trPr>
                <w:trHeight w:val="453"/>
                <w:ins w:id="698" w:author="Kraig Hughes" w:date="2021-03-12T14:40:00Z"/>
                <w:trPrChange w:id="699" w:author="Kraig Hughes" w:date="2021-03-12T14:41:00Z">
                  <w:trPr>
                    <w:trHeight w:val="453"/>
                  </w:trPr>
                </w:trPrChange>
              </w:trPr>
              <w:tc>
                <w:tcPr>
                  <w:tcW w:w="1302" w:type="dxa"/>
                  <w:tcPrChange w:id="700" w:author="Kraig Hughes" w:date="2021-03-12T14:41:00Z">
                    <w:tcPr>
                      <w:tcW w:w="1314" w:type="dxa"/>
                    </w:tcPr>
                  </w:tcPrChange>
                </w:tcPr>
                <w:p w14:paraId="50353F4D" w14:textId="77777777" w:rsidR="00202465" w:rsidRPr="001D3979" w:rsidRDefault="00202465" w:rsidP="00202465">
                  <w:pPr>
                    <w:rPr>
                      <w:ins w:id="701" w:author="Kraig Hughes" w:date="2021-03-12T14:40:00Z"/>
                      <w:color w:val="5E5E5E" w:themeColor="accent5" w:themeShade="80"/>
                    </w:rPr>
                  </w:pPr>
                  <w:ins w:id="702" w:author="Kraig Hughes" w:date="2021-03-12T14:40:00Z">
                    <w:r w:rsidRPr="001D3979">
                      <w:rPr>
                        <w:rFonts w:cs="Courier New"/>
                        <w:b/>
                        <w:color w:val="5E5E5E" w:themeColor="accent5" w:themeShade="80"/>
                      </w:rPr>
                      <w:t>_</w:t>
                    </w:r>
                    <w:r w:rsidRPr="001D3979">
                      <w:rPr>
                        <w:color w:val="5E5E5E" w:themeColor="accent5" w:themeShade="80"/>
                      </w:rPr>
                      <w:t>EMEA</w:t>
                    </w:r>
                  </w:ins>
                </w:p>
              </w:tc>
              <w:tc>
                <w:tcPr>
                  <w:tcW w:w="6538" w:type="dxa"/>
                  <w:tcPrChange w:id="703" w:author="Kraig Hughes" w:date="2021-03-12T14:41:00Z">
                    <w:tcPr>
                      <w:tcW w:w="6670" w:type="dxa"/>
                    </w:tcPr>
                  </w:tcPrChange>
                </w:tcPr>
                <w:p w14:paraId="25CA45B1" w14:textId="77777777" w:rsidR="00202465" w:rsidRPr="001D3979" w:rsidRDefault="00202465" w:rsidP="00202465">
                  <w:pPr>
                    <w:rPr>
                      <w:ins w:id="704" w:author="Kraig Hughes" w:date="2021-03-12T14:40:00Z"/>
                      <w:color w:val="5E5E5E" w:themeColor="accent5" w:themeShade="80"/>
                    </w:rPr>
                  </w:pPr>
                  <w:ins w:id="705" w:author="Kraig Hughes" w:date="2021-03-12T14:40:00Z">
                    <w:r w:rsidRPr="001D3979">
                      <w:rPr>
                        <w:color w:val="5E5E5E" w:themeColor="accent5" w:themeShade="80"/>
                      </w:rPr>
                      <w:t>Database is Europe regional server</w:t>
                    </w:r>
                  </w:ins>
                </w:p>
              </w:tc>
            </w:tr>
          </w:tbl>
          <w:p w14:paraId="530D8CFA" w14:textId="77777777" w:rsidR="00202465" w:rsidRDefault="00202465" w:rsidP="00F33BA9">
            <w:pPr>
              <w:rPr>
                <w:ins w:id="706" w:author="Kraig Hughes" w:date="2021-03-12T14:37:00Z"/>
                <w:color w:val="5E5E5E" w:themeColor="accent5" w:themeShade="80"/>
              </w:rPr>
            </w:pPr>
          </w:p>
        </w:tc>
      </w:tr>
      <w:tr w:rsidR="00202465" w:rsidRPr="00D97445" w14:paraId="6239F5F0" w14:textId="77777777" w:rsidTr="00557BDC">
        <w:trPr>
          <w:ins w:id="707" w:author="Kraig Hughes" w:date="2021-03-12T14:37:00Z"/>
        </w:trPr>
        <w:tc>
          <w:tcPr>
            <w:tcW w:w="1381" w:type="dxa"/>
            <w:shd w:val="clear" w:color="auto" w:fill="auto"/>
          </w:tcPr>
          <w:p w14:paraId="3C595A88" w14:textId="7E1AFDB9" w:rsidR="00202465" w:rsidRPr="00D97445" w:rsidRDefault="00202465" w:rsidP="00F33BA9">
            <w:pPr>
              <w:rPr>
                <w:ins w:id="708" w:author="Kraig Hughes" w:date="2021-03-12T14:37:00Z"/>
                <w:color w:val="5E5E5E" w:themeColor="accent5" w:themeShade="80"/>
              </w:rPr>
            </w:pPr>
            <w:ins w:id="709" w:author="Kraig Hughes" w:date="2021-03-12T14:37:00Z">
              <w:r>
                <w:rPr>
                  <w:color w:val="5E5E5E" w:themeColor="accent5" w:themeShade="80"/>
                </w:rPr>
                <w:t>&lt;environment&gt;</w:t>
              </w:r>
            </w:ins>
          </w:p>
        </w:tc>
        <w:tc>
          <w:tcPr>
            <w:tcW w:w="8249" w:type="dxa"/>
            <w:shd w:val="clear" w:color="auto" w:fill="auto"/>
          </w:tcPr>
          <w:p w14:paraId="27A7676B" w14:textId="77777777" w:rsidR="00202465" w:rsidRPr="001D3979" w:rsidRDefault="00202465" w:rsidP="00202465">
            <w:pPr>
              <w:rPr>
                <w:ins w:id="710" w:author="Kraig Hughes" w:date="2021-03-12T14:41:00Z"/>
                <w:color w:val="5E5E5E" w:themeColor="accent5" w:themeShade="80"/>
              </w:rPr>
            </w:pPr>
            <w:ins w:id="711" w:author="Kraig Hughes" w:date="2021-03-12T14:41:00Z">
              <w:r w:rsidRPr="001D3979">
                <w:rPr>
                  <w:color w:val="5E5E5E" w:themeColor="accent5" w:themeShade="80"/>
                </w:rPr>
                <w:t>Underscore character followed by all uppercase suffix from table below designating the database’s purpose/environment.</w:t>
              </w:r>
            </w:ins>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Change w:id="712" w:author="Kraig Hughes" w:date="2021-03-12T14:41:00Z">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PrChange>
            </w:tblPr>
            <w:tblGrid>
              <w:gridCol w:w="1308"/>
              <w:gridCol w:w="6532"/>
              <w:tblGridChange w:id="713">
                <w:tblGrid>
                  <w:gridCol w:w="1308"/>
                  <w:gridCol w:w="6532"/>
                </w:tblGrid>
              </w:tblGridChange>
            </w:tblGrid>
            <w:tr w:rsidR="00202465" w:rsidRPr="001D3979" w14:paraId="3D8D1D80" w14:textId="77777777" w:rsidTr="00202465">
              <w:trPr>
                <w:ins w:id="714" w:author="Kraig Hughes" w:date="2021-03-12T14:41:00Z"/>
              </w:trPr>
              <w:tc>
                <w:tcPr>
                  <w:tcW w:w="1308" w:type="dxa"/>
                  <w:shd w:val="clear" w:color="auto" w:fill="FFFF00"/>
                  <w:tcPrChange w:id="715" w:author="Kraig Hughes" w:date="2021-03-12T14:41:00Z">
                    <w:tcPr>
                      <w:tcW w:w="1314" w:type="dxa"/>
                      <w:shd w:val="clear" w:color="auto" w:fill="FFFF00"/>
                    </w:tcPr>
                  </w:tcPrChange>
                </w:tcPr>
                <w:p w14:paraId="4FA49CB0" w14:textId="77777777" w:rsidR="00202465" w:rsidRPr="001D3979" w:rsidRDefault="00202465" w:rsidP="00202465">
                  <w:pPr>
                    <w:rPr>
                      <w:ins w:id="716" w:author="Kraig Hughes" w:date="2021-03-12T14:41:00Z"/>
                      <w:b/>
                      <w:color w:val="5E5E5E" w:themeColor="accent5" w:themeShade="80"/>
                    </w:rPr>
                  </w:pPr>
                  <w:ins w:id="717" w:author="Kraig Hughes" w:date="2021-03-12T14:41:00Z">
                    <w:r w:rsidRPr="001D3979">
                      <w:rPr>
                        <w:b/>
                        <w:color w:val="5E5E5E" w:themeColor="accent5" w:themeShade="80"/>
                      </w:rPr>
                      <w:t>Suffix</w:t>
                    </w:r>
                  </w:ins>
                </w:p>
              </w:tc>
              <w:tc>
                <w:tcPr>
                  <w:tcW w:w="6532" w:type="dxa"/>
                  <w:shd w:val="clear" w:color="auto" w:fill="FFFF00"/>
                  <w:tcPrChange w:id="718" w:author="Kraig Hughes" w:date="2021-03-12T14:41:00Z">
                    <w:tcPr>
                      <w:tcW w:w="6670" w:type="dxa"/>
                      <w:shd w:val="clear" w:color="auto" w:fill="FFFF00"/>
                    </w:tcPr>
                  </w:tcPrChange>
                </w:tcPr>
                <w:p w14:paraId="791BE0D4" w14:textId="77777777" w:rsidR="00202465" w:rsidRPr="001D3979" w:rsidRDefault="00202465" w:rsidP="00202465">
                  <w:pPr>
                    <w:rPr>
                      <w:ins w:id="719" w:author="Kraig Hughes" w:date="2021-03-12T14:41:00Z"/>
                      <w:b/>
                      <w:color w:val="5E5E5E" w:themeColor="accent5" w:themeShade="80"/>
                    </w:rPr>
                  </w:pPr>
                  <w:ins w:id="720" w:author="Kraig Hughes" w:date="2021-03-12T14:41:00Z">
                    <w:r w:rsidRPr="001D3979">
                      <w:rPr>
                        <w:b/>
                        <w:color w:val="5E5E5E" w:themeColor="accent5" w:themeShade="80"/>
                      </w:rPr>
                      <w:t>Description</w:t>
                    </w:r>
                  </w:ins>
                </w:p>
              </w:tc>
            </w:tr>
            <w:tr w:rsidR="00202465" w:rsidRPr="001D3979" w14:paraId="487670CF" w14:textId="77777777" w:rsidTr="00202465">
              <w:trPr>
                <w:ins w:id="721" w:author="Kraig Hughes" w:date="2021-03-12T14:41:00Z"/>
              </w:trPr>
              <w:tc>
                <w:tcPr>
                  <w:tcW w:w="1308" w:type="dxa"/>
                  <w:tcPrChange w:id="722" w:author="Kraig Hughes" w:date="2021-03-12T14:41:00Z">
                    <w:tcPr>
                      <w:tcW w:w="1314" w:type="dxa"/>
                    </w:tcPr>
                  </w:tcPrChange>
                </w:tcPr>
                <w:p w14:paraId="69B19455" w14:textId="77777777" w:rsidR="00202465" w:rsidRPr="001D3979" w:rsidRDefault="00202465" w:rsidP="00202465">
                  <w:pPr>
                    <w:rPr>
                      <w:ins w:id="723" w:author="Kraig Hughes" w:date="2021-03-12T14:41:00Z"/>
                      <w:color w:val="5E5E5E" w:themeColor="accent5" w:themeShade="80"/>
                    </w:rPr>
                  </w:pPr>
                  <w:ins w:id="724" w:author="Kraig Hughes" w:date="2021-03-12T14:41:00Z">
                    <w:r w:rsidRPr="001D3979">
                      <w:rPr>
                        <w:rFonts w:cs="Courier New"/>
                        <w:b/>
                        <w:color w:val="5E5E5E" w:themeColor="accent5" w:themeShade="80"/>
                      </w:rPr>
                      <w:t>_</w:t>
                    </w:r>
                    <w:r w:rsidRPr="001D3979">
                      <w:rPr>
                        <w:color w:val="5E5E5E" w:themeColor="accent5" w:themeShade="80"/>
                      </w:rPr>
                      <w:t>PROD</w:t>
                    </w:r>
                  </w:ins>
                </w:p>
              </w:tc>
              <w:tc>
                <w:tcPr>
                  <w:tcW w:w="6532" w:type="dxa"/>
                  <w:tcPrChange w:id="725" w:author="Kraig Hughes" w:date="2021-03-12T14:41:00Z">
                    <w:tcPr>
                      <w:tcW w:w="6670" w:type="dxa"/>
                    </w:tcPr>
                  </w:tcPrChange>
                </w:tcPr>
                <w:p w14:paraId="5C94831A" w14:textId="77777777" w:rsidR="00202465" w:rsidRPr="001D3979" w:rsidRDefault="00202465" w:rsidP="00202465">
                  <w:pPr>
                    <w:rPr>
                      <w:ins w:id="726" w:author="Kraig Hughes" w:date="2021-03-12T14:41:00Z"/>
                      <w:color w:val="5E5E5E" w:themeColor="accent5" w:themeShade="80"/>
                    </w:rPr>
                  </w:pPr>
                  <w:ins w:id="727" w:author="Kraig Hughes" w:date="2021-03-12T14:41:00Z">
                    <w:r w:rsidRPr="001D3979">
                      <w:rPr>
                        <w:color w:val="5E5E5E" w:themeColor="accent5" w:themeShade="80"/>
                      </w:rPr>
                      <w:t>Database is used for Production purposes only</w:t>
                    </w:r>
                  </w:ins>
                </w:p>
              </w:tc>
            </w:tr>
            <w:tr w:rsidR="00202465" w:rsidRPr="001D3979" w14:paraId="4D97DACF" w14:textId="77777777" w:rsidTr="00202465">
              <w:trPr>
                <w:ins w:id="728" w:author="Kraig Hughes" w:date="2021-03-12T14:41:00Z"/>
              </w:trPr>
              <w:tc>
                <w:tcPr>
                  <w:tcW w:w="1308" w:type="dxa"/>
                  <w:tcPrChange w:id="729" w:author="Kraig Hughes" w:date="2021-03-12T14:41:00Z">
                    <w:tcPr>
                      <w:tcW w:w="1314" w:type="dxa"/>
                    </w:tcPr>
                  </w:tcPrChange>
                </w:tcPr>
                <w:p w14:paraId="02D2926A" w14:textId="77777777" w:rsidR="00202465" w:rsidRPr="001D3979" w:rsidRDefault="00202465" w:rsidP="00202465">
                  <w:pPr>
                    <w:rPr>
                      <w:ins w:id="730" w:author="Kraig Hughes" w:date="2021-03-12T14:41:00Z"/>
                      <w:color w:val="5E5E5E" w:themeColor="accent5" w:themeShade="80"/>
                    </w:rPr>
                  </w:pPr>
                  <w:ins w:id="731" w:author="Kraig Hughes" w:date="2021-03-12T14:41:00Z">
                    <w:r w:rsidRPr="001D3979">
                      <w:rPr>
                        <w:rFonts w:cs="Courier New"/>
                        <w:b/>
                        <w:color w:val="5E5E5E" w:themeColor="accent5" w:themeShade="80"/>
                      </w:rPr>
                      <w:t>_</w:t>
                    </w:r>
                    <w:r w:rsidRPr="001D3979">
                      <w:rPr>
                        <w:color w:val="5E5E5E" w:themeColor="accent5" w:themeShade="80"/>
                      </w:rPr>
                      <w:t>QA</w:t>
                    </w:r>
                  </w:ins>
                </w:p>
              </w:tc>
              <w:tc>
                <w:tcPr>
                  <w:tcW w:w="6532" w:type="dxa"/>
                  <w:tcPrChange w:id="732" w:author="Kraig Hughes" w:date="2021-03-12T14:41:00Z">
                    <w:tcPr>
                      <w:tcW w:w="6670" w:type="dxa"/>
                    </w:tcPr>
                  </w:tcPrChange>
                </w:tcPr>
                <w:p w14:paraId="63479E7C" w14:textId="77777777" w:rsidR="00202465" w:rsidRPr="001D3979" w:rsidRDefault="00202465" w:rsidP="00202465">
                  <w:pPr>
                    <w:rPr>
                      <w:ins w:id="733" w:author="Kraig Hughes" w:date="2021-03-12T14:41:00Z"/>
                      <w:color w:val="5E5E5E" w:themeColor="accent5" w:themeShade="80"/>
                    </w:rPr>
                  </w:pPr>
                  <w:ins w:id="734" w:author="Kraig Hughes" w:date="2021-03-12T14:41:00Z">
                    <w:r w:rsidRPr="001D3979">
                      <w:rPr>
                        <w:color w:val="5E5E5E" w:themeColor="accent5" w:themeShade="80"/>
                      </w:rPr>
                      <w:t>Database is used for Quality Assurance verification</w:t>
                    </w:r>
                  </w:ins>
                </w:p>
              </w:tc>
            </w:tr>
            <w:tr w:rsidR="00202465" w:rsidRPr="001D3979" w14:paraId="568C787C" w14:textId="77777777" w:rsidTr="00202465">
              <w:trPr>
                <w:ins w:id="735" w:author="Kraig Hughes" w:date="2021-03-12T14:41:00Z"/>
              </w:trPr>
              <w:tc>
                <w:tcPr>
                  <w:tcW w:w="1308" w:type="dxa"/>
                  <w:tcPrChange w:id="736" w:author="Kraig Hughes" w:date="2021-03-12T14:41:00Z">
                    <w:tcPr>
                      <w:tcW w:w="1314" w:type="dxa"/>
                    </w:tcPr>
                  </w:tcPrChange>
                </w:tcPr>
                <w:p w14:paraId="55B206EC" w14:textId="77777777" w:rsidR="00202465" w:rsidRPr="001D3979" w:rsidRDefault="00202465" w:rsidP="00202465">
                  <w:pPr>
                    <w:rPr>
                      <w:ins w:id="737" w:author="Kraig Hughes" w:date="2021-03-12T14:41:00Z"/>
                      <w:color w:val="5E5E5E" w:themeColor="accent5" w:themeShade="80"/>
                    </w:rPr>
                  </w:pPr>
                  <w:ins w:id="738" w:author="Kraig Hughes" w:date="2021-03-12T14:41:00Z">
                    <w:r w:rsidRPr="001D3979">
                      <w:rPr>
                        <w:rFonts w:cs="Courier New"/>
                        <w:b/>
                        <w:color w:val="5E5E5E" w:themeColor="accent5" w:themeShade="80"/>
                      </w:rPr>
                      <w:t>_</w:t>
                    </w:r>
                    <w:r w:rsidRPr="001D3979">
                      <w:rPr>
                        <w:color w:val="5E5E5E" w:themeColor="accent5" w:themeShade="80"/>
                      </w:rPr>
                      <w:t>TRN</w:t>
                    </w:r>
                  </w:ins>
                </w:p>
              </w:tc>
              <w:tc>
                <w:tcPr>
                  <w:tcW w:w="6532" w:type="dxa"/>
                  <w:tcPrChange w:id="739" w:author="Kraig Hughes" w:date="2021-03-12T14:41:00Z">
                    <w:tcPr>
                      <w:tcW w:w="6670" w:type="dxa"/>
                    </w:tcPr>
                  </w:tcPrChange>
                </w:tcPr>
                <w:p w14:paraId="29C06FC4" w14:textId="77777777" w:rsidR="00202465" w:rsidRPr="001D3979" w:rsidRDefault="00202465" w:rsidP="00202465">
                  <w:pPr>
                    <w:rPr>
                      <w:ins w:id="740" w:author="Kraig Hughes" w:date="2021-03-12T14:41:00Z"/>
                      <w:color w:val="5E5E5E" w:themeColor="accent5" w:themeShade="80"/>
                    </w:rPr>
                  </w:pPr>
                  <w:ins w:id="741" w:author="Kraig Hughes" w:date="2021-03-12T14:41:00Z">
                    <w:r w:rsidRPr="001D3979">
                      <w:rPr>
                        <w:color w:val="5E5E5E" w:themeColor="accent5" w:themeShade="80"/>
                      </w:rPr>
                      <w:t>Database is used for training purposes</w:t>
                    </w:r>
                  </w:ins>
                </w:p>
              </w:tc>
            </w:tr>
            <w:tr w:rsidR="00202465" w:rsidRPr="001D3979" w14:paraId="6897CAE4" w14:textId="77777777" w:rsidTr="00202465">
              <w:trPr>
                <w:ins w:id="742" w:author="Kraig Hughes" w:date="2021-03-12T14:41:00Z"/>
              </w:trPr>
              <w:tc>
                <w:tcPr>
                  <w:tcW w:w="1308" w:type="dxa"/>
                  <w:tcPrChange w:id="743" w:author="Kraig Hughes" w:date="2021-03-12T14:41:00Z">
                    <w:tcPr>
                      <w:tcW w:w="1314" w:type="dxa"/>
                    </w:tcPr>
                  </w:tcPrChange>
                </w:tcPr>
                <w:p w14:paraId="65F7156C" w14:textId="77777777" w:rsidR="00202465" w:rsidRPr="001D3979" w:rsidRDefault="00202465" w:rsidP="00202465">
                  <w:pPr>
                    <w:rPr>
                      <w:ins w:id="744" w:author="Kraig Hughes" w:date="2021-03-12T14:41:00Z"/>
                      <w:color w:val="5E5E5E" w:themeColor="accent5" w:themeShade="80"/>
                    </w:rPr>
                  </w:pPr>
                  <w:ins w:id="745" w:author="Kraig Hughes" w:date="2021-03-12T14:41:00Z">
                    <w:r w:rsidRPr="001D3979">
                      <w:rPr>
                        <w:rFonts w:cs="Courier New"/>
                        <w:b/>
                        <w:color w:val="5E5E5E" w:themeColor="accent5" w:themeShade="80"/>
                      </w:rPr>
                      <w:t>_</w:t>
                    </w:r>
                    <w:r w:rsidRPr="001D3979">
                      <w:rPr>
                        <w:color w:val="5E5E5E" w:themeColor="accent5" w:themeShade="80"/>
                      </w:rPr>
                      <w:t>TEST</w:t>
                    </w:r>
                  </w:ins>
                </w:p>
              </w:tc>
              <w:tc>
                <w:tcPr>
                  <w:tcW w:w="6532" w:type="dxa"/>
                  <w:tcPrChange w:id="746" w:author="Kraig Hughes" w:date="2021-03-12T14:41:00Z">
                    <w:tcPr>
                      <w:tcW w:w="6670" w:type="dxa"/>
                    </w:tcPr>
                  </w:tcPrChange>
                </w:tcPr>
                <w:p w14:paraId="52FDAB0C" w14:textId="77777777" w:rsidR="00202465" w:rsidRPr="001D3979" w:rsidRDefault="00202465" w:rsidP="00202465">
                  <w:pPr>
                    <w:rPr>
                      <w:ins w:id="747" w:author="Kraig Hughes" w:date="2021-03-12T14:41:00Z"/>
                      <w:color w:val="5E5E5E" w:themeColor="accent5" w:themeShade="80"/>
                    </w:rPr>
                  </w:pPr>
                  <w:ins w:id="748" w:author="Kraig Hughes" w:date="2021-03-12T14:41:00Z">
                    <w:r w:rsidRPr="001D3979">
                      <w:rPr>
                        <w:color w:val="5E5E5E" w:themeColor="accent5" w:themeShade="80"/>
                      </w:rPr>
                      <w:t>Database is used for developer testing</w:t>
                    </w:r>
                  </w:ins>
                </w:p>
              </w:tc>
            </w:tr>
            <w:tr w:rsidR="00202465" w:rsidRPr="001D3979" w14:paraId="5AE4BD01" w14:textId="77777777" w:rsidTr="00202465">
              <w:trPr>
                <w:ins w:id="749" w:author="Kraig Hughes" w:date="2021-03-12T14:41:00Z"/>
              </w:trPr>
              <w:tc>
                <w:tcPr>
                  <w:tcW w:w="1308" w:type="dxa"/>
                  <w:tcPrChange w:id="750" w:author="Kraig Hughes" w:date="2021-03-12T14:41:00Z">
                    <w:tcPr>
                      <w:tcW w:w="1314" w:type="dxa"/>
                    </w:tcPr>
                  </w:tcPrChange>
                </w:tcPr>
                <w:p w14:paraId="224F7D5F" w14:textId="77777777" w:rsidR="00202465" w:rsidRPr="001D3979" w:rsidRDefault="00202465" w:rsidP="00202465">
                  <w:pPr>
                    <w:rPr>
                      <w:ins w:id="751" w:author="Kraig Hughes" w:date="2021-03-12T14:41:00Z"/>
                      <w:color w:val="5E5E5E" w:themeColor="accent5" w:themeShade="80"/>
                    </w:rPr>
                  </w:pPr>
                  <w:ins w:id="752" w:author="Kraig Hughes" w:date="2021-03-12T14:41:00Z">
                    <w:r w:rsidRPr="001D3979">
                      <w:rPr>
                        <w:rFonts w:cs="Courier New"/>
                        <w:b/>
                        <w:color w:val="5E5E5E" w:themeColor="accent5" w:themeShade="80"/>
                      </w:rPr>
                      <w:t>_</w:t>
                    </w:r>
                    <w:r w:rsidRPr="001D3979">
                      <w:rPr>
                        <w:color w:val="5E5E5E" w:themeColor="accent5" w:themeShade="80"/>
                      </w:rPr>
                      <w:t>DEV</w:t>
                    </w:r>
                  </w:ins>
                </w:p>
              </w:tc>
              <w:tc>
                <w:tcPr>
                  <w:tcW w:w="6532" w:type="dxa"/>
                  <w:tcPrChange w:id="753" w:author="Kraig Hughes" w:date="2021-03-12T14:41:00Z">
                    <w:tcPr>
                      <w:tcW w:w="6670" w:type="dxa"/>
                    </w:tcPr>
                  </w:tcPrChange>
                </w:tcPr>
                <w:p w14:paraId="5E89789B" w14:textId="77777777" w:rsidR="00202465" w:rsidRPr="001D3979" w:rsidRDefault="00202465" w:rsidP="00202465">
                  <w:pPr>
                    <w:rPr>
                      <w:ins w:id="754" w:author="Kraig Hughes" w:date="2021-03-12T14:41:00Z"/>
                      <w:color w:val="5E5E5E" w:themeColor="accent5" w:themeShade="80"/>
                    </w:rPr>
                  </w:pPr>
                  <w:ins w:id="755" w:author="Kraig Hughes" w:date="2021-03-12T14:41:00Z">
                    <w:r w:rsidRPr="001D3979">
                      <w:rPr>
                        <w:color w:val="5E5E5E" w:themeColor="accent5" w:themeShade="80"/>
                      </w:rPr>
                      <w:t>Database is used for development purposes</w:t>
                    </w:r>
                  </w:ins>
                </w:p>
              </w:tc>
            </w:tr>
            <w:tr w:rsidR="00202465" w:rsidRPr="001D3979" w14:paraId="5486C5F7" w14:textId="77777777" w:rsidTr="00202465">
              <w:trPr>
                <w:ins w:id="756" w:author="Kraig Hughes" w:date="2021-03-12T14:41:00Z"/>
              </w:trPr>
              <w:tc>
                <w:tcPr>
                  <w:tcW w:w="1308" w:type="dxa"/>
                  <w:tcPrChange w:id="757" w:author="Kraig Hughes" w:date="2021-03-12T14:41:00Z">
                    <w:tcPr>
                      <w:tcW w:w="1314" w:type="dxa"/>
                    </w:tcPr>
                  </w:tcPrChange>
                </w:tcPr>
                <w:p w14:paraId="1433C262" w14:textId="77777777" w:rsidR="00202465" w:rsidRPr="001D3979" w:rsidRDefault="00202465" w:rsidP="00202465">
                  <w:pPr>
                    <w:rPr>
                      <w:ins w:id="758" w:author="Kraig Hughes" w:date="2021-03-12T14:41:00Z"/>
                      <w:color w:val="5E5E5E" w:themeColor="accent5" w:themeShade="80"/>
                    </w:rPr>
                  </w:pPr>
                  <w:ins w:id="759" w:author="Kraig Hughes" w:date="2021-03-12T14:41:00Z">
                    <w:r w:rsidRPr="001D3979">
                      <w:rPr>
                        <w:rFonts w:cs="Courier New"/>
                        <w:b/>
                        <w:color w:val="5E5E5E" w:themeColor="accent5" w:themeShade="80"/>
                      </w:rPr>
                      <w:t>_</w:t>
                    </w:r>
                    <w:r w:rsidRPr="001D3979">
                      <w:rPr>
                        <w:color w:val="5E5E5E" w:themeColor="accent5" w:themeShade="80"/>
                      </w:rPr>
                      <w:t>PRODFIX</w:t>
                    </w:r>
                  </w:ins>
                </w:p>
              </w:tc>
              <w:tc>
                <w:tcPr>
                  <w:tcW w:w="6532" w:type="dxa"/>
                  <w:tcPrChange w:id="760" w:author="Kraig Hughes" w:date="2021-03-12T14:41:00Z">
                    <w:tcPr>
                      <w:tcW w:w="6670" w:type="dxa"/>
                    </w:tcPr>
                  </w:tcPrChange>
                </w:tcPr>
                <w:p w14:paraId="20B4D61C" w14:textId="77777777" w:rsidR="00202465" w:rsidRPr="001D3979" w:rsidRDefault="00202465" w:rsidP="00202465">
                  <w:pPr>
                    <w:rPr>
                      <w:ins w:id="761" w:author="Kraig Hughes" w:date="2021-03-12T14:41:00Z"/>
                      <w:color w:val="5E5E5E" w:themeColor="accent5" w:themeShade="80"/>
                    </w:rPr>
                  </w:pPr>
                  <w:ins w:id="762" w:author="Kraig Hughes" w:date="2021-03-12T14:41:00Z">
                    <w:r w:rsidRPr="001D3979">
                      <w:rPr>
                        <w:color w:val="5E5E5E" w:themeColor="accent5" w:themeShade="80"/>
                      </w:rPr>
                      <w:t>Database is used for hot fixes to production</w:t>
                    </w:r>
                  </w:ins>
                </w:p>
              </w:tc>
            </w:tr>
          </w:tbl>
          <w:p w14:paraId="4AF2DDF6" w14:textId="77777777" w:rsidR="00202465" w:rsidRDefault="00202465" w:rsidP="00F33BA9">
            <w:pPr>
              <w:rPr>
                <w:ins w:id="763" w:author="Kraig Hughes" w:date="2021-03-12T14:37:00Z"/>
                <w:color w:val="5E5E5E" w:themeColor="accent5" w:themeShade="80"/>
              </w:rPr>
            </w:pPr>
          </w:p>
        </w:tc>
      </w:tr>
      <w:tr w:rsidR="00202465" w:rsidRPr="00D97445" w14:paraId="2379AD38" w14:textId="77777777" w:rsidTr="00557BDC">
        <w:trPr>
          <w:ins w:id="764" w:author="Kraig Hughes" w:date="2021-03-12T14:37:00Z"/>
        </w:trPr>
        <w:tc>
          <w:tcPr>
            <w:tcW w:w="1381" w:type="dxa"/>
            <w:shd w:val="clear" w:color="auto" w:fill="auto"/>
          </w:tcPr>
          <w:p w14:paraId="61E9757B" w14:textId="6304596B" w:rsidR="00202465" w:rsidRDefault="00202465" w:rsidP="00F33BA9">
            <w:pPr>
              <w:rPr>
                <w:ins w:id="765" w:author="Kraig Hughes" w:date="2021-03-12T14:37:00Z"/>
                <w:color w:val="5E5E5E" w:themeColor="accent5" w:themeShade="80"/>
              </w:rPr>
            </w:pPr>
            <w:ins w:id="766" w:author="Kraig Hughes" w:date="2021-03-12T14:38:00Z">
              <w:r>
                <w:rPr>
                  <w:color w:val="5E5E5E" w:themeColor="accent5" w:themeShade="80"/>
                </w:rPr>
                <w:t>&lt;suffix&gt;</w:t>
              </w:r>
            </w:ins>
          </w:p>
        </w:tc>
        <w:tc>
          <w:tcPr>
            <w:tcW w:w="8249" w:type="dxa"/>
            <w:shd w:val="clear" w:color="auto" w:fill="auto"/>
          </w:tcPr>
          <w:p w14:paraId="544CDAFB" w14:textId="0D79E1E9" w:rsidR="00202465" w:rsidRDefault="00202465" w:rsidP="00202465">
            <w:pPr>
              <w:rPr>
                <w:ins w:id="767" w:author="Kraig Hughes" w:date="2021-03-12T14:37:00Z"/>
                <w:color w:val="5E5E5E" w:themeColor="accent5" w:themeShade="80"/>
              </w:rPr>
              <w:pPrChange w:id="768" w:author="Kraig Hughes" w:date="2021-03-12T14:43:00Z">
                <w:pPr/>
              </w:pPrChange>
            </w:pPr>
            <w:ins w:id="769" w:author="Kraig Hughes" w:date="2021-03-12T14:43:00Z">
              <w:r>
                <w:rPr>
                  <w:color w:val="5E5E5E" w:themeColor="accent5" w:themeShade="80"/>
                </w:rPr>
                <w:t>All polybase credential names will end in a suffix of _Cred to distinguish them as external tables.</w:t>
              </w:r>
            </w:ins>
          </w:p>
        </w:tc>
      </w:tr>
    </w:tbl>
    <w:p w14:paraId="3DC22907" w14:textId="77777777" w:rsidR="00557BDC" w:rsidRPr="00D97445" w:rsidRDefault="00557BDC" w:rsidP="00557BDC">
      <w:pPr>
        <w:rPr>
          <w:ins w:id="770" w:author="Kraig Hughes" w:date="2021-03-12T08:43:00Z"/>
          <w:color w:val="5E5E5E" w:themeColor="accent5" w:themeShade="80"/>
          <w:u w:val="single"/>
        </w:rPr>
      </w:pPr>
      <w:ins w:id="771" w:author="Kraig Hughes" w:date="2021-03-12T08:43:00Z">
        <w:r w:rsidRPr="00D97445">
          <w:rPr>
            <w:color w:val="5E5E5E" w:themeColor="accent5" w:themeShade="80"/>
            <w:u w:val="single"/>
          </w:rPr>
          <w:t>Examples</w:t>
        </w:r>
      </w:ins>
    </w:p>
    <w:p w14:paraId="5CACC7C9" w14:textId="32974457" w:rsidR="00557BDC" w:rsidRDefault="00202465" w:rsidP="00557BDC">
      <w:pPr>
        <w:numPr>
          <w:ilvl w:val="0"/>
          <w:numId w:val="25"/>
        </w:numPr>
        <w:spacing w:before="0" w:after="0" w:line="240" w:lineRule="auto"/>
        <w:rPr>
          <w:ins w:id="772" w:author="Kraig Hughes" w:date="2021-03-12T14:45:00Z"/>
          <w:color w:val="5E5E5E" w:themeColor="accent5" w:themeShade="80"/>
        </w:rPr>
      </w:pPr>
      <w:ins w:id="773" w:author="Kraig Hughes" w:date="2021-03-12T14:44:00Z">
        <w:r>
          <w:rPr>
            <w:color w:val="5E5E5E" w:themeColor="accent5" w:themeShade="80"/>
          </w:rPr>
          <w:t>SqlServerGsf_AMER_QA_Cred</w:t>
        </w:r>
      </w:ins>
      <w:ins w:id="774" w:author="Kraig Hughes" w:date="2021-03-12T14:45:00Z">
        <w:r>
          <w:rPr>
            <w:color w:val="5E5E5E" w:themeColor="accent5" w:themeShade="80"/>
          </w:rPr>
          <w:t xml:space="preserve"> (SQL Server driver, GSF source system, AMER region, QA source environment)</w:t>
        </w:r>
      </w:ins>
    </w:p>
    <w:p w14:paraId="70258F93" w14:textId="121455A0" w:rsidR="00202465" w:rsidRDefault="00202465" w:rsidP="00557BDC">
      <w:pPr>
        <w:numPr>
          <w:ilvl w:val="0"/>
          <w:numId w:val="25"/>
        </w:numPr>
        <w:spacing w:before="0" w:after="0" w:line="240" w:lineRule="auto"/>
        <w:rPr>
          <w:ins w:id="775" w:author="Kraig Hughes" w:date="2021-03-12T14:45:00Z"/>
          <w:color w:val="5E5E5E" w:themeColor="accent5" w:themeShade="80"/>
        </w:rPr>
      </w:pPr>
      <w:ins w:id="776" w:author="Kraig Hughes" w:date="2021-03-12T14:45:00Z">
        <w:r>
          <w:rPr>
            <w:color w:val="5E5E5E" w:themeColor="accent5" w:themeShade="80"/>
          </w:rPr>
          <w:t>SQLServerBI_PROD_Cred (SQL Server driver, BI source system, PRO</w:t>
        </w:r>
      </w:ins>
      <w:ins w:id="777" w:author="Kraig Hughes" w:date="2021-03-12T14:46:00Z">
        <w:r>
          <w:rPr>
            <w:color w:val="5E5E5E" w:themeColor="accent5" w:themeShade="80"/>
          </w:rPr>
          <w:t>D</w:t>
        </w:r>
      </w:ins>
      <w:ins w:id="778" w:author="Kraig Hughes" w:date="2021-03-12T14:45:00Z">
        <w:r>
          <w:rPr>
            <w:color w:val="5E5E5E" w:themeColor="accent5" w:themeShade="80"/>
          </w:rPr>
          <w:t xml:space="preserve"> source environment)</w:t>
        </w:r>
      </w:ins>
    </w:p>
    <w:p w14:paraId="39E2F675" w14:textId="5C01DC0B" w:rsidR="00202465" w:rsidRDefault="00202465" w:rsidP="00557BDC">
      <w:pPr>
        <w:numPr>
          <w:ilvl w:val="0"/>
          <w:numId w:val="25"/>
        </w:numPr>
        <w:spacing w:before="0" w:after="0" w:line="240" w:lineRule="auto"/>
        <w:rPr>
          <w:ins w:id="779" w:author="Kraig Hughes" w:date="2021-03-12T15:10:00Z"/>
          <w:color w:val="5E5E5E" w:themeColor="accent5" w:themeShade="80"/>
        </w:rPr>
      </w:pPr>
      <w:ins w:id="780" w:author="Kraig Hughes" w:date="2021-03-12T14:46:00Z">
        <w:r>
          <w:rPr>
            <w:color w:val="5E5E5E" w:themeColor="accent5" w:themeShade="80"/>
          </w:rPr>
          <w:t>OracleJde_PROD_Cred (Oracle driver, JDE source system, PROD</w:t>
        </w:r>
      </w:ins>
      <w:ins w:id="781" w:author="Kraig Hughes" w:date="2021-03-12T14:47:00Z">
        <w:r w:rsidR="00BF6C68">
          <w:rPr>
            <w:color w:val="5E5E5E" w:themeColor="accent5" w:themeShade="80"/>
          </w:rPr>
          <w:t xml:space="preserve"> source</w:t>
        </w:r>
      </w:ins>
      <w:ins w:id="782" w:author="Kraig Hughes" w:date="2021-03-12T14:46:00Z">
        <w:r>
          <w:rPr>
            <w:color w:val="5E5E5E" w:themeColor="accent5" w:themeShade="80"/>
          </w:rPr>
          <w:t xml:space="preserve"> environment</w:t>
        </w:r>
      </w:ins>
      <w:ins w:id="783" w:author="Kraig Hughes" w:date="2021-03-12T14:47:00Z">
        <w:r w:rsidR="00BF6C68">
          <w:rPr>
            <w:color w:val="5E5E5E" w:themeColor="accent5" w:themeShade="80"/>
          </w:rPr>
          <w:t>)</w:t>
        </w:r>
      </w:ins>
    </w:p>
    <w:p w14:paraId="4E6375CD" w14:textId="77777777" w:rsidR="00F43E59" w:rsidRDefault="00F43E59" w:rsidP="00F43E59">
      <w:pPr>
        <w:spacing w:before="0" w:after="0" w:line="240" w:lineRule="auto"/>
        <w:rPr>
          <w:ins w:id="784" w:author="Kraig Hughes" w:date="2021-03-12T14:49:00Z"/>
          <w:color w:val="5E5E5E" w:themeColor="accent5" w:themeShade="80"/>
        </w:rPr>
        <w:pPrChange w:id="785" w:author="Kraig Hughes" w:date="2021-03-12T15:10:00Z">
          <w:pPr>
            <w:numPr>
              <w:numId w:val="25"/>
            </w:numPr>
            <w:spacing w:before="0" w:after="0" w:line="240" w:lineRule="auto"/>
            <w:ind w:left="720" w:hanging="360"/>
          </w:pPr>
        </w:pPrChange>
      </w:pPr>
    </w:p>
    <w:p w14:paraId="36D35611" w14:textId="1481D8A1" w:rsidR="00BF6C68" w:rsidRDefault="00BF6C68" w:rsidP="00BF6C68">
      <w:pPr>
        <w:pStyle w:val="Heading2"/>
        <w:rPr>
          <w:ins w:id="786" w:author="Kraig Hughes" w:date="2021-03-12T14:49:00Z"/>
        </w:rPr>
      </w:pPr>
      <w:ins w:id="787" w:author="Kraig Hughes" w:date="2021-03-12T14:49:00Z">
        <w:r>
          <w:t xml:space="preserve">Polybase </w:t>
        </w:r>
      </w:ins>
      <w:ins w:id="788" w:author="Kraig Hughes" w:date="2021-03-12T14:50:00Z">
        <w:r>
          <w:t>External Data Source Name</w:t>
        </w:r>
      </w:ins>
      <w:ins w:id="789" w:author="Kraig Hughes" w:date="2021-03-12T14:49:00Z">
        <w:r>
          <w:t xml:space="preserve"> </w:t>
        </w:r>
      </w:ins>
    </w:p>
    <w:p w14:paraId="649989F0" w14:textId="1316B773" w:rsidR="00BF6C68" w:rsidRPr="00D97445" w:rsidRDefault="00BF6C68" w:rsidP="00BF6C68">
      <w:pPr>
        <w:rPr>
          <w:ins w:id="790" w:author="Kraig Hughes" w:date="2021-03-12T14:49:00Z"/>
          <w:color w:val="5E5E5E" w:themeColor="accent5" w:themeShade="80"/>
        </w:rPr>
      </w:pPr>
      <w:ins w:id="791" w:author="Kraig Hughes" w:date="2021-03-12T14:49:00Z">
        <w:r>
          <w:rPr>
            <w:color w:val="5E5E5E" w:themeColor="accent5" w:themeShade="80"/>
          </w:rPr>
          <w:t>Polybase</w:t>
        </w:r>
      </w:ins>
      <w:ins w:id="792" w:author="Kraig Hughes" w:date="2021-03-12T14:50:00Z">
        <w:r>
          <w:rPr>
            <w:color w:val="5E5E5E" w:themeColor="accent5" w:themeShade="80"/>
          </w:rPr>
          <w:t xml:space="preserve"> external data source names define the connection string to an external data source.</w:t>
        </w:r>
      </w:ins>
      <w:ins w:id="793" w:author="Kraig Hughes" w:date="2021-03-12T14:49:00Z">
        <w:r>
          <w:rPr>
            <w:color w:val="5E5E5E" w:themeColor="accent5" w:themeShade="80"/>
          </w:rPr>
          <w:t xml:space="preserve"> </w:t>
        </w:r>
      </w:ins>
    </w:p>
    <w:p w14:paraId="714DAC21" w14:textId="77777777" w:rsidR="00BF6C68" w:rsidRPr="00D97445" w:rsidRDefault="00BF6C68" w:rsidP="00BF6C68">
      <w:pPr>
        <w:spacing w:before="120"/>
        <w:rPr>
          <w:ins w:id="794" w:author="Kraig Hughes" w:date="2021-03-12T14:49:00Z"/>
          <w:color w:val="5E5E5E" w:themeColor="accent5" w:themeShade="80"/>
        </w:rPr>
      </w:pPr>
      <w:ins w:id="795" w:author="Kraig Hughes" w:date="2021-03-12T14:49:00Z">
        <w:r w:rsidRPr="00D97445">
          <w:rPr>
            <w:color w:val="5E5E5E" w:themeColor="accent5" w:themeShade="80"/>
          </w:rPr>
          <w:t>Syntax:</w:t>
        </w:r>
      </w:ins>
    </w:p>
    <w:p w14:paraId="4BD15610" w14:textId="77777777" w:rsidR="00BF6C68" w:rsidRPr="001D3979" w:rsidRDefault="00BF6C68" w:rsidP="00BF6C68">
      <w:pPr>
        <w:rPr>
          <w:ins w:id="796" w:author="Kraig Hughes" w:date="2021-03-12T14:49:00Z"/>
          <w:rFonts w:cs="Courier New"/>
          <w:b/>
          <w:color w:val="5E5E5E" w:themeColor="accent5" w:themeShade="80"/>
        </w:rPr>
      </w:pPr>
      <w:ins w:id="797" w:author="Kraig Hughes" w:date="2021-03-12T14:49:00Z">
        <w:r w:rsidRPr="00D97445">
          <w:rPr>
            <w:rFonts w:cs="Courier New"/>
            <w:b/>
            <w:color w:val="5E5E5E" w:themeColor="accent5" w:themeShade="80"/>
          </w:rPr>
          <w:t>{</w:t>
        </w:r>
        <w:r>
          <w:rPr>
            <w:rFonts w:cs="Courier New"/>
            <w:b/>
            <w:color w:val="5E5E5E" w:themeColor="accent5" w:themeShade="80"/>
          </w:rPr>
          <w:t>&lt;odbc driver&gt;:=Hdfs|SqlServer|Oracle|Teradata|MongoDb|&lt;…&gt;</w:t>
        </w:r>
        <w:r w:rsidRPr="00D97445">
          <w:rPr>
            <w:rFonts w:cs="Courier New"/>
            <w:b/>
            <w:color w:val="5E5E5E" w:themeColor="accent5" w:themeShade="80"/>
          </w:rPr>
          <w:t>}</w:t>
        </w:r>
        <w:r w:rsidRPr="001D3979">
          <w:rPr>
            <w:rFonts w:cs="Courier New"/>
            <w:b/>
            <w:color w:val="5E5E5E" w:themeColor="accent5" w:themeShade="80"/>
          </w:rPr>
          <w:t>{&lt;name&gt;}[&lt;region&gt;:=_APAC|_AMER|_EMEA]</w:t>
        </w:r>
      </w:ins>
    </w:p>
    <w:p w14:paraId="38DF8931" w14:textId="4E4F0508" w:rsidR="00BF6C68" w:rsidRPr="001D3979" w:rsidRDefault="00BF6C68" w:rsidP="00BF6C68">
      <w:pPr>
        <w:ind w:firstLine="720"/>
        <w:rPr>
          <w:ins w:id="798" w:author="Kraig Hughes" w:date="2021-03-12T14:49:00Z"/>
          <w:rFonts w:cs="Arial"/>
          <w:b/>
          <w:color w:val="5E5E5E" w:themeColor="accent5" w:themeShade="80"/>
        </w:rPr>
      </w:pPr>
      <w:ins w:id="799" w:author="Kraig Hughes" w:date="2021-03-12T14:49:00Z">
        <w:r w:rsidRPr="001D3979">
          <w:rPr>
            <w:rFonts w:cs="Courier New"/>
            <w:b/>
            <w:color w:val="5E5E5E" w:themeColor="accent5" w:themeShade="80"/>
          </w:rPr>
          <w:t>{&lt;</w:t>
        </w:r>
        <w:r>
          <w:rPr>
            <w:rFonts w:cs="Courier New"/>
            <w:b/>
            <w:color w:val="5E5E5E" w:themeColor="accent5" w:themeShade="80"/>
          </w:rPr>
          <w:t>environment</w:t>
        </w:r>
        <w:r w:rsidRPr="001D3979">
          <w:rPr>
            <w:rFonts w:cs="Courier New"/>
            <w:b/>
            <w:color w:val="5E5E5E" w:themeColor="accent5" w:themeShade="80"/>
          </w:rPr>
          <w:t>&gt;:=_PROD|_QA|_TRN|_TEST|_DEV|_PRODFIX}</w:t>
        </w:r>
      </w:ins>
    </w:p>
    <w:tbl>
      <w:tblPr>
        <w:tblW w:w="963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Change w:id="800" w:author="Kraig Hughes" w:date="2021-03-12T14:51:00Z">
          <w:tblPr>
            <w:tblW w:w="963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PrChange>
      </w:tblPr>
      <w:tblGrid>
        <w:gridCol w:w="1558"/>
        <w:gridCol w:w="8072"/>
        <w:tblGridChange w:id="801">
          <w:tblGrid>
            <w:gridCol w:w="1558"/>
            <w:gridCol w:w="8072"/>
          </w:tblGrid>
        </w:tblGridChange>
      </w:tblGrid>
      <w:tr w:rsidR="00BF6C68" w:rsidRPr="00D97445" w14:paraId="6D426729" w14:textId="77777777" w:rsidTr="00BF6C68">
        <w:trPr>
          <w:ins w:id="802" w:author="Kraig Hughes" w:date="2021-03-12T14:49:00Z"/>
        </w:trPr>
        <w:tc>
          <w:tcPr>
            <w:tcW w:w="1558" w:type="dxa"/>
            <w:shd w:val="clear" w:color="auto" w:fill="FFFF00"/>
            <w:tcPrChange w:id="803" w:author="Kraig Hughes" w:date="2021-03-12T14:51:00Z">
              <w:tcPr>
                <w:tcW w:w="1381" w:type="dxa"/>
                <w:shd w:val="clear" w:color="auto" w:fill="FFFF00"/>
              </w:tcPr>
            </w:tcPrChange>
          </w:tcPr>
          <w:p w14:paraId="729EED6C" w14:textId="77777777" w:rsidR="00BF6C68" w:rsidRPr="00D97445" w:rsidRDefault="00BF6C68" w:rsidP="00BF6C68">
            <w:pPr>
              <w:jc w:val="center"/>
              <w:rPr>
                <w:ins w:id="804" w:author="Kraig Hughes" w:date="2021-03-12T14:49:00Z"/>
                <w:b/>
                <w:bCs/>
                <w:i/>
                <w:color w:val="5E5E5E" w:themeColor="accent5" w:themeShade="80"/>
              </w:rPr>
            </w:pPr>
            <w:ins w:id="805" w:author="Kraig Hughes" w:date="2021-03-12T14:49:00Z">
              <w:r w:rsidRPr="00D97445">
                <w:rPr>
                  <w:b/>
                  <w:bCs/>
                  <w:i/>
                  <w:color w:val="5E5E5E" w:themeColor="accent5" w:themeShade="80"/>
                </w:rPr>
                <w:t>Component</w:t>
              </w:r>
            </w:ins>
          </w:p>
        </w:tc>
        <w:tc>
          <w:tcPr>
            <w:tcW w:w="8072" w:type="dxa"/>
            <w:shd w:val="clear" w:color="auto" w:fill="FFFF00"/>
            <w:tcPrChange w:id="806" w:author="Kraig Hughes" w:date="2021-03-12T14:51:00Z">
              <w:tcPr>
                <w:tcW w:w="8249" w:type="dxa"/>
                <w:shd w:val="clear" w:color="auto" w:fill="FFFF00"/>
              </w:tcPr>
            </w:tcPrChange>
          </w:tcPr>
          <w:p w14:paraId="56073328" w14:textId="77777777" w:rsidR="00BF6C68" w:rsidRPr="00D97445" w:rsidRDefault="00BF6C68" w:rsidP="00BF6C68">
            <w:pPr>
              <w:rPr>
                <w:ins w:id="807" w:author="Kraig Hughes" w:date="2021-03-12T14:49:00Z"/>
                <w:b/>
                <w:bCs/>
                <w:i/>
                <w:color w:val="5E5E5E" w:themeColor="accent5" w:themeShade="80"/>
              </w:rPr>
            </w:pPr>
            <w:ins w:id="808" w:author="Kraig Hughes" w:date="2021-03-12T14:49:00Z">
              <w:r w:rsidRPr="00D97445">
                <w:rPr>
                  <w:b/>
                  <w:bCs/>
                  <w:i/>
                  <w:color w:val="5E5E5E" w:themeColor="accent5" w:themeShade="80"/>
                </w:rPr>
                <w:t>Population Rule</w:t>
              </w:r>
            </w:ins>
          </w:p>
        </w:tc>
      </w:tr>
      <w:tr w:rsidR="00BF6C68" w:rsidRPr="00D97445" w14:paraId="15F13BC7" w14:textId="77777777" w:rsidTr="00BF6C68">
        <w:trPr>
          <w:ins w:id="809" w:author="Kraig Hughes" w:date="2021-03-12T14:49:00Z"/>
        </w:trPr>
        <w:tc>
          <w:tcPr>
            <w:tcW w:w="1558" w:type="dxa"/>
            <w:shd w:val="clear" w:color="auto" w:fill="auto"/>
            <w:tcPrChange w:id="810" w:author="Kraig Hughes" w:date="2021-03-12T14:51:00Z">
              <w:tcPr>
                <w:tcW w:w="1381" w:type="dxa"/>
                <w:shd w:val="clear" w:color="auto" w:fill="auto"/>
              </w:tcPr>
            </w:tcPrChange>
          </w:tcPr>
          <w:p w14:paraId="277C83BC" w14:textId="77777777" w:rsidR="00BF6C68" w:rsidRPr="00D97445" w:rsidRDefault="00BF6C68" w:rsidP="00BF6C68">
            <w:pPr>
              <w:rPr>
                <w:ins w:id="811" w:author="Kraig Hughes" w:date="2021-03-12T14:49:00Z"/>
                <w:color w:val="5E5E5E" w:themeColor="accent5" w:themeShade="80"/>
              </w:rPr>
            </w:pPr>
            <w:ins w:id="812" w:author="Kraig Hughes" w:date="2021-03-12T14:49:00Z">
              <w:r>
                <w:rPr>
                  <w:color w:val="5E5E5E" w:themeColor="accent5" w:themeShade="80"/>
                </w:rPr>
                <w:t>&lt;odbc driver&gt;</w:t>
              </w:r>
            </w:ins>
          </w:p>
        </w:tc>
        <w:tc>
          <w:tcPr>
            <w:tcW w:w="8072" w:type="dxa"/>
            <w:shd w:val="clear" w:color="auto" w:fill="auto"/>
            <w:tcPrChange w:id="813" w:author="Kraig Hughes" w:date="2021-03-12T14:51:00Z">
              <w:tcPr>
                <w:tcW w:w="8249" w:type="dxa"/>
                <w:shd w:val="clear" w:color="auto" w:fill="auto"/>
              </w:tcPr>
            </w:tcPrChange>
          </w:tcPr>
          <w:p w14:paraId="6ED6963D" w14:textId="77777777" w:rsidR="00BF6C68" w:rsidRDefault="00BF6C68" w:rsidP="00BF6C68">
            <w:pPr>
              <w:rPr>
                <w:ins w:id="814" w:author="Kraig Hughes" w:date="2021-03-12T14:49:00Z"/>
                <w:color w:val="5E5E5E" w:themeColor="accent5" w:themeShade="80"/>
              </w:rPr>
            </w:pPr>
            <w:ins w:id="815" w:author="Kraig Hughes" w:date="2021-03-12T14:49:00Z">
              <w:r>
                <w:rPr>
                  <w:color w:val="5E5E5E" w:themeColor="accent5" w:themeShade="80"/>
                </w:rPr>
                <w:t>The odbc driver used to connect to the source system. The list of available odbc drivers may expand beyond those listed here as additional drivers become available.</w:t>
              </w:r>
            </w:ins>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287"/>
              <w:gridCol w:w="6157"/>
            </w:tblGrid>
            <w:tr w:rsidR="00BF6C68" w:rsidRPr="00D97445" w14:paraId="2393925F" w14:textId="77777777" w:rsidTr="00BF6C68">
              <w:trPr>
                <w:ins w:id="816" w:author="Kraig Hughes" w:date="2021-03-12T14:49:00Z"/>
              </w:trPr>
              <w:tc>
                <w:tcPr>
                  <w:tcW w:w="1287" w:type="dxa"/>
                  <w:shd w:val="clear" w:color="auto" w:fill="FFFF00"/>
                </w:tcPr>
                <w:p w14:paraId="394EA549" w14:textId="77777777" w:rsidR="00BF6C68" w:rsidRPr="00D97445" w:rsidRDefault="00BF6C68" w:rsidP="00BF6C68">
                  <w:pPr>
                    <w:rPr>
                      <w:ins w:id="817" w:author="Kraig Hughes" w:date="2021-03-12T14:49:00Z"/>
                      <w:b/>
                      <w:i/>
                      <w:color w:val="5E5E5E" w:themeColor="accent5" w:themeShade="80"/>
                    </w:rPr>
                  </w:pPr>
                  <w:ins w:id="818" w:author="Kraig Hughes" w:date="2021-03-12T14:49:00Z">
                    <w:r w:rsidRPr="00D97445">
                      <w:rPr>
                        <w:b/>
                        <w:i/>
                        <w:color w:val="5E5E5E" w:themeColor="accent5" w:themeShade="80"/>
                      </w:rPr>
                      <w:t>Suffix</w:t>
                    </w:r>
                  </w:ins>
                </w:p>
              </w:tc>
              <w:tc>
                <w:tcPr>
                  <w:tcW w:w="6157" w:type="dxa"/>
                  <w:shd w:val="clear" w:color="auto" w:fill="FFFF00"/>
                </w:tcPr>
                <w:p w14:paraId="1927B691" w14:textId="77777777" w:rsidR="00BF6C68" w:rsidRPr="00D97445" w:rsidRDefault="00BF6C68" w:rsidP="00BF6C68">
                  <w:pPr>
                    <w:rPr>
                      <w:ins w:id="819" w:author="Kraig Hughes" w:date="2021-03-12T14:49:00Z"/>
                      <w:b/>
                      <w:i/>
                      <w:color w:val="5E5E5E" w:themeColor="accent5" w:themeShade="80"/>
                    </w:rPr>
                  </w:pPr>
                  <w:ins w:id="820" w:author="Kraig Hughes" w:date="2021-03-12T14:49:00Z">
                    <w:r w:rsidRPr="00D97445">
                      <w:rPr>
                        <w:b/>
                        <w:i/>
                        <w:color w:val="5E5E5E" w:themeColor="accent5" w:themeShade="80"/>
                      </w:rPr>
                      <w:t>Description</w:t>
                    </w:r>
                  </w:ins>
                </w:p>
              </w:tc>
            </w:tr>
            <w:tr w:rsidR="00BF6C68" w:rsidRPr="00D97445" w14:paraId="37707131" w14:textId="77777777" w:rsidTr="00BF6C68">
              <w:trPr>
                <w:ins w:id="821" w:author="Kraig Hughes" w:date="2021-03-12T14:49:00Z"/>
              </w:trPr>
              <w:tc>
                <w:tcPr>
                  <w:tcW w:w="1287" w:type="dxa"/>
                </w:tcPr>
                <w:p w14:paraId="6F631B1A" w14:textId="77777777" w:rsidR="00BF6C68" w:rsidRPr="00D97445" w:rsidRDefault="00BF6C68" w:rsidP="00BF6C68">
                  <w:pPr>
                    <w:rPr>
                      <w:ins w:id="822" w:author="Kraig Hughes" w:date="2021-03-12T14:49:00Z"/>
                      <w:color w:val="5E5E5E" w:themeColor="accent5" w:themeShade="80"/>
                    </w:rPr>
                  </w:pPr>
                  <w:ins w:id="823" w:author="Kraig Hughes" w:date="2021-03-12T14:49:00Z">
                    <w:r>
                      <w:rPr>
                        <w:color w:val="5E5E5E" w:themeColor="accent5" w:themeShade="80"/>
                      </w:rPr>
                      <w:t>Hdfs</w:t>
                    </w:r>
                  </w:ins>
                </w:p>
              </w:tc>
              <w:tc>
                <w:tcPr>
                  <w:tcW w:w="6157" w:type="dxa"/>
                </w:tcPr>
                <w:p w14:paraId="4813B76B" w14:textId="77777777" w:rsidR="00BF6C68" w:rsidRPr="00D97445" w:rsidRDefault="00BF6C68" w:rsidP="00BF6C68">
                  <w:pPr>
                    <w:rPr>
                      <w:ins w:id="824" w:author="Kraig Hughes" w:date="2021-03-12T14:49:00Z"/>
                      <w:color w:val="5E5E5E" w:themeColor="accent5" w:themeShade="80"/>
                    </w:rPr>
                  </w:pPr>
                  <w:ins w:id="825" w:author="Kraig Hughes" w:date="2021-03-12T14:49:00Z">
                    <w:r>
                      <w:rPr>
                        <w:color w:val="5E5E5E" w:themeColor="accent5" w:themeShade="80"/>
                      </w:rPr>
                      <w:t>Hdfs driver</w:t>
                    </w:r>
                  </w:ins>
                </w:p>
              </w:tc>
            </w:tr>
            <w:tr w:rsidR="00BF6C68" w:rsidRPr="00D97445" w14:paraId="5318B4F3" w14:textId="77777777" w:rsidTr="00BF6C68">
              <w:trPr>
                <w:ins w:id="826" w:author="Kraig Hughes" w:date="2021-03-12T14:49:00Z"/>
              </w:trPr>
              <w:tc>
                <w:tcPr>
                  <w:tcW w:w="1287" w:type="dxa"/>
                </w:tcPr>
                <w:p w14:paraId="6FB33F29" w14:textId="77777777" w:rsidR="00BF6C68" w:rsidRPr="00D97445" w:rsidRDefault="00BF6C68" w:rsidP="00BF6C68">
                  <w:pPr>
                    <w:rPr>
                      <w:ins w:id="827" w:author="Kraig Hughes" w:date="2021-03-12T14:49:00Z"/>
                      <w:color w:val="5E5E5E" w:themeColor="accent5" w:themeShade="80"/>
                    </w:rPr>
                  </w:pPr>
                  <w:ins w:id="828" w:author="Kraig Hughes" w:date="2021-03-12T14:49:00Z">
                    <w:r>
                      <w:rPr>
                        <w:color w:val="5E5E5E" w:themeColor="accent5" w:themeShade="80"/>
                      </w:rPr>
                      <w:t>Sql Server</w:t>
                    </w:r>
                  </w:ins>
                </w:p>
              </w:tc>
              <w:tc>
                <w:tcPr>
                  <w:tcW w:w="6157" w:type="dxa"/>
                </w:tcPr>
                <w:p w14:paraId="4A8B0A58" w14:textId="77777777" w:rsidR="00BF6C68" w:rsidRPr="00D97445" w:rsidRDefault="00BF6C68" w:rsidP="00BF6C68">
                  <w:pPr>
                    <w:rPr>
                      <w:ins w:id="829" w:author="Kraig Hughes" w:date="2021-03-12T14:49:00Z"/>
                      <w:color w:val="5E5E5E" w:themeColor="accent5" w:themeShade="80"/>
                    </w:rPr>
                  </w:pPr>
                  <w:ins w:id="830" w:author="Kraig Hughes" w:date="2021-03-12T14:49:00Z">
                    <w:r>
                      <w:rPr>
                        <w:color w:val="5E5E5E" w:themeColor="accent5" w:themeShade="80"/>
                      </w:rPr>
                      <w:t>SQL Server driver</w:t>
                    </w:r>
                  </w:ins>
                </w:p>
              </w:tc>
            </w:tr>
            <w:tr w:rsidR="00BF6C68" w:rsidRPr="00D97445" w14:paraId="1DDD8775" w14:textId="77777777" w:rsidTr="00BF6C68">
              <w:trPr>
                <w:ins w:id="831" w:author="Kraig Hughes" w:date="2021-03-12T14:49:00Z"/>
              </w:trPr>
              <w:tc>
                <w:tcPr>
                  <w:tcW w:w="1287" w:type="dxa"/>
                </w:tcPr>
                <w:p w14:paraId="75E2A617" w14:textId="77777777" w:rsidR="00BF6C68" w:rsidRPr="00D97445" w:rsidRDefault="00BF6C68" w:rsidP="00BF6C68">
                  <w:pPr>
                    <w:rPr>
                      <w:ins w:id="832" w:author="Kraig Hughes" w:date="2021-03-12T14:49:00Z"/>
                      <w:color w:val="5E5E5E" w:themeColor="accent5" w:themeShade="80"/>
                    </w:rPr>
                  </w:pPr>
                  <w:ins w:id="833" w:author="Kraig Hughes" w:date="2021-03-12T14:49:00Z">
                    <w:r>
                      <w:rPr>
                        <w:color w:val="5E5E5E" w:themeColor="accent5" w:themeShade="80"/>
                      </w:rPr>
                      <w:t>Teradata</w:t>
                    </w:r>
                  </w:ins>
                </w:p>
              </w:tc>
              <w:tc>
                <w:tcPr>
                  <w:tcW w:w="6157" w:type="dxa"/>
                </w:tcPr>
                <w:p w14:paraId="130ABC11" w14:textId="77777777" w:rsidR="00BF6C68" w:rsidRPr="00D97445" w:rsidRDefault="00BF6C68" w:rsidP="00BF6C68">
                  <w:pPr>
                    <w:rPr>
                      <w:ins w:id="834" w:author="Kraig Hughes" w:date="2021-03-12T14:49:00Z"/>
                      <w:color w:val="5E5E5E" w:themeColor="accent5" w:themeShade="80"/>
                    </w:rPr>
                  </w:pPr>
                  <w:ins w:id="835" w:author="Kraig Hughes" w:date="2021-03-12T14:49:00Z">
                    <w:r>
                      <w:rPr>
                        <w:color w:val="5E5E5E" w:themeColor="accent5" w:themeShade="80"/>
                      </w:rPr>
                      <w:t>TeraData driver</w:t>
                    </w:r>
                  </w:ins>
                </w:p>
              </w:tc>
            </w:tr>
            <w:tr w:rsidR="00BF6C68" w:rsidRPr="00D97445" w14:paraId="368EE282" w14:textId="77777777" w:rsidTr="00BF6C68">
              <w:trPr>
                <w:ins w:id="836" w:author="Kraig Hughes" w:date="2021-03-12T14:49:00Z"/>
              </w:trPr>
              <w:tc>
                <w:tcPr>
                  <w:tcW w:w="1287" w:type="dxa"/>
                </w:tcPr>
                <w:p w14:paraId="56A25E95" w14:textId="77777777" w:rsidR="00BF6C68" w:rsidRPr="00D97445" w:rsidRDefault="00BF6C68" w:rsidP="00BF6C68">
                  <w:pPr>
                    <w:rPr>
                      <w:ins w:id="837" w:author="Kraig Hughes" w:date="2021-03-12T14:49:00Z"/>
                      <w:color w:val="5E5E5E" w:themeColor="accent5" w:themeShade="80"/>
                    </w:rPr>
                  </w:pPr>
                  <w:ins w:id="838" w:author="Kraig Hughes" w:date="2021-03-12T14:49:00Z">
                    <w:r>
                      <w:rPr>
                        <w:color w:val="5E5E5E" w:themeColor="accent5" w:themeShade="80"/>
                      </w:rPr>
                      <w:t>MongoDb</w:t>
                    </w:r>
                  </w:ins>
                </w:p>
              </w:tc>
              <w:tc>
                <w:tcPr>
                  <w:tcW w:w="6157" w:type="dxa"/>
                </w:tcPr>
                <w:p w14:paraId="2E13541F" w14:textId="77777777" w:rsidR="00BF6C68" w:rsidRPr="00D97445" w:rsidRDefault="00BF6C68" w:rsidP="00BF6C68">
                  <w:pPr>
                    <w:rPr>
                      <w:ins w:id="839" w:author="Kraig Hughes" w:date="2021-03-12T14:49:00Z"/>
                      <w:color w:val="5E5E5E" w:themeColor="accent5" w:themeShade="80"/>
                    </w:rPr>
                  </w:pPr>
                  <w:ins w:id="840" w:author="Kraig Hughes" w:date="2021-03-12T14:49:00Z">
                    <w:r>
                      <w:rPr>
                        <w:color w:val="5E5E5E" w:themeColor="accent5" w:themeShade="80"/>
                      </w:rPr>
                      <w:t>MongoDB driver</w:t>
                    </w:r>
                  </w:ins>
                </w:p>
              </w:tc>
            </w:tr>
            <w:tr w:rsidR="00BF6C68" w:rsidRPr="00D97445" w14:paraId="4D2652E7" w14:textId="77777777" w:rsidTr="00BF6C68">
              <w:trPr>
                <w:ins w:id="841" w:author="Kraig Hughes" w:date="2021-03-12T14:49:00Z"/>
              </w:trPr>
              <w:tc>
                <w:tcPr>
                  <w:tcW w:w="1287" w:type="dxa"/>
                </w:tcPr>
                <w:p w14:paraId="22946660" w14:textId="77777777" w:rsidR="00BF6C68" w:rsidRDefault="00BF6C68" w:rsidP="00BF6C68">
                  <w:pPr>
                    <w:rPr>
                      <w:ins w:id="842" w:author="Kraig Hughes" w:date="2021-03-12T14:49:00Z"/>
                      <w:color w:val="5E5E5E" w:themeColor="accent5" w:themeShade="80"/>
                    </w:rPr>
                  </w:pPr>
                  <w:ins w:id="843" w:author="Kraig Hughes" w:date="2021-03-12T14:49:00Z">
                    <w:r>
                      <w:rPr>
                        <w:color w:val="5E5E5E" w:themeColor="accent5" w:themeShade="80"/>
                      </w:rPr>
                      <w:t>&lt;…&gt;</w:t>
                    </w:r>
                  </w:ins>
                </w:p>
              </w:tc>
              <w:tc>
                <w:tcPr>
                  <w:tcW w:w="6157" w:type="dxa"/>
                </w:tcPr>
                <w:p w14:paraId="32283FDA" w14:textId="77777777" w:rsidR="00BF6C68" w:rsidRDefault="00BF6C68" w:rsidP="00BF6C68">
                  <w:pPr>
                    <w:rPr>
                      <w:ins w:id="844" w:author="Kraig Hughes" w:date="2021-03-12T14:49:00Z"/>
                      <w:color w:val="5E5E5E" w:themeColor="accent5" w:themeShade="80"/>
                    </w:rPr>
                  </w:pPr>
                  <w:ins w:id="845" w:author="Kraig Hughes" w:date="2021-03-12T14:49:00Z">
                    <w:r>
                      <w:rPr>
                        <w:color w:val="5E5E5E" w:themeColor="accent5" w:themeShade="80"/>
                      </w:rPr>
                      <w:t>Others may become available as Polybase matures</w:t>
                    </w:r>
                  </w:ins>
                </w:p>
              </w:tc>
            </w:tr>
          </w:tbl>
          <w:p w14:paraId="52475769" w14:textId="77777777" w:rsidR="00BF6C68" w:rsidRPr="00D97445" w:rsidRDefault="00BF6C68" w:rsidP="00BF6C68">
            <w:pPr>
              <w:rPr>
                <w:ins w:id="846" w:author="Kraig Hughes" w:date="2021-03-12T14:49:00Z"/>
                <w:color w:val="5E5E5E" w:themeColor="accent5" w:themeShade="80"/>
              </w:rPr>
            </w:pPr>
          </w:p>
        </w:tc>
      </w:tr>
      <w:tr w:rsidR="00BF6C68" w:rsidRPr="00D97445" w14:paraId="0CEBD592" w14:textId="77777777" w:rsidTr="00BF6C68">
        <w:trPr>
          <w:ins w:id="847" w:author="Kraig Hughes" w:date="2021-03-12T14:49:00Z"/>
        </w:trPr>
        <w:tc>
          <w:tcPr>
            <w:tcW w:w="1558" w:type="dxa"/>
            <w:shd w:val="clear" w:color="auto" w:fill="auto"/>
            <w:tcPrChange w:id="848" w:author="Kraig Hughes" w:date="2021-03-12T14:51:00Z">
              <w:tcPr>
                <w:tcW w:w="1381" w:type="dxa"/>
                <w:shd w:val="clear" w:color="auto" w:fill="auto"/>
              </w:tcPr>
            </w:tcPrChange>
          </w:tcPr>
          <w:p w14:paraId="628EF298" w14:textId="77777777" w:rsidR="00BF6C68" w:rsidRPr="00D97445" w:rsidRDefault="00BF6C68" w:rsidP="00BF6C68">
            <w:pPr>
              <w:rPr>
                <w:ins w:id="849" w:author="Kraig Hughes" w:date="2021-03-12T14:49:00Z"/>
                <w:color w:val="5E5E5E" w:themeColor="accent5" w:themeShade="80"/>
              </w:rPr>
            </w:pPr>
            <w:ins w:id="850" w:author="Kraig Hughes" w:date="2021-03-12T14:49:00Z">
              <w:r w:rsidRPr="00D97445">
                <w:rPr>
                  <w:color w:val="5E5E5E" w:themeColor="accent5" w:themeShade="80"/>
                </w:rPr>
                <w:t>&lt;name&gt;</w:t>
              </w:r>
            </w:ins>
          </w:p>
        </w:tc>
        <w:tc>
          <w:tcPr>
            <w:tcW w:w="8072" w:type="dxa"/>
            <w:shd w:val="clear" w:color="auto" w:fill="auto"/>
            <w:tcPrChange w:id="851" w:author="Kraig Hughes" w:date="2021-03-12T14:51:00Z">
              <w:tcPr>
                <w:tcW w:w="8249" w:type="dxa"/>
                <w:shd w:val="clear" w:color="auto" w:fill="auto"/>
              </w:tcPr>
            </w:tcPrChange>
          </w:tcPr>
          <w:p w14:paraId="20FD9EFE" w14:textId="77777777" w:rsidR="00BF6C68" w:rsidRDefault="00BF6C68" w:rsidP="00BF6C68">
            <w:pPr>
              <w:rPr>
                <w:ins w:id="852" w:author="Kraig Hughes" w:date="2021-03-12T14:49:00Z"/>
                <w:color w:val="5E5E5E" w:themeColor="accent5" w:themeShade="80"/>
              </w:rPr>
            </w:pPr>
            <w:ins w:id="853" w:author="Kraig Hughes" w:date="2021-03-12T14:49:00Z">
              <w:r>
                <w:rPr>
                  <w:color w:val="5E5E5E" w:themeColor="accent5" w:themeShade="80"/>
                </w:rPr>
                <w:t>The name should be the common, recognizable name of the source system.</w:t>
              </w:r>
            </w:ins>
          </w:p>
          <w:p w14:paraId="3CC92DB9" w14:textId="77777777" w:rsidR="00BF6C68" w:rsidRPr="00D97445" w:rsidRDefault="00BF6C68" w:rsidP="00BF6C68">
            <w:pPr>
              <w:rPr>
                <w:ins w:id="854" w:author="Kraig Hughes" w:date="2021-03-12T14:49:00Z"/>
                <w:color w:val="5E5E5E" w:themeColor="accent5" w:themeShade="80"/>
              </w:rPr>
            </w:pPr>
            <w:ins w:id="855" w:author="Kraig Hughes" w:date="2021-03-12T14:49:00Z">
              <w:r w:rsidRPr="001D3979">
                <w:rPr>
                  <w:color w:val="5E5E5E" w:themeColor="accent5" w:themeShade="80"/>
                </w:rPr>
                <w:t>Provide as few words as possible to provide a clear meaning about the content or organization of the objects that are grouped together</w:t>
              </w:r>
              <w:r>
                <w:rPr>
                  <w:color w:val="5E5E5E" w:themeColor="accent5" w:themeShade="80"/>
                </w:rPr>
                <w:t>.</w:t>
              </w:r>
            </w:ins>
          </w:p>
        </w:tc>
      </w:tr>
      <w:tr w:rsidR="00BF6C68" w:rsidRPr="00D97445" w14:paraId="5B8F4DA3" w14:textId="77777777" w:rsidTr="00BF6C68">
        <w:trPr>
          <w:ins w:id="856" w:author="Kraig Hughes" w:date="2021-03-12T14:49:00Z"/>
        </w:trPr>
        <w:tc>
          <w:tcPr>
            <w:tcW w:w="1558" w:type="dxa"/>
            <w:shd w:val="clear" w:color="auto" w:fill="auto"/>
            <w:tcPrChange w:id="857" w:author="Kraig Hughes" w:date="2021-03-12T14:51:00Z">
              <w:tcPr>
                <w:tcW w:w="1381" w:type="dxa"/>
                <w:shd w:val="clear" w:color="auto" w:fill="auto"/>
              </w:tcPr>
            </w:tcPrChange>
          </w:tcPr>
          <w:p w14:paraId="4E6D00D4" w14:textId="77777777" w:rsidR="00BF6C68" w:rsidRPr="00D97445" w:rsidRDefault="00BF6C68" w:rsidP="00BF6C68">
            <w:pPr>
              <w:rPr>
                <w:ins w:id="858" w:author="Kraig Hughes" w:date="2021-03-12T14:49:00Z"/>
                <w:color w:val="5E5E5E" w:themeColor="accent5" w:themeShade="80"/>
              </w:rPr>
            </w:pPr>
            <w:ins w:id="859" w:author="Kraig Hughes" w:date="2021-03-12T14:49:00Z">
              <w:r>
                <w:rPr>
                  <w:color w:val="5E5E5E" w:themeColor="accent5" w:themeShade="80"/>
                </w:rPr>
                <w:t>&lt;region&gt;</w:t>
              </w:r>
            </w:ins>
          </w:p>
        </w:tc>
        <w:tc>
          <w:tcPr>
            <w:tcW w:w="8072" w:type="dxa"/>
            <w:shd w:val="clear" w:color="auto" w:fill="auto"/>
            <w:tcPrChange w:id="860" w:author="Kraig Hughes" w:date="2021-03-12T14:51:00Z">
              <w:tcPr>
                <w:tcW w:w="8249" w:type="dxa"/>
                <w:shd w:val="clear" w:color="auto" w:fill="auto"/>
              </w:tcPr>
            </w:tcPrChange>
          </w:tcPr>
          <w:p w14:paraId="46C5A719" w14:textId="77777777" w:rsidR="00BF6C68" w:rsidRPr="001D3979" w:rsidRDefault="00BF6C68" w:rsidP="00BF6C68">
            <w:pPr>
              <w:rPr>
                <w:ins w:id="861" w:author="Kraig Hughes" w:date="2021-03-12T14:49:00Z"/>
                <w:color w:val="5E5E5E" w:themeColor="accent5" w:themeShade="80"/>
              </w:rPr>
            </w:pPr>
            <w:ins w:id="862" w:author="Kraig Hughes" w:date="2021-03-12T14:49:00Z">
              <w:r w:rsidRPr="001D3979">
                <w:rPr>
                  <w:color w:val="5E5E5E" w:themeColor="accent5" w:themeShade="80"/>
                </w:rPr>
                <w:t>Required only for systems that are regionalized.  Systems with a central database can leave this out.  Underscore character followed by all uppercase region names from table below.</w:t>
              </w:r>
            </w:ins>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302"/>
              <w:gridCol w:w="6538"/>
            </w:tblGrid>
            <w:tr w:rsidR="00BF6C68" w:rsidRPr="001D3979" w14:paraId="396FE42F" w14:textId="77777777" w:rsidTr="00BF6C68">
              <w:trPr>
                <w:ins w:id="863" w:author="Kraig Hughes" w:date="2021-03-12T14:49:00Z"/>
              </w:trPr>
              <w:tc>
                <w:tcPr>
                  <w:tcW w:w="1302" w:type="dxa"/>
                  <w:shd w:val="clear" w:color="auto" w:fill="FFFF00"/>
                </w:tcPr>
                <w:p w14:paraId="27A83B02" w14:textId="77777777" w:rsidR="00BF6C68" w:rsidRPr="001D3979" w:rsidRDefault="00BF6C68" w:rsidP="00BF6C68">
                  <w:pPr>
                    <w:rPr>
                      <w:ins w:id="864" w:author="Kraig Hughes" w:date="2021-03-12T14:49:00Z"/>
                      <w:b/>
                      <w:color w:val="5E5E5E" w:themeColor="accent5" w:themeShade="80"/>
                    </w:rPr>
                  </w:pPr>
                  <w:ins w:id="865" w:author="Kraig Hughes" w:date="2021-03-12T14:49:00Z">
                    <w:r w:rsidRPr="001D3979">
                      <w:rPr>
                        <w:b/>
                        <w:color w:val="5E5E5E" w:themeColor="accent5" w:themeShade="80"/>
                      </w:rPr>
                      <w:t>Region</w:t>
                    </w:r>
                  </w:ins>
                </w:p>
              </w:tc>
              <w:tc>
                <w:tcPr>
                  <w:tcW w:w="6538" w:type="dxa"/>
                  <w:shd w:val="clear" w:color="auto" w:fill="FFFF00"/>
                </w:tcPr>
                <w:p w14:paraId="7BEC75CB" w14:textId="77777777" w:rsidR="00BF6C68" w:rsidRPr="001D3979" w:rsidRDefault="00BF6C68" w:rsidP="00BF6C68">
                  <w:pPr>
                    <w:rPr>
                      <w:ins w:id="866" w:author="Kraig Hughes" w:date="2021-03-12T14:49:00Z"/>
                      <w:b/>
                      <w:color w:val="5E5E5E" w:themeColor="accent5" w:themeShade="80"/>
                    </w:rPr>
                  </w:pPr>
                  <w:ins w:id="867" w:author="Kraig Hughes" w:date="2021-03-12T14:49:00Z">
                    <w:r w:rsidRPr="001D3979">
                      <w:rPr>
                        <w:b/>
                        <w:color w:val="5E5E5E" w:themeColor="accent5" w:themeShade="80"/>
                      </w:rPr>
                      <w:t>Description</w:t>
                    </w:r>
                  </w:ins>
                </w:p>
              </w:tc>
            </w:tr>
            <w:tr w:rsidR="00BF6C68" w:rsidRPr="001D3979" w14:paraId="716FE067" w14:textId="77777777" w:rsidTr="00BF6C68">
              <w:trPr>
                <w:ins w:id="868" w:author="Kraig Hughes" w:date="2021-03-12T14:49:00Z"/>
              </w:trPr>
              <w:tc>
                <w:tcPr>
                  <w:tcW w:w="1302" w:type="dxa"/>
                </w:tcPr>
                <w:p w14:paraId="1491A73C" w14:textId="77777777" w:rsidR="00BF6C68" w:rsidRPr="001D3979" w:rsidRDefault="00BF6C68" w:rsidP="00BF6C68">
                  <w:pPr>
                    <w:rPr>
                      <w:ins w:id="869" w:author="Kraig Hughes" w:date="2021-03-12T14:49:00Z"/>
                      <w:color w:val="5E5E5E" w:themeColor="accent5" w:themeShade="80"/>
                    </w:rPr>
                  </w:pPr>
                  <w:ins w:id="870" w:author="Kraig Hughes" w:date="2021-03-12T14:49:00Z">
                    <w:r w:rsidRPr="001D3979">
                      <w:rPr>
                        <w:rFonts w:cs="Courier New"/>
                        <w:b/>
                        <w:color w:val="5E5E5E" w:themeColor="accent5" w:themeShade="80"/>
                      </w:rPr>
                      <w:t>_</w:t>
                    </w:r>
                    <w:r w:rsidRPr="001D3979">
                      <w:rPr>
                        <w:color w:val="5E5E5E" w:themeColor="accent5" w:themeShade="80"/>
                      </w:rPr>
                      <w:t>APAC</w:t>
                    </w:r>
                  </w:ins>
                </w:p>
              </w:tc>
              <w:tc>
                <w:tcPr>
                  <w:tcW w:w="6538" w:type="dxa"/>
                </w:tcPr>
                <w:p w14:paraId="32C95934" w14:textId="77777777" w:rsidR="00BF6C68" w:rsidRPr="001D3979" w:rsidRDefault="00BF6C68" w:rsidP="00BF6C68">
                  <w:pPr>
                    <w:rPr>
                      <w:ins w:id="871" w:author="Kraig Hughes" w:date="2021-03-12T14:49:00Z"/>
                      <w:color w:val="5E5E5E" w:themeColor="accent5" w:themeShade="80"/>
                    </w:rPr>
                  </w:pPr>
                  <w:ins w:id="872" w:author="Kraig Hughes" w:date="2021-03-12T14:49:00Z">
                    <w:r w:rsidRPr="001D3979">
                      <w:rPr>
                        <w:color w:val="5E5E5E" w:themeColor="accent5" w:themeShade="80"/>
                      </w:rPr>
                      <w:t>Database is Asia Pacific regional server</w:t>
                    </w:r>
                  </w:ins>
                </w:p>
              </w:tc>
            </w:tr>
            <w:tr w:rsidR="00BF6C68" w:rsidRPr="001D3979" w14:paraId="46D64FCB" w14:textId="77777777" w:rsidTr="00BF6C68">
              <w:trPr>
                <w:ins w:id="873" w:author="Kraig Hughes" w:date="2021-03-12T14:49:00Z"/>
              </w:trPr>
              <w:tc>
                <w:tcPr>
                  <w:tcW w:w="1302" w:type="dxa"/>
                </w:tcPr>
                <w:p w14:paraId="6C00B851" w14:textId="77777777" w:rsidR="00BF6C68" w:rsidRPr="001D3979" w:rsidRDefault="00BF6C68" w:rsidP="00BF6C68">
                  <w:pPr>
                    <w:rPr>
                      <w:ins w:id="874" w:author="Kraig Hughes" w:date="2021-03-12T14:49:00Z"/>
                      <w:color w:val="5E5E5E" w:themeColor="accent5" w:themeShade="80"/>
                    </w:rPr>
                  </w:pPr>
                  <w:ins w:id="875" w:author="Kraig Hughes" w:date="2021-03-12T14:49:00Z">
                    <w:r w:rsidRPr="001D3979">
                      <w:rPr>
                        <w:rFonts w:cs="Courier New"/>
                        <w:b/>
                        <w:color w:val="5E5E5E" w:themeColor="accent5" w:themeShade="80"/>
                      </w:rPr>
                      <w:t>_</w:t>
                    </w:r>
                    <w:r w:rsidRPr="001D3979">
                      <w:rPr>
                        <w:color w:val="5E5E5E" w:themeColor="accent5" w:themeShade="80"/>
                      </w:rPr>
                      <w:t>AMER</w:t>
                    </w:r>
                  </w:ins>
                </w:p>
              </w:tc>
              <w:tc>
                <w:tcPr>
                  <w:tcW w:w="6538" w:type="dxa"/>
                </w:tcPr>
                <w:p w14:paraId="72ABE0A7" w14:textId="77777777" w:rsidR="00BF6C68" w:rsidRPr="001D3979" w:rsidRDefault="00BF6C68" w:rsidP="00BF6C68">
                  <w:pPr>
                    <w:rPr>
                      <w:ins w:id="876" w:author="Kraig Hughes" w:date="2021-03-12T14:49:00Z"/>
                      <w:color w:val="5E5E5E" w:themeColor="accent5" w:themeShade="80"/>
                    </w:rPr>
                  </w:pPr>
                  <w:ins w:id="877" w:author="Kraig Hughes" w:date="2021-03-12T14:49:00Z">
                    <w:r w:rsidRPr="001D3979">
                      <w:rPr>
                        <w:color w:val="5E5E5E" w:themeColor="accent5" w:themeShade="80"/>
                      </w:rPr>
                      <w:t>Database is Americas regional server</w:t>
                    </w:r>
                  </w:ins>
                </w:p>
              </w:tc>
            </w:tr>
            <w:tr w:rsidR="00BF6C68" w:rsidRPr="001D3979" w14:paraId="6CFE6164" w14:textId="77777777" w:rsidTr="00BF6C68">
              <w:trPr>
                <w:trHeight w:val="453"/>
                <w:ins w:id="878" w:author="Kraig Hughes" w:date="2021-03-12T14:49:00Z"/>
              </w:trPr>
              <w:tc>
                <w:tcPr>
                  <w:tcW w:w="1302" w:type="dxa"/>
                </w:tcPr>
                <w:p w14:paraId="26BFF298" w14:textId="77777777" w:rsidR="00BF6C68" w:rsidRPr="001D3979" w:rsidRDefault="00BF6C68" w:rsidP="00BF6C68">
                  <w:pPr>
                    <w:rPr>
                      <w:ins w:id="879" w:author="Kraig Hughes" w:date="2021-03-12T14:49:00Z"/>
                      <w:color w:val="5E5E5E" w:themeColor="accent5" w:themeShade="80"/>
                    </w:rPr>
                  </w:pPr>
                  <w:ins w:id="880" w:author="Kraig Hughes" w:date="2021-03-12T14:49:00Z">
                    <w:r w:rsidRPr="001D3979">
                      <w:rPr>
                        <w:rFonts w:cs="Courier New"/>
                        <w:b/>
                        <w:color w:val="5E5E5E" w:themeColor="accent5" w:themeShade="80"/>
                      </w:rPr>
                      <w:t>_</w:t>
                    </w:r>
                    <w:r w:rsidRPr="001D3979">
                      <w:rPr>
                        <w:color w:val="5E5E5E" w:themeColor="accent5" w:themeShade="80"/>
                      </w:rPr>
                      <w:t>EMEA</w:t>
                    </w:r>
                  </w:ins>
                </w:p>
              </w:tc>
              <w:tc>
                <w:tcPr>
                  <w:tcW w:w="6538" w:type="dxa"/>
                </w:tcPr>
                <w:p w14:paraId="2CCA6E83" w14:textId="77777777" w:rsidR="00BF6C68" w:rsidRPr="001D3979" w:rsidRDefault="00BF6C68" w:rsidP="00BF6C68">
                  <w:pPr>
                    <w:rPr>
                      <w:ins w:id="881" w:author="Kraig Hughes" w:date="2021-03-12T14:49:00Z"/>
                      <w:color w:val="5E5E5E" w:themeColor="accent5" w:themeShade="80"/>
                    </w:rPr>
                  </w:pPr>
                  <w:ins w:id="882" w:author="Kraig Hughes" w:date="2021-03-12T14:49:00Z">
                    <w:r w:rsidRPr="001D3979">
                      <w:rPr>
                        <w:color w:val="5E5E5E" w:themeColor="accent5" w:themeShade="80"/>
                      </w:rPr>
                      <w:t>Database is Europe regional server</w:t>
                    </w:r>
                  </w:ins>
                </w:p>
              </w:tc>
            </w:tr>
          </w:tbl>
          <w:p w14:paraId="75EB364E" w14:textId="77777777" w:rsidR="00BF6C68" w:rsidRDefault="00BF6C68" w:rsidP="00BF6C68">
            <w:pPr>
              <w:rPr>
                <w:ins w:id="883" w:author="Kraig Hughes" w:date="2021-03-12T14:49:00Z"/>
                <w:color w:val="5E5E5E" w:themeColor="accent5" w:themeShade="80"/>
              </w:rPr>
            </w:pPr>
          </w:p>
        </w:tc>
      </w:tr>
      <w:tr w:rsidR="00BF6C68" w:rsidRPr="00D97445" w14:paraId="1AB0518E" w14:textId="77777777" w:rsidTr="00BF6C68">
        <w:trPr>
          <w:ins w:id="884" w:author="Kraig Hughes" w:date="2021-03-12T14:49:00Z"/>
        </w:trPr>
        <w:tc>
          <w:tcPr>
            <w:tcW w:w="1558" w:type="dxa"/>
            <w:shd w:val="clear" w:color="auto" w:fill="auto"/>
            <w:tcPrChange w:id="885" w:author="Kraig Hughes" w:date="2021-03-12T14:51:00Z">
              <w:tcPr>
                <w:tcW w:w="1381" w:type="dxa"/>
                <w:shd w:val="clear" w:color="auto" w:fill="auto"/>
              </w:tcPr>
            </w:tcPrChange>
          </w:tcPr>
          <w:p w14:paraId="23A2576F" w14:textId="77777777" w:rsidR="00BF6C68" w:rsidRPr="00D97445" w:rsidRDefault="00BF6C68" w:rsidP="00BF6C68">
            <w:pPr>
              <w:rPr>
                <w:ins w:id="886" w:author="Kraig Hughes" w:date="2021-03-12T14:49:00Z"/>
                <w:color w:val="5E5E5E" w:themeColor="accent5" w:themeShade="80"/>
              </w:rPr>
            </w:pPr>
            <w:ins w:id="887" w:author="Kraig Hughes" w:date="2021-03-12T14:49:00Z">
              <w:r>
                <w:rPr>
                  <w:color w:val="5E5E5E" w:themeColor="accent5" w:themeShade="80"/>
                </w:rPr>
                <w:t>&lt;environment&gt;</w:t>
              </w:r>
            </w:ins>
          </w:p>
        </w:tc>
        <w:tc>
          <w:tcPr>
            <w:tcW w:w="8072" w:type="dxa"/>
            <w:shd w:val="clear" w:color="auto" w:fill="auto"/>
            <w:tcPrChange w:id="888" w:author="Kraig Hughes" w:date="2021-03-12T14:51:00Z">
              <w:tcPr>
                <w:tcW w:w="8249" w:type="dxa"/>
                <w:shd w:val="clear" w:color="auto" w:fill="auto"/>
              </w:tcPr>
            </w:tcPrChange>
          </w:tcPr>
          <w:p w14:paraId="26010269" w14:textId="77777777" w:rsidR="00BF6C68" w:rsidRPr="001D3979" w:rsidRDefault="00BF6C68" w:rsidP="00BF6C68">
            <w:pPr>
              <w:rPr>
                <w:ins w:id="889" w:author="Kraig Hughes" w:date="2021-03-12T14:49:00Z"/>
                <w:color w:val="5E5E5E" w:themeColor="accent5" w:themeShade="80"/>
              </w:rPr>
            </w:pPr>
            <w:ins w:id="890" w:author="Kraig Hughes" w:date="2021-03-12T14:49:00Z">
              <w:r w:rsidRPr="001D3979">
                <w:rPr>
                  <w:color w:val="5E5E5E" w:themeColor="accent5" w:themeShade="80"/>
                </w:rPr>
                <w:t>Underscore character followed by all uppercase suffix from table below designating the database’s purpose/environment.</w:t>
              </w:r>
            </w:ins>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308"/>
              <w:gridCol w:w="6532"/>
            </w:tblGrid>
            <w:tr w:rsidR="00BF6C68" w:rsidRPr="001D3979" w14:paraId="6C56B740" w14:textId="77777777" w:rsidTr="00BF6C68">
              <w:trPr>
                <w:ins w:id="891" w:author="Kraig Hughes" w:date="2021-03-12T14:49:00Z"/>
              </w:trPr>
              <w:tc>
                <w:tcPr>
                  <w:tcW w:w="1308" w:type="dxa"/>
                  <w:shd w:val="clear" w:color="auto" w:fill="FFFF00"/>
                </w:tcPr>
                <w:p w14:paraId="0FC63BC2" w14:textId="77777777" w:rsidR="00BF6C68" w:rsidRPr="001D3979" w:rsidRDefault="00BF6C68" w:rsidP="00BF6C68">
                  <w:pPr>
                    <w:rPr>
                      <w:ins w:id="892" w:author="Kraig Hughes" w:date="2021-03-12T14:49:00Z"/>
                      <w:b/>
                      <w:color w:val="5E5E5E" w:themeColor="accent5" w:themeShade="80"/>
                    </w:rPr>
                  </w:pPr>
                  <w:ins w:id="893" w:author="Kraig Hughes" w:date="2021-03-12T14:49:00Z">
                    <w:r w:rsidRPr="001D3979">
                      <w:rPr>
                        <w:b/>
                        <w:color w:val="5E5E5E" w:themeColor="accent5" w:themeShade="80"/>
                      </w:rPr>
                      <w:t>Suffix</w:t>
                    </w:r>
                  </w:ins>
                </w:p>
              </w:tc>
              <w:tc>
                <w:tcPr>
                  <w:tcW w:w="6532" w:type="dxa"/>
                  <w:shd w:val="clear" w:color="auto" w:fill="FFFF00"/>
                </w:tcPr>
                <w:p w14:paraId="42EF2B23" w14:textId="77777777" w:rsidR="00BF6C68" w:rsidRPr="001D3979" w:rsidRDefault="00BF6C68" w:rsidP="00BF6C68">
                  <w:pPr>
                    <w:rPr>
                      <w:ins w:id="894" w:author="Kraig Hughes" w:date="2021-03-12T14:49:00Z"/>
                      <w:b/>
                      <w:color w:val="5E5E5E" w:themeColor="accent5" w:themeShade="80"/>
                    </w:rPr>
                  </w:pPr>
                  <w:ins w:id="895" w:author="Kraig Hughes" w:date="2021-03-12T14:49:00Z">
                    <w:r w:rsidRPr="001D3979">
                      <w:rPr>
                        <w:b/>
                        <w:color w:val="5E5E5E" w:themeColor="accent5" w:themeShade="80"/>
                      </w:rPr>
                      <w:t>Description</w:t>
                    </w:r>
                  </w:ins>
                </w:p>
              </w:tc>
            </w:tr>
            <w:tr w:rsidR="00BF6C68" w:rsidRPr="001D3979" w14:paraId="1824404E" w14:textId="77777777" w:rsidTr="00BF6C68">
              <w:trPr>
                <w:ins w:id="896" w:author="Kraig Hughes" w:date="2021-03-12T14:49:00Z"/>
              </w:trPr>
              <w:tc>
                <w:tcPr>
                  <w:tcW w:w="1308" w:type="dxa"/>
                </w:tcPr>
                <w:p w14:paraId="55C114C6" w14:textId="77777777" w:rsidR="00BF6C68" w:rsidRPr="001D3979" w:rsidRDefault="00BF6C68" w:rsidP="00BF6C68">
                  <w:pPr>
                    <w:rPr>
                      <w:ins w:id="897" w:author="Kraig Hughes" w:date="2021-03-12T14:49:00Z"/>
                      <w:color w:val="5E5E5E" w:themeColor="accent5" w:themeShade="80"/>
                    </w:rPr>
                  </w:pPr>
                  <w:ins w:id="898" w:author="Kraig Hughes" w:date="2021-03-12T14:49:00Z">
                    <w:r w:rsidRPr="001D3979">
                      <w:rPr>
                        <w:rFonts w:cs="Courier New"/>
                        <w:b/>
                        <w:color w:val="5E5E5E" w:themeColor="accent5" w:themeShade="80"/>
                      </w:rPr>
                      <w:t>_</w:t>
                    </w:r>
                    <w:r w:rsidRPr="001D3979">
                      <w:rPr>
                        <w:color w:val="5E5E5E" w:themeColor="accent5" w:themeShade="80"/>
                      </w:rPr>
                      <w:t>PROD</w:t>
                    </w:r>
                  </w:ins>
                </w:p>
              </w:tc>
              <w:tc>
                <w:tcPr>
                  <w:tcW w:w="6532" w:type="dxa"/>
                </w:tcPr>
                <w:p w14:paraId="6B46D9F3" w14:textId="77777777" w:rsidR="00BF6C68" w:rsidRPr="001D3979" w:rsidRDefault="00BF6C68" w:rsidP="00BF6C68">
                  <w:pPr>
                    <w:rPr>
                      <w:ins w:id="899" w:author="Kraig Hughes" w:date="2021-03-12T14:49:00Z"/>
                      <w:color w:val="5E5E5E" w:themeColor="accent5" w:themeShade="80"/>
                    </w:rPr>
                  </w:pPr>
                  <w:ins w:id="900" w:author="Kraig Hughes" w:date="2021-03-12T14:49:00Z">
                    <w:r w:rsidRPr="001D3979">
                      <w:rPr>
                        <w:color w:val="5E5E5E" w:themeColor="accent5" w:themeShade="80"/>
                      </w:rPr>
                      <w:t>Database is used for Production purposes only</w:t>
                    </w:r>
                  </w:ins>
                </w:p>
              </w:tc>
            </w:tr>
            <w:tr w:rsidR="00BF6C68" w:rsidRPr="001D3979" w14:paraId="37AFD704" w14:textId="77777777" w:rsidTr="00BF6C68">
              <w:trPr>
                <w:ins w:id="901" w:author="Kraig Hughes" w:date="2021-03-12T14:49:00Z"/>
              </w:trPr>
              <w:tc>
                <w:tcPr>
                  <w:tcW w:w="1308" w:type="dxa"/>
                </w:tcPr>
                <w:p w14:paraId="41C3C215" w14:textId="77777777" w:rsidR="00BF6C68" w:rsidRPr="001D3979" w:rsidRDefault="00BF6C68" w:rsidP="00BF6C68">
                  <w:pPr>
                    <w:rPr>
                      <w:ins w:id="902" w:author="Kraig Hughes" w:date="2021-03-12T14:49:00Z"/>
                      <w:color w:val="5E5E5E" w:themeColor="accent5" w:themeShade="80"/>
                    </w:rPr>
                  </w:pPr>
                  <w:ins w:id="903" w:author="Kraig Hughes" w:date="2021-03-12T14:49:00Z">
                    <w:r w:rsidRPr="001D3979">
                      <w:rPr>
                        <w:rFonts w:cs="Courier New"/>
                        <w:b/>
                        <w:color w:val="5E5E5E" w:themeColor="accent5" w:themeShade="80"/>
                      </w:rPr>
                      <w:t>_</w:t>
                    </w:r>
                    <w:r w:rsidRPr="001D3979">
                      <w:rPr>
                        <w:color w:val="5E5E5E" w:themeColor="accent5" w:themeShade="80"/>
                      </w:rPr>
                      <w:t>QA</w:t>
                    </w:r>
                  </w:ins>
                </w:p>
              </w:tc>
              <w:tc>
                <w:tcPr>
                  <w:tcW w:w="6532" w:type="dxa"/>
                </w:tcPr>
                <w:p w14:paraId="0DF97FFD" w14:textId="77777777" w:rsidR="00BF6C68" w:rsidRPr="001D3979" w:rsidRDefault="00BF6C68" w:rsidP="00BF6C68">
                  <w:pPr>
                    <w:rPr>
                      <w:ins w:id="904" w:author="Kraig Hughes" w:date="2021-03-12T14:49:00Z"/>
                      <w:color w:val="5E5E5E" w:themeColor="accent5" w:themeShade="80"/>
                    </w:rPr>
                  </w:pPr>
                  <w:ins w:id="905" w:author="Kraig Hughes" w:date="2021-03-12T14:49:00Z">
                    <w:r w:rsidRPr="001D3979">
                      <w:rPr>
                        <w:color w:val="5E5E5E" w:themeColor="accent5" w:themeShade="80"/>
                      </w:rPr>
                      <w:t>Database is used for Quality Assurance verification</w:t>
                    </w:r>
                  </w:ins>
                </w:p>
              </w:tc>
            </w:tr>
            <w:tr w:rsidR="00BF6C68" w:rsidRPr="001D3979" w14:paraId="5488F2D8" w14:textId="77777777" w:rsidTr="00BF6C68">
              <w:trPr>
                <w:ins w:id="906" w:author="Kraig Hughes" w:date="2021-03-12T14:49:00Z"/>
              </w:trPr>
              <w:tc>
                <w:tcPr>
                  <w:tcW w:w="1308" w:type="dxa"/>
                </w:tcPr>
                <w:p w14:paraId="6FD88094" w14:textId="77777777" w:rsidR="00BF6C68" w:rsidRPr="001D3979" w:rsidRDefault="00BF6C68" w:rsidP="00BF6C68">
                  <w:pPr>
                    <w:rPr>
                      <w:ins w:id="907" w:author="Kraig Hughes" w:date="2021-03-12T14:49:00Z"/>
                      <w:color w:val="5E5E5E" w:themeColor="accent5" w:themeShade="80"/>
                    </w:rPr>
                  </w:pPr>
                  <w:ins w:id="908" w:author="Kraig Hughes" w:date="2021-03-12T14:49:00Z">
                    <w:r w:rsidRPr="001D3979">
                      <w:rPr>
                        <w:rFonts w:cs="Courier New"/>
                        <w:b/>
                        <w:color w:val="5E5E5E" w:themeColor="accent5" w:themeShade="80"/>
                      </w:rPr>
                      <w:t>_</w:t>
                    </w:r>
                    <w:r w:rsidRPr="001D3979">
                      <w:rPr>
                        <w:color w:val="5E5E5E" w:themeColor="accent5" w:themeShade="80"/>
                      </w:rPr>
                      <w:t>TRN</w:t>
                    </w:r>
                  </w:ins>
                </w:p>
              </w:tc>
              <w:tc>
                <w:tcPr>
                  <w:tcW w:w="6532" w:type="dxa"/>
                </w:tcPr>
                <w:p w14:paraId="5FC99C95" w14:textId="77777777" w:rsidR="00BF6C68" w:rsidRPr="001D3979" w:rsidRDefault="00BF6C68" w:rsidP="00BF6C68">
                  <w:pPr>
                    <w:rPr>
                      <w:ins w:id="909" w:author="Kraig Hughes" w:date="2021-03-12T14:49:00Z"/>
                      <w:color w:val="5E5E5E" w:themeColor="accent5" w:themeShade="80"/>
                    </w:rPr>
                  </w:pPr>
                  <w:ins w:id="910" w:author="Kraig Hughes" w:date="2021-03-12T14:49:00Z">
                    <w:r w:rsidRPr="001D3979">
                      <w:rPr>
                        <w:color w:val="5E5E5E" w:themeColor="accent5" w:themeShade="80"/>
                      </w:rPr>
                      <w:t>Database is used for training purposes</w:t>
                    </w:r>
                  </w:ins>
                </w:p>
              </w:tc>
            </w:tr>
            <w:tr w:rsidR="00BF6C68" w:rsidRPr="001D3979" w14:paraId="758340C2" w14:textId="77777777" w:rsidTr="00BF6C68">
              <w:trPr>
                <w:ins w:id="911" w:author="Kraig Hughes" w:date="2021-03-12T14:49:00Z"/>
              </w:trPr>
              <w:tc>
                <w:tcPr>
                  <w:tcW w:w="1308" w:type="dxa"/>
                </w:tcPr>
                <w:p w14:paraId="24D925D5" w14:textId="77777777" w:rsidR="00BF6C68" w:rsidRPr="001D3979" w:rsidRDefault="00BF6C68" w:rsidP="00BF6C68">
                  <w:pPr>
                    <w:rPr>
                      <w:ins w:id="912" w:author="Kraig Hughes" w:date="2021-03-12T14:49:00Z"/>
                      <w:color w:val="5E5E5E" w:themeColor="accent5" w:themeShade="80"/>
                    </w:rPr>
                  </w:pPr>
                  <w:ins w:id="913" w:author="Kraig Hughes" w:date="2021-03-12T14:49:00Z">
                    <w:r w:rsidRPr="001D3979">
                      <w:rPr>
                        <w:rFonts w:cs="Courier New"/>
                        <w:b/>
                        <w:color w:val="5E5E5E" w:themeColor="accent5" w:themeShade="80"/>
                      </w:rPr>
                      <w:t>_</w:t>
                    </w:r>
                    <w:r w:rsidRPr="001D3979">
                      <w:rPr>
                        <w:color w:val="5E5E5E" w:themeColor="accent5" w:themeShade="80"/>
                      </w:rPr>
                      <w:t>TEST</w:t>
                    </w:r>
                  </w:ins>
                </w:p>
              </w:tc>
              <w:tc>
                <w:tcPr>
                  <w:tcW w:w="6532" w:type="dxa"/>
                </w:tcPr>
                <w:p w14:paraId="398D1C4B" w14:textId="77777777" w:rsidR="00BF6C68" w:rsidRPr="001D3979" w:rsidRDefault="00BF6C68" w:rsidP="00BF6C68">
                  <w:pPr>
                    <w:rPr>
                      <w:ins w:id="914" w:author="Kraig Hughes" w:date="2021-03-12T14:49:00Z"/>
                      <w:color w:val="5E5E5E" w:themeColor="accent5" w:themeShade="80"/>
                    </w:rPr>
                  </w:pPr>
                  <w:ins w:id="915" w:author="Kraig Hughes" w:date="2021-03-12T14:49:00Z">
                    <w:r w:rsidRPr="001D3979">
                      <w:rPr>
                        <w:color w:val="5E5E5E" w:themeColor="accent5" w:themeShade="80"/>
                      </w:rPr>
                      <w:t>Database is used for developer testing</w:t>
                    </w:r>
                  </w:ins>
                </w:p>
              </w:tc>
            </w:tr>
            <w:tr w:rsidR="00BF6C68" w:rsidRPr="001D3979" w14:paraId="1B0DE49E" w14:textId="77777777" w:rsidTr="00BF6C68">
              <w:trPr>
                <w:ins w:id="916" w:author="Kraig Hughes" w:date="2021-03-12T14:49:00Z"/>
              </w:trPr>
              <w:tc>
                <w:tcPr>
                  <w:tcW w:w="1308" w:type="dxa"/>
                </w:tcPr>
                <w:p w14:paraId="475858AC" w14:textId="77777777" w:rsidR="00BF6C68" w:rsidRPr="001D3979" w:rsidRDefault="00BF6C68" w:rsidP="00BF6C68">
                  <w:pPr>
                    <w:rPr>
                      <w:ins w:id="917" w:author="Kraig Hughes" w:date="2021-03-12T14:49:00Z"/>
                      <w:color w:val="5E5E5E" w:themeColor="accent5" w:themeShade="80"/>
                    </w:rPr>
                  </w:pPr>
                  <w:ins w:id="918" w:author="Kraig Hughes" w:date="2021-03-12T14:49:00Z">
                    <w:r w:rsidRPr="001D3979">
                      <w:rPr>
                        <w:rFonts w:cs="Courier New"/>
                        <w:b/>
                        <w:color w:val="5E5E5E" w:themeColor="accent5" w:themeShade="80"/>
                      </w:rPr>
                      <w:t>_</w:t>
                    </w:r>
                    <w:r w:rsidRPr="001D3979">
                      <w:rPr>
                        <w:color w:val="5E5E5E" w:themeColor="accent5" w:themeShade="80"/>
                      </w:rPr>
                      <w:t>DEV</w:t>
                    </w:r>
                  </w:ins>
                </w:p>
              </w:tc>
              <w:tc>
                <w:tcPr>
                  <w:tcW w:w="6532" w:type="dxa"/>
                </w:tcPr>
                <w:p w14:paraId="234EA49D" w14:textId="77777777" w:rsidR="00BF6C68" w:rsidRPr="001D3979" w:rsidRDefault="00BF6C68" w:rsidP="00BF6C68">
                  <w:pPr>
                    <w:rPr>
                      <w:ins w:id="919" w:author="Kraig Hughes" w:date="2021-03-12T14:49:00Z"/>
                      <w:color w:val="5E5E5E" w:themeColor="accent5" w:themeShade="80"/>
                    </w:rPr>
                  </w:pPr>
                  <w:ins w:id="920" w:author="Kraig Hughes" w:date="2021-03-12T14:49:00Z">
                    <w:r w:rsidRPr="001D3979">
                      <w:rPr>
                        <w:color w:val="5E5E5E" w:themeColor="accent5" w:themeShade="80"/>
                      </w:rPr>
                      <w:t>Database is used for development purposes</w:t>
                    </w:r>
                  </w:ins>
                </w:p>
              </w:tc>
            </w:tr>
            <w:tr w:rsidR="00BF6C68" w:rsidRPr="001D3979" w14:paraId="4DB207F9" w14:textId="77777777" w:rsidTr="00BF6C68">
              <w:trPr>
                <w:ins w:id="921" w:author="Kraig Hughes" w:date="2021-03-12T14:49:00Z"/>
              </w:trPr>
              <w:tc>
                <w:tcPr>
                  <w:tcW w:w="1308" w:type="dxa"/>
                </w:tcPr>
                <w:p w14:paraId="7F08431B" w14:textId="77777777" w:rsidR="00BF6C68" w:rsidRPr="001D3979" w:rsidRDefault="00BF6C68" w:rsidP="00BF6C68">
                  <w:pPr>
                    <w:rPr>
                      <w:ins w:id="922" w:author="Kraig Hughes" w:date="2021-03-12T14:49:00Z"/>
                      <w:color w:val="5E5E5E" w:themeColor="accent5" w:themeShade="80"/>
                    </w:rPr>
                  </w:pPr>
                  <w:ins w:id="923" w:author="Kraig Hughes" w:date="2021-03-12T14:49:00Z">
                    <w:r w:rsidRPr="001D3979">
                      <w:rPr>
                        <w:rFonts w:cs="Courier New"/>
                        <w:b/>
                        <w:color w:val="5E5E5E" w:themeColor="accent5" w:themeShade="80"/>
                      </w:rPr>
                      <w:t>_</w:t>
                    </w:r>
                    <w:r w:rsidRPr="001D3979">
                      <w:rPr>
                        <w:color w:val="5E5E5E" w:themeColor="accent5" w:themeShade="80"/>
                      </w:rPr>
                      <w:t>PRODFIX</w:t>
                    </w:r>
                  </w:ins>
                </w:p>
              </w:tc>
              <w:tc>
                <w:tcPr>
                  <w:tcW w:w="6532" w:type="dxa"/>
                </w:tcPr>
                <w:p w14:paraId="7B036E79" w14:textId="77777777" w:rsidR="00BF6C68" w:rsidRPr="001D3979" w:rsidRDefault="00BF6C68" w:rsidP="00BF6C68">
                  <w:pPr>
                    <w:rPr>
                      <w:ins w:id="924" w:author="Kraig Hughes" w:date="2021-03-12T14:49:00Z"/>
                      <w:color w:val="5E5E5E" w:themeColor="accent5" w:themeShade="80"/>
                    </w:rPr>
                  </w:pPr>
                  <w:ins w:id="925" w:author="Kraig Hughes" w:date="2021-03-12T14:49:00Z">
                    <w:r w:rsidRPr="001D3979">
                      <w:rPr>
                        <w:color w:val="5E5E5E" w:themeColor="accent5" w:themeShade="80"/>
                      </w:rPr>
                      <w:t>Database is used for hot fixes to production</w:t>
                    </w:r>
                  </w:ins>
                </w:p>
              </w:tc>
            </w:tr>
          </w:tbl>
          <w:p w14:paraId="41E8CA93" w14:textId="77777777" w:rsidR="00BF6C68" w:rsidRDefault="00BF6C68" w:rsidP="00BF6C68">
            <w:pPr>
              <w:rPr>
                <w:ins w:id="926" w:author="Kraig Hughes" w:date="2021-03-12T14:49:00Z"/>
                <w:color w:val="5E5E5E" w:themeColor="accent5" w:themeShade="80"/>
              </w:rPr>
            </w:pPr>
          </w:p>
        </w:tc>
      </w:tr>
    </w:tbl>
    <w:p w14:paraId="7A5BA888" w14:textId="77777777" w:rsidR="00BF6C68" w:rsidRPr="00D97445" w:rsidRDefault="00BF6C68" w:rsidP="00BF6C68">
      <w:pPr>
        <w:rPr>
          <w:ins w:id="927" w:author="Kraig Hughes" w:date="2021-03-12T14:49:00Z"/>
          <w:color w:val="5E5E5E" w:themeColor="accent5" w:themeShade="80"/>
          <w:u w:val="single"/>
        </w:rPr>
      </w:pPr>
      <w:ins w:id="928" w:author="Kraig Hughes" w:date="2021-03-12T14:49:00Z">
        <w:r w:rsidRPr="00D97445">
          <w:rPr>
            <w:color w:val="5E5E5E" w:themeColor="accent5" w:themeShade="80"/>
            <w:u w:val="single"/>
          </w:rPr>
          <w:t>Examples</w:t>
        </w:r>
      </w:ins>
    </w:p>
    <w:p w14:paraId="295D56CE" w14:textId="1DA180DD" w:rsidR="00BF6C68" w:rsidRDefault="00BF6C68" w:rsidP="00BF6C68">
      <w:pPr>
        <w:numPr>
          <w:ilvl w:val="0"/>
          <w:numId w:val="25"/>
        </w:numPr>
        <w:spacing w:before="0" w:after="0" w:line="240" w:lineRule="auto"/>
        <w:rPr>
          <w:ins w:id="929" w:author="Kraig Hughes" w:date="2021-03-12T14:49:00Z"/>
          <w:color w:val="5E5E5E" w:themeColor="accent5" w:themeShade="80"/>
        </w:rPr>
      </w:pPr>
      <w:ins w:id="930" w:author="Kraig Hughes" w:date="2021-03-12T14:49:00Z">
        <w:r>
          <w:rPr>
            <w:color w:val="5E5E5E" w:themeColor="accent5" w:themeShade="80"/>
          </w:rPr>
          <w:t>SqlServerGsf_AMER_QA (SQL Server driver, GSF source system, AMER region, QA source environment)</w:t>
        </w:r>
      </w:ins>
    </w:p>
    <w:p w14:paraId="7CD7D7CD" w14:textId="2CD37934" w:rsidR="00BF6C68" w:rsidRDefault="00BF6C68" w:rsidP="00BF6C68">
      <w:pPr>
        <w:numPr>
          <w:ilvl w:val="0"/>
          <w:numId w:val="25"/>
        </w:numPr>
        <w:spacing w:before="0" w:after="0" w:line="240" w:lineRule="auto"/>
        <w:rPr>
          <w:ins w:id="931" w:author="Kraig Hughes" w:date="2021-03-12T14:49:00Z"/>
          <w:color w:val="5E5E5E" w:themeColor="accent5" w:themeShade="80"/>
        </w:rPr>
      </w:pPr>
      <w:ins w:id="932" w:author="Kraig Hughes" w:date="2021-03-12T14:49:00Z">
        <w:r>
          <w:rPr>
            <w:color w:val="5E5E5E" w:themeColor="accent5" w:themeShade="80"/>
          </w:rPr>
          <w:t>SQLServerBI_PROD (SQL Server driver, BI source system, PROD source environment)</w:t>
        </w:r>
      </w:ins>
    </w:p>
    <w:p w14:paraId="7F7ED1CC" w14:textId="48AAD513" w:rsidR="00BF6C68" w:rsidRPr="00D97445" w:rsidRDefault="00BF6C68" w:rsidP="00BF6C68">
      <w:pPr>
        <w:numPr>
          <w:ilvl w:val="0"/>
          <w:numId w:val="25"/>
        </w:numPr>
        <w:spacing w:before="0" w:after="0" w:line="240" w:lineRule="auto"/>
        <w:rPr>
          <w:ins w:id="933" w:author="Kraig Hughes" w:date="2021-03-12T14:49:00Z"/>
          <w:color w:val="5E5E5E" w:themeColor="accent5" w:themeShade="80"/>
        </w:rPr>
      </w:pPr>
      <w:ins w:id="934" w:author="Kraig Hughes" w:date="2021-03-12T14:49:00Z">
        <w:r>
          <w:rPr>
            <w:color w:val="5E5E5E" w:themeColor="accent5" w:themeShade="80"/>
          </w:rPr>
          <w:t>OracleJde_PROD (Oracle driver, JDE source system, PROD source environment)</w:t>
        </w:r>
      </w:ins>
    </w:p>
    <w:p w14:paraId="2046B4D1" w14:textId="77777777" w:rsidR="00BF6C68" w:rsidRPr="00D97445" w:rsidRDefault="00BF6C68" w:rsidP="00BF6C68">
      <w:pPr>
        <w:spacing w:before="0" w:after="0" w:line="240" w:lineRule="auto"/>
        <w:rPr>
          <w:ins w:id="935" w:author="Kraig Hughes" w:date="2021-03-12T08:43:00Z"/>
          <w:color w:val="5E5E5E" w:themeColor="accent5" w:themeShade="80"/>
        </w:rPr>
        <w:pPrChange w:id="936" w:author="Kraig Hughes" w:date="2021-03-12T14:49:00Z">
          <w:pPr>
            <w:numPr>
              <w:numId w:val="25"/>
            </w:numPr>
            <w:spacing w:before="0" w:after="0" w:line="240" w:lineRule="auto"/>
            <w:ind w:left="720" w:hanging="360"/>
          </w:pPr>
        </w:pPrChange>
      </w:pPr>
    </w:p>
    <w:p w14:paraId="7BB8625E" w14:textId="77777777" w:rsidR="00557BDC" w:rsidRPr="00D97445" w:rsidRDefault="00557BDC" w:rsidP="00557BDC">
      <w:pPr>
        <w:spacing w:before="0" w:after="0" w:line="240" w:lineRule="auto"/>
        <w:rPr>
          <w:color w:val="5E5E5E" w:themeColor="accent5" w:themeShade="80"/>
        </w:rPr>
        <w:pPrChange w:id="937" w:author="Kraig Hughes" w:date="2021-03-12T08:43:00Z">
          <w:pPr>
            <w:numPr>
              <w:numId w:val="25"/>
            </w:numPr>
            <w:spacing w:before="0" w:after="0" w:line="240" w:lineRule="auto"/>
            <w:ind w:left="720" w:hanging="360"/>
          </w:pPr>
        </w:pPrChange>
      </w:pPr>
    </w:p>
    <w:p w14:paraId="3DEBAD3F" w14:textId="77777777" w:rsidR="00051AF1" w:rsidRDefault="00051AF1" w:rsidP="00051AF1">
      <w:pPr>
        <w:pStyle w:val="Heading2"/>
      </w:pPr>
      <w:bookmarkStart w:id="938" w:name="_Toc33791638"/>
      <w:r>
        <w:t>User Defined Table Type</w:t>
      </w:r>
      <w:bookmarkEnd w:id="938"/>
    </w:p>
    <w:p w14:paraId="3DEBAD40" w14:textId="77777777" w:rsidR="006F51A4" w:rsidRPr="00D97445" w:rsidRDefault="006F51A4" w:rsidP="006F51A4">
      <w:pPr>
        <w:rPr>
          <w:color w:val="5E5E5E" w:themeColor="accent5" w:themeShade="80"/>
        </w:rPr>
      </w:pPr>
      <w:r w:rsidRPr="00D97445">
        <w:rPr>
          <w:color w:val="5E5E5E" w:themeColor="accent5" w:themeShade="80"/>
        </w:rPr>
        <w:t>Syntax:</w:t>
      </w:r>
    </w:p>
    <w:p w14:paraId="3DEBAD41" w14:textId="77777777" w:rsidR="006F51A4" w:rsidRPr="00D97445" w:rsidRDefault="006F51A4" w:rsidP="006F51A4">
      <w:pPr>
        <w:rPr>
          <w:color w:val="5E5E5E" w:themeColor="accent5" w:themeShade="80"/>
        </w:rPr>
      </w:pPr>
      <w:r w:rsidRPr="00D97445">
        <w:rPr>
          <w:rFonts w:cs="Courier New"/>
          <w:b/>
          <w:color w:val="5E5E5E" w:themeColor="accent5" w:themeShade="80"/>
        </w:rPr>
        <w:t>{utt_}{&lt;name&gt;[...</w:t>
      </w:r>
      <w:r w:rsidRPr="00D97445">
        <w:rPr>
          <w:rFonts w:cs="Courier New"/>
          <w:b/>
          <w:i/>
          <w:iCs/>
          <w:color w:val="5E5E5E" w:themeColor="accent5" w:themeShade="80"/>
        </w:rPr>
        <w:t>n</w:t>
      </w:r>
      <w:r w:rsidRPr="00D97445">
        <w:rPr>
          <w:rFonts w:cs="Courier New"/>
          <w:b/>
          <w:color w:val="5E5E5E" w:themeColor="accent5" w:themeShade="80"/>
        </w:rPr>
        <w:t>]}</w:t>
      </w:r>
    </w:p>
    <w:tbl>
      <w:tblPr>
        <w:tblW w:w="963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381"/>
        <w:gridCol w:w="8249"/>
      </w:tblGrid>
      <w:tr w:rsidR="00D97445" w:rsidRPr="00D97445" w14:paraId="3DEBAD44" w14:textId="77777777" w:rsidTr="006F51A4">
        <w:tc>
          <w:tcPr>
            <w:tcW w:w="1381" w:type="dxa"/>
            <w:shd w:val="clear" w:color="auto" w:fill="FFFF00"/>
          </w:tcPr>
          <w:p w14:paraId="3DEBAD42" w14:textId="77777777" w:rsidR="006F51A4" w:rsidRPr="00D97445" w:rsidRDefault="006F51A4" w:rsidP="007F28AE">
            <w:pPr>
              <w:jc w:val="center"/>
              <w:rPr>
                <w:b/>
                <w:bCs/>
                <w:i/>
                <w:color w:val="5E5E5E" w:themeColor="accent5" w:themeShade="80"/>
              </w:rPr>
            </w:pPr>
            <w:r w:rsidRPr="00D97445">
              <w:rPr>
                <w:b/>
                <w:bCs/>
                <w:i/>
                <w:color w:val="5E5E5E" w:themeColor="accent5" w:themeShade="80"/>
              </w:rPr>
              <w:t>Component</w:t>
            </w:r>
          </w:p>
        </w:tc>
        <w:tc>
          <w:tcPr>
            <w:tcW w:w="8249" w:type="dxa"/>
            <w:shd w:val="clear" w:color="auto" w:fill="FFFF00"/>
          </w:tcPr>
          <w:p w14:paraId="3DEBAD43" w14:textId="77777777" w:rsidR="006F51A4" w:rsidRPr="00D97445" w:rsidRDefault="006F51A4" w:rsidP="007F28AE">
            <w:pPr>
              <w:rPr>
                <w:b/>
                <w:bCs/>
                <w:i/>
                <w:color w:val="5E5E5E" w:themeColor="accent5" w:themeShade="80"/>
              </w:rPr>
            </w:pPr>
            <w:r w:rsidRPr="00D97445">
              <w:rPr>
                <w:b/>
                <w:bCs/>
                <w:i/>
                <w:color w:val="5E5E5E" w:themeColor="accent5" w:themeShade="80"/>
              </w:rPr>
              <w:t>Population Rule</w:t>
            </w:r>
          </w:p>
        </w:tc>
      </w:tr>
      <w:tr w:rsidR="00D97445" w:rsidRPr="00D97445" w14:paraId="3DEBAD47" w14:textId="77777777" w:rsidTr="006F51A4">
        <w:tc>
          <w:tcPr>
            <w:tcW w:w="1381" w:type="dxa"/>
            <w:shd w:val="clear" w:color="auto" w:fill="auto"/>
          </w:tcPr>
          <w:p w14:paraId="3DEBAD45" w14:textId="77777777" w:rsidR="006F51A4" w:rsidRPr="00D97445" w:rsidRDefault="006F51A4" w:rsidP="007F28AE">
            <w:pPr>
              <w:rPr>
                <w:color w:val="5E5E5E" w:themeColor="accent5" w:themeShade="80"/>
              </w:rPr>
            </w:pPr>
            <w:r w:rsidRPr="00D97445">
              <w:rPr>
                <w:color w:val="5E5E5E" w:themeColor="accent5" w:themeShade="80"/>
              </w:rPr>
              <w:t>utt_</w:t>
            </w:r>
          </w:p>
        </w:tc>
        <w:tc>
          <w:tcPr>
            <w:tcW w:w="8249" w:type="dxa"/>
            <w:shd w:val="clear" w:color="auto" w:fill="auto"/>
          </w:tcPr>
          <w:p w14:paraId="3DEBAD46" w14:textId="77777777" w:rsidR="006F51A4" w:rsidRPr="00D97445" w:rsidRDefault="006F51A4" w:rsidP="007F28AE">
            <w:pPr>
              <w:rPr>
                <w:color w:val="5E5E5E" w:themeColor="accent5" w:themeShade="80"/>
              </w:rPr>
            </w:pPr>
            <w:r w:rsidRPr="00D97445">
              <w:rPr>
                <w:color w:val="5E5E5E" w:themeColor="accent5" w:themeShade="80"/>
              </w:rPr>
              <w:t xml:space="preserve">Constant “utt”, all lower case, followed by underscore character.  </w:t>
            </w:r>
          </w:p>
        </w:tc>
      </w:tr>
      <w:tr w:rsidR="00D97445" w:rsidRPr="00D97445" w14:paraId="3DEBAD4A" w14:textId="77777777" w:rsidTr="006F51A4">
        <w:tc>
          <w:tcPr>
            <w:tcW w:w="1381" w:type="dxa"/>
            <w:shd w:val="clear" w:color="auto" w:fill="auto"/>
          </w:tcPr>
          <w:p w14:paraId="3DEBAD48" w14:textId="77777777" w:rsidR="006F51A4" w:rsidRPr="00D97445" w:rsidRDefault="006F51A4" w:rsidP="007F28AE">
            <w:pPr>
              <w:rPr>
                <w:color w:val="5E5E5E" w:themeColor="accent5" w:themeShade="80"/>
              </w:rPr>
            </w:pPr>
            <w:r w:rsidRPr="00D97445">
              <w:rPr>
                <w:color w:val="5E5E5E" w:themeColor="accent5" w:themeShade="80"/>
              </w:rPr>
              <w:t>&lt;name&gt;</w:t>
            </w:r>
          </w:p>
        </w:tc>
        <w:tc>
          <w:tcPr>
            <w:tcW w:w="8249" w:type="dxa"/>
            <w:shd w:val="clear" w:color="auto" w:fill="auto"/>
          </w:tcPr>
          <w:p w14:paraId="3DEBAD49" w14:textId="77777777" w:rsidR="006F51A4" w:rsidRPr="00D97445" w:rsidRDefault="006F51A4" w:rsidP="007F28AE">
            <w:pPr>
              <w:rPr>
                <w:color w:val="5E5E5E" w:themeColor="accent5" w:themeShade="80"/>
              </w:rPr>
            </w:pPr>
            <w:r w:rsidRPr="00D97445">
              <w:rPr>
                <w:color w:val="5E5E5E" w:themeColor="accent5" w:themeShade="80"/>
              </w:rPr>
              <w:t>Name should follow table naming conventions referenced earlier in the document.</w:t>
            </w:r>
          </w:p>
        </w:tc>
      </w:tr>
    </w:tbl>
    <w:p w14:paraId="45E00754" w14:textId="77777777" w:rsidR="00F43E59" w:rsidRPr="00D97445" w:rsidRDefault="00F43E59" w:rsidP="00F43E59">
      <w:pPr>
        <w:rPr>
          <w:ins w:id="939" w:author="Kraig Hughes" w:date="2021-03-12T15:11:00Z"/>
          <w:color w:val="5E5E5E" w:themeColor="accent5" w:themeShade="80"/>
          <w:u w:val="single"/>
        </w:rPr>
      </w:pPr>
      <w:bookmarkStart w:id="940" w:name="_Toc33791639"/>
      <w:ins w:id="941" w:author="Kraig Hughes" w:date="2021-03-12T15:11:00Z">
        <w:r w:rsidRPr="00D97445">
          <w:rPr>
            <w:color w:val="5E5E5E" w:themeColor="accent5" w:themeShade="80"/>
            <w:u w:val="single"/>
          </w:rPr>
          <w:t>Examples</w:t>
        </w:r>
      </w:ins>
    </w:p>
    <w:p w14:paraId="1A5E872E" w14:textId="2F5D72E2" w:rsidR="00BE400E" w:rsidRPr="001D3979" w:rsidRDefault="00BE400E" w:rsidP="00BE400E">
      <w:pPr>
        <w:numPr>
          <w:ilvl w:val="0"/>
          <w:numId w:val="10"/>
        </w:numPr>
        <w:spacing w:before="0" w:after="0" w:line="240" w:lineRule="auto"/>
        <w:rPr>
          <w:ins w:id="942" w:author="Kraig Hughes" w:date="2021-03-12T15:12:00Z"/>
          <w:color w:val="5E5E5E" w:themeColor="accent5" w:themeShade="80"/>
        </w:rPr>
      </w:pPr>
      <w:ins w:id="943" w:author="Kraig Hughes" w:date="2021-03-12T15:12:00Z">
        <w:r>
          <w:rPr>
            <w:color w:val="5E5E5E" w:themeColor="accent5" w:themeShade="80"/>
          </w:rPr>
          <w:t>utt_</w:t>
        </w:r>
        <w:r w:rsidRPr="00BE400E">
          <w:rPr>
            <w:color w:val="5E5E5E" w:themeColor="accent5" w:themeShade="80"/>
          </w:rPr>
          <w:t xml:space="preserve"> </w:t>
        </w:r>
        <w:r w:rsidRPr="001D3979">
          <w:rPr>
            <w:color w:val="5E5E5E" w:themeColor="accent5" w:themeShade="80"/>
          </w:rPr>
          <w:t xml:space="preserve">SalesOrderHeader </w:t>
        </w:r>
      </w:ins>
    </w:p>
    <w:p w14:paraId="737B8A1C" w14:textId="40CBF398" w:rsidR="00F43E59" w:rsidRDefault="00BE400E" w:rsidP="00BE400E">
      <w:pPr>
        <w:numPr>
          <w:ilvl w:val="0"/>
          <w:numId w:val="25"/>
        </w:numPr>
        <w:spacing w:before="0" w:after="0" w:line="240" w:lineRule="auto"/>
        <w:rPr>
          <w:ins w:id="944" w:author="Kraig Hughes" w:date="2021-03-12T15:12:00Z"/>
          <w:color w:val="5E5E5E" w:themeColor="accent5" w:themeShade="80"/>
        </w:rPr>
        <w:pPrChange w:id="945" w:author="Kraig Hughes" w:date="2021-03-12T15:11:00Z">
          <w:pPr>
            <w:numPr>
              <w:numId w:val="25"/>
            </w:numPr>
            <w:spacing w:before="0" w:after="0" w:line="240" w:lineRule="auto"/>
            <w:ind w:left="720" w:hanging="360"/>
          </w:pPr>
        </w:pPrChange>
      </w:pPr>
      <w:ins w:id="946" w:author="Kraig Hughes" w:date="2021-03-12T15:12:00Z">
        <w:r>
          <w:rPr>
            <w:color w:val="5E5E5E" w:themeColor="accent5" w:themeShade="80"/>
          </w:rPr>
          <w:t>u</w:t>
        </w:r>
        <w:r w:rsidRPr="00BE400E">
          <w:rPr>
            <w:color w:val="5E5E5E" w:themeColor="accent5" w:themeShade="80"/>
            <w:rPrChange w:id="947" w:author="Kraig Hughes" w:date="2021-03-12T15:12:00Z">
              <w:rPr>
                <w:color w:val="5E5E5E" w:themeColor="accent5" w:themeShade="80"/>
              </w:rPr>
            </w:rPrChange>
          </w:rPr>
          <w:t>tt_SalesOrderDetail</w:t>
        </w:r>
      </w:ins>
    </w:p>
    <w:p w14:paraId="477BD31F" w14:textId="77777777" w:rsidR="00BE400E" w:rsidRPr="00BE400E" w:rsidRDefault="00BE400E" w:rsidP="00BE400E">
      <w:pPr>
        <w:spacing w:before="0" w:after="0" w:line="240" w:lineRule="auto"/>
        <w:rPr>
          <w:ins w:id="948" w:author="Kraig Hughes" w:date="2021-03-12T15:11:00Z"/>
          <w:color w:val="5E5E5E" w:themeColor="accent5" w:themeShade="80"/>
          <w:rPrChange w:id="949" w:author="Kraig Hughes" w:date="2021-03-12T15:12:00Z">
            <w:rPr>
              <w:ins w:id="950" w:author="Kraig Hughes" w:date="2021-03-12T15:11:00Z"/>
              <w:color w:val="5E5E5E" w:themeColor="accent5" w:themeShade="80"/>
            </w:rPr>
          </w:rPrChange>
        </w:rPr>
        <w:pPrChange w:id="951" w:author="Kraig Hughes" w:date="2021-03-12T15:12:00Z">
          <w:pPr>
            <w:numPr>
              <w:numId w:val="25"/>
            </w:numPr>
            <w:spacing w:before="0" w:after="0" w:line="240" w:lineRule="auto"/>
            <w:ind w:left="720" w:hanging="360"/>
          </w:pPr>
        </w:pPrChange>
      </w:pPr>
    </w:p>
    <w:p w14:paraId="3DEBAD4B" w14:textId="77777777" w:rsidR="00051AF1" w:rsidRDefault="00051AF1" w:rsidP="00051AF1">
      <w:pPr>
        <w:pStyle w:val="Heading2"/>
      </w:pPr>
      <w:r>
        <w:t>SQL Server Job Names</w:t>
      </w:r>
      <w:bookmarkEnd w:id="940"/>
    </w:p>
    <w:p w14:paraId="3DEBAD4C" w14:textId="77777777" w:rsidR="006F51A4" w:rsidRPr="00D97445" w:rsidRDefault="006F51A4" w:rsidP="006F51A4">
      <w:pPr>
        <w:rPr>
          <w:color w:val="5E5E5E" w:themeColor="accent5" w:themeShade="80"/>
        </w:rPr>
      </w:pPr>
      <w:r w:rsidRPr="00D97445">
        <w:rPr>
          <w:color w:val="5E5E5E" w:themeColor="accent5" w:themeShade="80"/>
        </w:rPr>
        <w:t>Syntax:</w:t>
      </w:r>
    </w:p>
    <w:p w14:paraId="3DEBAD4D" w14:textId="77777777" w:rsidR="006F51A4" w:rsidRPr="00D97445" w:rsidRDefault="006F51A4" w:rsidP="006F51A4">
      <w:pPr>
        <w:rPr>
          <w:color w:val="5E5E5E" w:themeColor="accent5" w:themeShade="80"/>
        </w:rPr>
      </w:pPr>
      <w:r w:rsidRPr="00D97445">
        <w:rPr>
          <w:rFonts w:cs="Courier New"/>
          <w:b/>
          <w:color w:val="5E5E5E" w:themeColor="accent5" w:themeShade="80"/>
        </w:rPr>
        <w:t>{prefix name} - {job type} - {job name}[ - &lt;suffix name&gt;]</w:t>
      </w:r>
    </w:p>
    <w:tbl>
      <w:tblPr>
        <w:tblW w:w="963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381"/>
        <w:gridCol w:w="8249"/>
      </w:tblGrid>
      <w:tr w:rsidR="00D97445" w:rsidRPr="00D97445" w14:paraId="3DEBAD50" w14:textId="77777777" w:rsidTr="006F51A4">
        <w:tc>
          <w:tcPr>
            <w:tcW w:w="1381" w:type="dxa"/>
            <w:shd w:val="clear" w:color="auto" w:fill="FFFF00"/>
          </w:tcPr>
          <w:p w14:paraId="3DEBAD4E" w14:textId="77777777" w:rsidR="006F51A4" w:rsidRPr="00D97445" w:rsidRDefault="006F51A4" w:rsidP="007F28AE">
            <w:pPr>
              <w:jc w:val="center"/>
              <w:rPr>
                <w:b/>
                <w:bCs/>
                <w:i/>
                <w:color w:val="5E5E5E" w:themeColor="accent5" w:themeShade="80"/>
              </w:rPr>
            </w:pPr>
            <w:r w:rsidRPr="00D97445">
              <w:rPr>
                <w:b/>
                <w:bCs/>
                <w:i/>
                <w:color w:val="5E5E5E" w:themeColor="accent5" w:themeShade="80"/>
              </w:rPr>
              <w:t>Component</w:t>
            </w:r>
          </w:p>
        </w:tc>
        <w:tc>
          <w:tcPr>
            <w:tcW w:w="8249" w:type="dxa"/>
            <w:shd w:val="clear" w:color="auto" w:fill="FFFF00"/>
          </w:tcPr>
          <w:p w14:paraId="3DEBAD4F" w14:textId="77777777" w:rsidR="006F51A4" w:rsidRPr="00D97445" w:rsidRDefault="006F51A4" w:rsidP="007F28AE">
            <w:pPr>
              <w:rPr>
                <w:b/>
                <w:bCs/>
                <w:i/>
                <w:color w:val="5E5E5E" w:themeColor="accent5" w:themeShade="80"/>
              </w:rPr>
            </w:pPr>
            <w:r w:rsidRPr="00D97445">
              <w:rPr>
                <w:b/>
                <w:bCs/>
                <w:i/>
                <w:color w:val="5E5E5E" w:themeColor="accent5" w:themeShade="80"/>
              </w:rPr>
              <w:t>Population Rule</w:t>
            </w:r>
          </w:p>
        </w:tc>
      </w:tr>
      <w:tr w:rsidR="00D97445" w:rsidRPr="00D97445" w14:paraId="3DEBAD58" w14:textId="77777777" w:rsidTr="006F51A4">
        <w:tc>
          <w:tcPr>
            <w:tcW w:w="1381" w:type="dxa"/>
            <w:shd w:val="clear" w:color="auto" w:fill="auto"/>
          </w:tcPr>
          <w:p w14:paraId="3DEBAD51" w14:textId="77777777" w:rsidR="006F51A4" w:rsidRPr="00D97445" w:rsidRDefault="006F51A4" w:rsidP="007F28AE">
            <w:pPr>
              <w:rPr>
                <w:color w:val="5E5E5E" w:themeColor="accent5" w:themeShade="80"/>
              </w:rPr>
            </w:pPr>
            <w:r w:rsidRPr="00D97445">
              <w:rPr>
                <w:color w:val="5E5E5E" w:themeColor="accent5" w:themeShade="80"/>
              </w:rPr>
              <w:t>Prefix Name</w:t>
            </w:r>
          </w:p>
        </w:tc>
        <w:tc>
          <w:tcPr>
            <w:tcW w:w="8249" w:type="dxa"/>
            <w:shd w:val="clear" w:color="auto" w:fill="auto"/>
          </w:tcPr>
          <w:p w14:paraId="3DEBAD52" w14:textId="6D427C41" w:rsidR="006F51A4" w:rsidRPr="00D97445" w:rsidRDefault="006F51A4" w:rsidP="007F28AE">
            <w:pPr>
              <w:rPr>
                <w:color w:val="5E5E5E" w:themeColor="accent5" w:themeShade="80"/>
                <w:u w:val="single"/>
              </w:rPr>
            </w:pPr>
            <w:r w:rsidRPr="00D97445">
              <w:rPr>
                <w:color w:val="5E5E5E" w:themeColor="accent5" w:themeShade="80"/>
              </w:rPr>
              <w:t xml:space="preserve">Job names must be prefixed with appropriate group or category names.  </w:t>
            </w:r>
            <w:r w:rsidRPr="00D97445">
              <w:rPr>
                <w:color w:val="5E5E5E" w:themeColor="accent5" w:themeShade="80"/>
              </w:rPr>
              <w:br/>
              <w:t>Use database names as prefix if no application is associated with the job and it is used for maintenance purposes.</w:t>
            </w:r>
            <w:r w:rsidRPr="00D97445">
              <w:rPr>
                <w:color w:val="5E5E5E" w:themeColor="accent5" w:themeShade="80"/>
              </w:rPr>
              <w:br/>
            </w:r>
            <w:del w:id="952" w:author="Kraig Hughes" w:date="2021-03-12T15:12:00Z">
              <w:r w:rsidRPr="00D97445" w:rsidDel="00BE400E">
                <w:rPr>
                  <w:color w:val="5E5E5E" w:themeColor="accent5" w:themeShade="80"/>
                </w:rPr>
                <w:br/>
              </w:r>
            </w:del>
            <w:r w:rsidRPr="00D97445">
              <w:rPr>
                <w:color w:val="5E5E5E" w:themeColor="accent5" w:themeShade="80"/>
                <w:u w:val="single"/>
              </w:rPr>
              <w:t xml:space="preserve">Examples </w:t>
            </w:r>
          </w:p>
          <w:p w14:paraId="3DEBAD53" w14:textId="77777777" w:rsidR="006F51A4" w:rsidRPr="00D97445" w:rsidRDefault="006F51A4" w:rsidP="00C102AE">
            <w:pPr>
              <w:numPr>
                <w:ilvl w:val="0"/>
                <w:numId w:val="26"/>
              </w:numPr>
              <w:spacing w:before="0" w:after="0" w:line="240" w:lineRule="auto"/>
              <w:rPr>
                <w:color w:val="5E5E5E" w:themeColor="accent5" w:themeShade="80"/>
              </w:rPr>
            </w:pPr>
            <w:r w:rsidRPr="00D97445">
              <w:rPr>
                <w:color w:val="5E5E5E" w:themeColor="accent5" w:themeShade="80"/>
              </w:rPr>
              <w:t>“DBA” prefix for DBA related jobs</w:t>
            </w:r>
          </w:p>
          <w:p w14:paraId="3DEBAD54" w14:textId="77777777" w:rsidR="006F51A4" w:rsidRPr="00D97445" w:rsidRDefault="006F51A4" w:rsidP="00C102AE">
            <w:pPr>
              <w:numPr>
                <w:ilvl w:val="0"/>
                <w:numId w:val="26"/>
              </w:numPr>
              <w:spacing w:before="0" w:after="0" w:line="240" w:lineRule="auto"/>
              <w:rPr>
                <w:color w:val="5E5E5E" w:themeColor="accent5" w:themeShade="80"/>
              </w:rPr>
            </w:pPr>
            <w:r w:rsidRPr="00D97445">
              <w:rPr>
                <w:color w:val="5E5E5E" w:themeColor="accent5" w:themeShade="80"/>
              </w:rPr>
              <w:t>“GSF” prefix for GSF related jobs</w:t>
            </w:r>
          </w:p>
          <w:p w14:paraId="3DEBAD55" w14:textId="77777777" w:rsidR="006F51A4" w:rsidRPr="00D97445" w:rsidRDefault="006F51A4" w:rsidP="00C102AE">
            <w:pPr>
              <w:numPr>
                <w:ilvl w:val="0"/>
                <w:numId w:val="26"/>
              </w:numPr>
              <w:spacing w:before="0" w:after="0" w:line="240" w:lineRule="auto"/>
              <w:rPr>
                <w:color w:val="5E5E5E" w:themeColor="accent5" w:themeShade="80"/>
              </w:rPr>
            </w:pPr>
            <w:r w:rsidRPr="00D97445">
              <w:rPr>
                <w:color w:val="5E5E5E" w:themeColor="accent5" w:themeShade="80"/>
              </w:rPr>
              <w:t>“RedGate” prefix for RedGate related jobs</w:t>
            </w:r>
          </w:p>
          <w:p w14:paraId="3DEBAD56" w14:textId="77777777" w:rsidR="006F51A4" w:rsidRPr="00D97445" w:rsidRDefault="006F51A4" w:rsidP="00C102AE">
            <w:pPr>
              <w:numPr>
                <w:ilvl w:val="0"/>
                <w:numId w:val="26"/>
              </w:numPr>
              <w:spacing w:before="0" w:after="0" w:line="240" w:lineRule="auto"/>
              <w:rPr>
                <w:color w:val="5E5E5E" w:themeColor="accent5" w:themeShade="80"/>
              </w:rPr>
            </w:pPr>
            <w:r w:rsidRPr="00D97445">
              <w:rPr>
                <w:color w:val="5E5E5E" w:themeColor="accent5" w:themeShade="80"/>
              </w:rPr>
              <w:lastRenderedPageBreak/>
              <w:t>“PDU” prefix for jobs related to PDU database.</w:t>
            </w:r>
          </w:p>
          <w:p w14:paraId="3DEBAD57" w14:textId="77777777" w:rsidR="006F51A4" w:rsidRPr="00D97445" w:rsidRDefault="006F51A4" w:rsidP="007F28AE">
            <w:pPr>
              <w:rPr>
                <w:color w:val="5E5E5E" w:themeColor="accent5" w:themeShade="80"/>
              </w:rPr>
            </w:pPr>
          </w:p>
        </w:tc>
      </w:tr>
      <w:tr w:rsidR="00D97445" w:rsidRPr="00D97445" w14:paraId="3DEBAD61" w14:textId="77777777" w:rsidTr="006F51A4">
        <w:tc>
          <w:tcPr>
            <w:tcW w:w="1381" w:type="dxa"/>
            <w:shd w:val="clear" w:color="auto" w:fill="auto"/>
          </w:tcPr>
          <w:p w14:paraId="3DEBAD59" w14:textId="77777777" w:rsidR="006F51A4" w:rsidRPr="00D97445" w:rsidRDefault="006F51A4" w:rsidP="007F28AE">
            <w:pPr>
              <w:rPr>
                <w:color w:val="5E5E5E" w:themeColor="accent5" w:themeShade="80"/>
              </w:rPr>
            </w:pPr>
            <w:r w:rsidRPr="00D97445">
              <w:rPr>
                <w:color w:val="5E5E5E" w:themeColor="accent5" w:themeShade="80"/>
              </w:rPr>
              <w:lastRenderedPageBreak/>
              <w:t>Job Type</w:t>
            </w:r>
          </w:p>
        </w:tc>
        <w:tc>
          <w:tcPr>
            <w:tcW w:w="8249" w:type="dxa"/>
            <w:shd w:val="clear" w:color="auto" w:fill="auto"/>
          </w:tcPr>
          <w:p w14:paraId="3DEBAD5A" w14:textId="20121224" w:rsidR="006F51A4" w:rsidRPr="00D97445" w:rsidRDefault="006F51A4" w:rsidP="007F28AE">
            <w:pPr>
              <w:rPr>
                <w:color w:val="5E5E5E" w:themeColor="accent5" w:themeShade="80"/>
                <w:u w:val="single"/>
              </w:rPr>
            </w:pPr>
            <w:r w:rsidRPr="00D97445">
              <w:rPr>
                <w:color w:val="5E5E5E" w:themeColor="accent5" w:themeShade="80"/>
              </w:rPr>
              <w:t>Describes the type of job.</w:t>
            </w:r>
            <w:r w:rsidRPr="00D97445">
              <w:rPr>
                <w:color w:val="5E5E5E" w:themeColor="accent5" w:themeShade="80"/>
              </w:rPr>
              <w:br/>
            </w:r>
            <w:del w:id="953" w:author="Kraig Hughes" w:date="2021-03-12T15:12:00Z">
              <w:r w:rsidRPr="00D97445" w:rsidDel="00BE400E">
                <w:rPr>
                  <w:color w:val="5E5E5E" w:themeColor="accent5" w:themeShade="80"/>
                </w:rPr>
                <w:br/>
              </w:r>
            </w:del>
            <w:r w:rsidRPr="00D97445">
              <w:rPr>
                <w:color w:val="5E5E5E" w:themeColor="accent5" w:themeShade="80"/>
                <w:u w:val="single"/>
              </w:rPr>
              <w:t>Examples</w:t>
            </w:r>
          </w:p>
          <w:p w14:paraId="3DEBAD5B" w14:textId="77777777" w:rsidR="006F51A4" w:rsidRPr="00D97445" w:rsidRDefault="006F51A4" w:rsidP="00C102AE">
            <w:pPr>
              <w:numPr>
                <w:ilvl w:val="0"/>
                <w:numId w:val="27"/>
              </w:numPr>
              <w:spacing w:before="0" w:after="0" w:line="240" w:lineRule="auto"/>
              <w:rPr>
                <w:color w:val="5E5E5E" w:themeColor="accent5" w:themeShade="80"/>
              </w:rPr>
            </w:pPr>
            <w:r w:rsidRPr="00D97445">
              <w:rPr>
                <w:color w:val="5E5E5E" w:themeColor="accent5" w:themeShade="80"/>
              </w:rPr>
              <w:t>Backup</w:t>
            </w:r>
          </w:p>
          <w:p w14:paraId="3DEBAD5C" w14:textId="77777777" w:rsidR="006F51A4" w:rsidRPr="00D97445" w:rsidRDefault="006F51A4" w:rsidP="00C102AE">
            <w:pPr>
              <w:numPr>
                <w:ilvl w:val="0"/>
                <w:numId w:val="27"/>
              </w:numPr>
              <w:spacing w:before="0" w:after="0" w:line="240" w:lineRule="auto"/>
              <w:rPr>
                <w:color w:val="5E5E5E" w:themeColor="accent5" w:themeShade="80"/>
              </w:rPr>
            </w:pPr>
            <w:r w:rsidRPr="00D97445">
              <w:rPr>
                <w:color w:val="5E5E5E" w:themeColor="accent5" w:themeShade="80"/>
              </w:rPr>
              <w:t>Maint</w:t>
            </w:r>
          </w:p>
          <w:p w14:paraId="3DEBAD5D" w14:textId="77777777" w:rsidR="006F51A4" w:rsidRPr="00D97445" w:rsidRDefault="006F51A4" w:rsidP="00C102AE">
            <w:pPr>
              <w:numPr>
                <w:ilvl w:val="0"/>
                <w:numId w:val="27"/>
              </w:numPr>
              <w:spacing w:before="0" w:after="0" w:line="240" w:lineRule="auto"/>
              <w:rPr>
                <w:color w:val="5E5E5E" w:themeColor="accent5" w:themeShade="80"/>
              </w:rPr>
            </w:pPr>
            <w:r w:rsidRPr="00D97445">
              <w:rPr>
                <w:color w:val="5E5E5E" w:themeColor="accent5" w:themeShade="80"/>
              </w:rPr>
              <w:t>Restore</w:t>
            </w:r>
          </w:p>
          <w:p w14:paraId="3DEBAD5E" w14:textId="77777777" w:rsidR="006F51A4" w:rsidRPr="00D97445" w:rsidRDefault="006F51A4" w:rsidP="00C102AE">
            <w:pPr>
              <w:numPr>
                <w:ilvl w:val="0"/>
                <w:numId w:val="27"/>
              </w:numPr>
              <w:spacing w:before="0" w:after="0" w:line="240" w:lineRule="auto"/>
              <w:rPr>
                <w:color w:val="5E5E5E" w:themeColor="accent5" w:themeShade="80"/>
              </w:rPr>
            </w:pPr>
            <w:r w:rsidRPr="00D97445">
              <w:rPr>
                <w:color w:val="5E5E5E" w:themeColor="accent5" w:themeShade="80"/>
              </w:rPr>
              <w:t>SSIS</w:t>
            </w:r>
          </w:p>
          <w:p w14:paraId="3DEBAD5F" w14:textId="0FAA68BC" w:rsidR="006F51A4" w:rsidRPr="00D97445" w:rsidDel="00BE400E" w:rsidRDefault="006F51A4" w:rsidP="00BE400E">
            <w:pPr>
              <w:numPr>
                <w:ilvl w:val="0"/>
                <w:numId w:val="27"/>
              </w:numPr>
              <w:spacing w:before="0" w:after="0" w:line="240" w:lineRule="auto"/>
              <w:rPr>
                <w:del w:id="954" w:author="Kraig Hughes" w:date="2021-03-12T15:12:00Z"/>
                <w:color w:val="5E5E5E" w:themeColor="accent5" w:themeShade="80"/>
              </w:rPr>
              <w:pPrChange w:id="955" w:author="Kraig Hughes" w:date="2021-03-12T15:12:00Z">
                <w:pPr>
                  <w:numPr>
                    <w:numId w:val="27"/>
                  </w:numPr>
                  <w:spacing w:before="0" w:after="0" w:line="240" w:lineRule="auto"/>
                  <w:ind w:left="720" w:hanging="360"/>
                </w:pPr>
              </w:pPrChange>
            </w:pPr>
            <w:r w:rsidRPr="00D97445">
              <w:rPr>
                <w:color w:val="5E5E5E" w:themeColor="accent5" w:themeShade="80"/>
              </w:rPr>
              <w:t>PowerShell</w:t>
            </w:r>
          </w:p>
          <w:p w14:paraId="3DEBAD60" w14:textId="77777777" w:rsidR="006F51A4" w:rsidRPr="00D97445" w:rsidRDefault="006F51A4" w:rsidP="00BE400E">
            <w:pPr>
              <w:numPr>
                <w:ilvl w:val="0"/>
                <w:numId w:val="27"/>
              </w:numPr>
              <w:spacing w:before="0" w:after="0" w:line="240" w:lineRule="auto"/>
              <w:rPr>
                <w:color w:val="5E5E5E" w:themeColor="accent5" w:themeShade="80"/>
              </w:rPr>
              <w:pPrChange w:id="956" w:author="Kraig Hughes" w:date="2021-03-12T15:12:00Z">
                <w:pPr/>
              </w:pPrChange>
            </w:pPr>
          </w:p>
        </w:tc>
      </w:tr>
      <w:tr w:rsidR="00D97445" w:rsidRPr="00D97445" w14:paraId="3DEBAD64" w14:textId="77777777" w:rsidTr="006F51A4">
        <w:tc>
          <w:tcPr>
            <w:tcW w:w="1381" w:type="dxa"/>
            <w:shd w:val="clear" w:color="auto" w:fill="auto"/>
          </w:tcPr>
          <w:p w14:paraId="3DEBAD62" w14:textId="77777777" w:rsidR="006F51A4" w:rsidRPr="00D97445" w:rsidRDefault="006F51A4" w:rsidP="007F28AE">
            <w:pPr>
              <w:rPr>
                <w:color w:val="5E5E5E" w:themeColor="accent5" w:themeShade="80"/>
              </w:rPr>
            </w:pPr>
            <w:r w:rsidRPr="00D97445">
              <w:rPr>
                <w:color w:val="5E5E5E" w:themeColor="accent5" w:themeShade="80"/>
              </w:rPr>
              <w:t>Job Name</w:t>
            </w:r>
          </w:p>
        </w:tc>
        <w:tc>
          <w:tcPr>
            <w:tcW w:w="8249" w:type="dxa"/>
            <w:shd w:val="clear" w:color="auto" w:fill="auto"/>
          </w:tcPr>
          <w:p w14:paraId="3DEBAD63" w14:textId="77777777" w:rsidR="006F51A4" w:rsidRPr="00D97445" w:rsidRDefault="006F51A4" w:rsidP="007F28AE">
            <w:pPr>
              <w:rPr>
                <w:color w:val="5E5E5E" w:themeColor="accent5" w:themeShade="80"/>
              </w:rPr>
            </w:pPr>
            <w:r w:rsidRPr="00D97445">
              <w:rPr>
                <w:color w:val="5E5E5E" w:themeColor="accent5" w:themeShade="80"/>
              </w:rPr>
              <w:t>Provide a meaningful name. When using multiple words, separate them by a space.</w:t>
            </w:r>
            <w:r w:rsidRPr="00D97445">
              <w:rPr>
                <w:color w:val="5E5E5E" w:themeColor="accent5" w:themeShade="80"/>
              </w:rPr>
              <w:br/>
            </w:r>
            <w:r w:rsidRPr="00D97445">
              <w:rPr>
                <w:color w:val="5E5E5E" w:themeColor="accent5" w:themeShade="80"/>
              </w:rPr>
              <w:br/>
              <w:t>Use as few words as possible to provide clear meaning of the job content.  If using multiple words, place the main word first, followed by descriptive words.</w:t>
            </w:r>
            <w:r w:rsidRPr="00D97445">
              <w:rPr>
                <w:color w:val="5E5E5E" w:themeColor="accent5" w:themeShade="80"/>
              </w:rPr>
              <w:br/>
            </w:r>
            <w:r w:rsidRPr="00D97445">
              <w:rPr>
                <w:color w:val="5E5E5E" w:themeColor="accent5" w:themeShade="80"/>
              </w:rPr>
              <w:br/>
              <w:t>For SSIS, use the package name as the job name.</w:t>
            </w:r>
          </w:p>
        </w:tc>
      </w:tr>
      <w:tr w:rsidR="006F51A4" w:rsidRPr="00D97445" w14:paraId="3DEBAD6B" w14:textId="77777777" w:rsidTr="006F51A4">
        <w:tc>
          <w:tcPr>
            <w:tcW w:w="1381" w:type="dxa"/>
            <w:shd w:val="clear" w:color="auto" w:fill="auto"/>
          </w:tcPr>
          <w:p w14:paraId="3DEBAD65" w14:textId="77777777" w:rsidR="006F51A4" w:rsidRPr="00D97445" w:rsidRDefault="006F51A4" w:rsidP="007F28AE">
            <w:pPr>
              <w:rPr>
                <w:color w:val="5E5E5E" w:themeColor="accent5" w:themeShade="80"/>
              </w:rPr>
            </w:pPr>
            <w:r w:rsidRPr="00D97445">
              <w:rPr>
                <w:color w:val="5E5E5E" w:themeColor="accent5" w:themeShade="80"/>
              </w:rPr>
              <w:t>Suffix Name</w:t>
            </w:r>
          </w:p>
        </w:tc>
        <w:tc>
          <w:tcPr>
            <w:tcW w:w="8249" w:type="dxa"/>
            <w:shd w:val="clear" w:color="auto" w:fill="auto"/>
          </w:tcPr>
          <w:p w14:paraId="3DEBAD66" w14:textId="2CE2C0C7" w:rsidR="006F51A4" w:rsidRPr="00D97445" w:rsidRDefault="006F51A4" w:rsidP="007F28AE">
            <w:pPr>
              <w:rPr>
                <w:color w:val="5E5E5E" w:themeColor="accent5" w:themeShade="80"/>
              </w:rPr>
            </w:pPr>
            <w:r w:rsidRPr="00D97445">
              <w:rPr>
                <w:color w:val="5E5E5E" w:themeColor="accent5" w:themeShade="80"/>
              </w:rPr>
              <w:t>Optional.  Used to describe the frequency of the job.</w:t>
            </w:r>
            <w:del w:id="957" w:author="Kraig Hughes" w:date="2021-03-12T15:12:00Z">
              <w:r w:rsidRPr="00D97445" w:rsidDel="00BE400E">
                <w:rPr>
                  <w:color w:val="5E5E5E" w:themeColor="accent5" w:themeShade="80"/>
                </w:rPr>
                <w:br/>
              </w:r>
            </w:del>
            <w:r w:rsidRPr="00D97445">
              <w:rPr>
                <w:color w:val="5E5E5E" w:themeColor="accent5" w:themeShade="80"/>
              </w:rPr>
              <w:br/>
            </w:r>
            <w:r w:rsidRPr="00D97445">
              <w:rPr>
                <w:color w:val="5E5E5E" w:themeColor="accent5" w:themeShade="80"/>
                <w:u w:val="single"/>
              </w:rPr>
              <w:t>Examples</w:t>
            </w:r>
          </w:p>
          <w:p w14:paraId="3DEBAD67" w14:textId="77777777" w:rsidR="006F51A4" w:rsidRPr="00D97445" w:rsidRDefault="006F51A4" w:rsidP="00C102AE">
            <w:pPr>
              <w:numPr>
                <w:ilvl w:val="0"/>
                <w:numId w:val="28"/>
              </w:numPr>
              <w:spacing w:before="0" w:after="0" w:line="240" w:lineRule="auto"/>
              <w:rPr>
                <w:color w:val="5E5E5E" w:themeColor="accent5" w:themeShade="80"/>
              </w:rPr>
            </w:pPr>
            <w:r w:rsidRPr="00D97445">
              <w:rPr>
                <w:color w:val="5E5E5E" w:themeColor="accent5" w:themeShade="80"/>
              </w:rPr>
              <w:t>Hourly</w:t>
            </w:r>
          </w:p>
          <w:p w14:paraId="3DEBAD68" w14:textId="77777777" w:rsidR="006F51A4" w:rsidRPr="00D97445" w:rsidRDefault="006F51A4" w:rsidP="00C102AE">
            <w:pPr>
              <w:numPr>
                <w:ilvl w:val="0"/>
                <w:numId w:val="28"/>
              </w:numPr>
              <w:spacing w:before="0" w:after="0" w:line="240" w:lineRule="auto"/>
              <w:rPr>
                <w:color w:val="5E5E5E" w:themeColor="accent5" w:themeShade="80"/>
              </w:rPr>
            </w:pPr>
            <w:r w:rsidRPr="00D97445">
              <w:rPr>
                <w:color w:val="5E5E5E" w:themeColor="accent5" w:themeShade="80"/>
              </w:rPr>
              <w:t>Daily</w:t>
            </w:r>
          </w:p>
          <w:p w14:paraId="3DEBAD69" w14:textId="77777777" w:rsidR="006F51A4" w:rsidRPr="00D97445" w:rsidRDefault="006F51A4" w:rsidP="00C102AE">
            <w:pPr>
              <w:numPr>
                <w:ilvl w:val="0"/>
                <w:numId w:val="28"/>
              </w:numPr>
              <w:spacing w:before="0" w:after="0" w:line="240" w:lineRule="auto"/>
              <w:rPr>
                <w:color w:val="5E5E5E" w:themeColor="accent5" w:themeShade="80"/>
              </w:rPr>
            </w:pPr>
            <w:r w:rsidRPr="00D97445">
              <w:rPr>
                <w:color w:val="5E5E5E" w:themeColor="accent5" w:themeShade="80"/>
              </w:rPr>
              <w:t>Monthly</w:t>
            </w:r>
          </w:p>
          <w:p w14:paraId="3DEBAD6A" w14:textId="77777777" w:rsidR="006F51A4" w:rsidRPr="00D97445" w:rsidRDefault="006F51A4" w:rsidP="00C102AE">
            <w:pPr>
              <w:numPr>
                <w:ilvl w:val="0"/>
                <w:numId w:val="28"/>
              </w:numPr>
              <w:spacing w:before="0" w:after="0" w:line="240" w:lineRule="auto"/>
              <w:rPr>
                <w:color w:val="5E5E5E" w:themeColor="accent5" w:themeShade="80"/>
              </w:rPr>
            </w:pPr>
            <w:r w:rsidRPr="00D97445">
              <w:rPr>
                <w:color w:val="5E5E5E" w:themeColor="accent5" w:themeShade="80"/>
              </w:rPr>
              <w:t>Ad-hoc</w:t>
            </w:r>
          </w:p>
        </w:tc>
      </w:tr>
    </w:tbl>
    <w:p w14:paraId="3DEBAD6C" w14:textId="31C7C403" w:rsidR="006F51A4" w:rsidRPr="00D97445" w:rsidDel="00BE400E" w:rsidRDefault="006F51A4" w:rsidP="006F51A4">
      <w:pPr>
        <w:rPr>
          <w:del w:id="958" w:author="Kraig Hughes" w:date="2021-03-12T15:13:00Z"/>
          <w:color w:val="5E5E5E" w:themeColor="accent5" w:themeShade="80"/>
        </w:rPr>
      </w:pPr>
    </w:p>
    <w:p w14:paraId="3DEBAD6D" w14:textId="77777777" w:rsidR="006F51A4" w:rsidRPr="00D97445" w:rsidRDefault="006F51A4" w:rsidP="006F51A4">
      <w:pPr>
        <w:rPr>
          <w:color w:val="5E5E5E" w:themeColor="accent5" w:themeShade="80"/>
          <w:u w:val="single"/>
        </w:rPr>
      </w:pPr>
      <w:r w:rsidRPr="00D97445">
        <w:rPr>
          <w:color w:val="5E5E5E" w:themeColor="accent5" w:themeShade="80"/>
          <w:u w:val="single"/>
        </w:rPr>
        <w:t>Examples</w:t>
      </w:r>
    </w:p>
    <w:p w14:paraId="3DEBAD6E" w14:textId="77777777" w:rsidR="006F51A4" w:rsidRPr="00D97445" w:rsidRDefault="006F51A4" w:rsidP="00C102AE">
      <w:pPr>
        <w:numPr>
          <w:ilvl w:val="0"/>
          <w:numId w:val="29"/>
        </w:numPr>
        <w:spacing w:before="0" w:after="0" w:line="240" w:lineRule="auto"/>
        <w:rPr>
          <w:color w:val="5E5E5E" w:themeColor="accent5" w:themeShade="80"/>
        </w:rPr>
      </w:pPr>
      <w:r w:rsidRPr="00D97445">
        <w:rPr>
          <w:color w:val="5E5E5E" w:themeColor="accent5" w:themeShade="80"/>
        </w:rPr>
        <w:t>DBA – Maint – Index Optimize User Databases</w:t>
      </w:r>
    </w:p>
    <w:p w14:paraId="3DEBAD6F" w14:textId="77777777" w:rsidR="006F51A4" w:rsidRPr="00D97445" w:rsidRDefault="006F51A4" w:rsidP="00C102AE">
      <w:pPr>
        <w:numPr>
          <w:ilvl w:val="0"/>
          <w:numId w:val="29"/>
        </w:numPr>
        <w:spacing w:before="0" w:after="0" w:line="240" w:lineRule="auto"/>
        <w:rPr>
          <w:color w:val="5E5E5E" w:themeColor="accent5" w:themeShade="80"/>
        </w:rPr>
      </w:pPr>
      <w:r w:rsidRPr="00D97445">
        <w:rPr>
          <w:color w:val="5E5E5E" w:themeColor="accent5" w:themeShade="80"/>
        </w:rPr>
        <w:t xml:space="preserve">PDU – TSQL – Drop Old Tables </w:t>
      </w:r>
    </w:p>
    <w:p w14:paraId="3DEBAD70" w14:textId="77777777" w:rsidR="006F51A4" w:rsidRPr="00D97445" w:rsidRDefault="006F51A4" w:rsidP="00C102AE">
      <w:pPr>
        <w:numPr>
          <w:ilvl w:val="0"/>
          <w:numId w:val="29"/>
        </w:numPr>
        <w:spacing w:before="0" w:after="0" w:line="240" w:lineRule="auto"/>
        <w:rPr>
          <w:color w:val="5E5E5E" w:themeColor="accent5" w:themeShade="80"/>
        </w:rPr>
      </w:pPr>
      <w:r w:rsidRPr="00D97445">
        <w:rPr>
          <w:color w:val="5E5E5E" w:themeColor="accent5" w:themeShade="80"/>
        </w:rPr>
        <w:t>GSF – SSIS – MACAddress</w:t>
      </w:r>
    </w:p>
    <w:p w14:paraId="3DEBAD71" w14:textId="77777777" w:rsidR="006F51A4" w:rsidRPr="00D97445" w:rsidRDefault="006F51A4" w:rsidP="00C102AE">
      <w:pPr>
        <w:numPr>
          <w:ilvl w:val="0"/>
          <w:numId w:val="29"/>
        </w:numPr>
        <w:spacing w:before="0" w:after="0" w:line="240" w:lineRule="auto"/>
        <w:rPr>
          <w:color w:val="5E5E5E" w:themeColor="accent5" w:themeShade="80"/>
        </w:rPr>
      </w:pPr>
      <w:r w:rsidRPr="00D97445">
        <w:rPr>
          <w:color w:val="5E5E5E" w:themeColor="accent5" w:themeShade="80"/>
        </w:rPr>
        <w:t>GSF – SSIS – UnitHistory – Weekly</w:t>
      </w:r>
    </w:p>
    <w:p w14:paraId="3DEBAD72" w14:textId="77777777" w:rsidR="00051AF1" w:rsidRDefault="00051AF1" w:rsidP="00051AF1">
      <w:pPr>
        <w:pStyle w:val="Heading1"/>
      </w:pPr>
      <w:bookmarkStart w:id="959" w:name="_Toc33791640"/>
      <w:bookmarkStart w:id="960" w:name="_Toc66428341"/>
      <w:r>
        <w:lastRenderedPageBreak/>
        <w:t>General Code Development Standards</w:t>
      </w:r>
      <w:bookmarkEnd w:id="959"/>
      <w:bookmarkEnd w:id="960"/>
    </w:p>
    <w:p w14:paraId="3DEBAD73" w14:textId="77777777" w:rsidR="006F51A4" w:rsidRPr="00D97445" w:rsidRDefault="006F51A4" w:rsidP="00051AF1">
      <w:pPr>
        <w:rPr>
          <w:color w:val="5E5E5E" w:themeColor="accent5" w:themeShade="80"/>
        </w:rPr>
      </w:pPr>
      <w:r w:rsidRPr="00D97445">
        <w:rPr>
          <w:color w:val="5E5E5E" w:themeColor="accent5" w:themeShade="80"/>
        </w:rPr>
        <w:t>This section provides standards for developing T-SQL code in a SQL Server environment.</w:t>
      </w:r>
    </w:p>
    <w:p w14:paraId="3DEBAD74" w14:textId="77777777" w:rsidR="00051AF1" w:rsidRDefault="00051AF1" w:rsidP="00051AF1">
      <w:pPr>
        <w:pStyle w:val="Heading2"/>
      </w:pPr>
      <w:bookmarkStart w:id="961" w:name="_Toc33791641"/>
      <w:r>
        <w:t>General</w:t>
      </w:r>
      <w:bookmarkEnd w:id="961"/>
    </w:p>
    <w:p w14:paraId="3DEBAD75" w14:textId="77777777" w:rsidR="006F51A4" w:rsidRPr="00D97445" w:rsidRDefault="006F51A4" w:rsidP="006F51A4">
      <w:pPr>
        <w:rPr>
          <w:color w:val="5E5E5E" w:themeColor="accent5" w:themeShade="80"/>
        </w:rPr>
      </w:pPr>
      <w:r w:rsidRPr="00D97445">
        <w:rPr>
          <w:color w:val="5E5E5E" w:themeColor="accent5" w:themeShade="80"/>
        </w:rPr>
        <w:t>Stored procedures are the primary method of issuing T-SQL statements against SQL Server databases.</w:t>
      </w:r>
    </w:p>
    <w:p w14:paraId="3DEBAD76" w14:textId="1CBB5E45" w:rsidR="006F51A4" w:rsidRPr="00D97445" w:rsidDel="00BE400E" w:rsidRDefault="006F51A4" w:rsidP="006F51A4">
      <w:pPr>
        <w:rPr>
          <w:del w:id="962" w:author="Kraig Hughes" w:date="2021-03-12T15:13:00Z"/>
          <w:color w:val="5E5E5E" w:themeColor="accent5" w:themeShade="80"/>
        </w:rPr>
      </w:pPr>
    </w:p>
    <w:p w14:paraId="3DEBAD77" w14:textId="77777777" w:rsidR="006F51A4" w:rsidRPr="00D97445" w:rsidRDefault="006F51A4" w:rsidP="006F51A4">
      <w:pPr>
        <w:rPr>
          <w:color w:val="5E5E5E" w:themeColor="accent5" w:themeShade="80"/>
        </w:rPr>
      </w:pPr>
      <w:r w:rsidRPr="00D97445">
        <w:rPr>
          <w:color w:val="5E5E5E" w:themeColor="accent5" w:themeShade="80"/>
        </w:rPr>
        <w:t>Usage of direct T-SQL statements in any client application as well as usage of dynamic T-SQL in T-SQL batches should be an exception. Dynamic T-SQL may be used when developing reporting solutions if the solution is not mission critical and if direct object access is not granted to end users.</w:t>
      </w:r>
    </w:p>
    <w:p w14:paraId="3DEBAD78" w14:textId="77777777" w:rsidR="006F51A4" w:rsidRPr="00D97445" w:rsidRDefault="006F51A4" w:rsidP="006F51A4">
      <w:pPr>
        <w:rPr>
          <w:color w:val="5E5E5E" w:themeColor="accent5" w:themeShade="80"/>
        </w:rPr>
      </w:pPr>
      <w:r w:rsidRPr="00D97445">
        <w:rPr>
          <w:color w:val="5E5E5E" w:themeColor="accent5" w:themeShade="80"/>
        </w:rPr>
        <w:t>Triggers are not forbidden but should be an exception. Triggers may be used for light auditing and for any auxiliary non-critical data processing - no transactions must be issued in both cases. Avoid using triggers in OLTP environments.</w:t>
      </w:r>
    </w:p>
    <w:p w14:paraId="3DEBAD79" w14:textId="77777777" w:rsidR="006F51A4" w:rsidRPr="00D97445" w:rsidRDefault="006F51A4" w:rsidP="006F51A4">
      <w:pPr>
        <w:rPr>
          <w:color w:val="5E5E5E" w:themeColor="accent5" w:themeShade="80"/>
        </w:rPr>
      </w:pPr>
      <w:r w:rsidRPr="00D97445">
        <w:rPr>
          <w:color w:val="5E5E5E" w:themeColor="accent5" w:themeShade="80"/>
        </w:rPr>
        <w:t>Develop simple user-defined functions that are simple to test and verify that they absolutely cannot cause any error. If the logic of the function is complex, write a stored procedure instead.</w:t>
      </w:r>
    </w:p>
    <w:p w14:paraId="3DEBAD7A" w14:textId="77777777" w:rsidR="00051AF1" w:rsidRDefault="00051AF1" w:rsidP="00051AF1">
      <w:pPr>
        <w:pStyle w:val="Heading2"/>
      </w:pPr>
      <w:bookmarkStart w:id="963" w:name="_Toc33791642"/>
      <w:r>
        <w:lastRenderedPageBreak/>
        <w:t>Referencing Database Objects</w:t>
      </w:r>
      <w:bookmarkEnd w:id="963"/>
    </w:p>
    <w:p w14:paraId="3DEBAD7B" w14:textId="77777777" w:rsidR="006F51A4" w:rsidRPr="00D97445" w:rsidRDefault="006F51A4" w:rsidP="006F51A4">
      <w:pPr>
        <w:pStyle w:val="TableBullet"/>
        <w:numPr>
          <w:ilvl w:val="0"/>
          <w:numId w:val="0"/>
        </w:numPr>
        <w:rPr>
          <w:rFonts w:asciiTheme="minorHAnsi" w:hAnsiTheme="minorHAnsi" w:cs="TTE2895370t00"/>
          <w:b/>
          <w:i/>
          <w:color w:val="5E5E5E" w:themeColor="accent5" w:themeShade="80"/>
        </w:rPr>
      </w:pPr>
      <w:r w:rsidRPr="00D97445">
        <w:rPr>
          <w:rFonts w:asciiTheme="minorHAnsi" w:hAnsiTheme="minorHAnsi"/>
          <w:color w:val="5E5E5E" w:themeColor="accent5" w:themeShade="80"/>
        </w:rPr>
        <w:t>Schema owner must be specified explicitly in all cases to reduce confusion and improve performance;</w:t>
      </w:r>
      <w:r w:rsidRPr="00D97445">
        <w:rPr>
          <w:rFonts w:asciiTheme="minorHAnsi" w:hAnsiTheme="minorHAnsi"/>
          <w:color w:val="5E5E5E" w:themeColor="accent5" w:themeShade="80"/>
        </w:rPr>
        <w:br/>
      </w:r>
    </w:p>
    <w:p w14:paraId="3DEBAD7C" w14:textId="77777777" w:rsidR="006F51A4" w:rsidRPr="00D97445" w:rsidRDefault="006F51A4" w:rsidP="006F51A4">
      <w:pPr>
        <w:pStyle w:val="TableBullet"/>
        <w:numPr>
          <w:ilvl w:val="0"/>
          <w:numId w:val="0"/>
        </w:numPr>
        <w:rPr>
          <w:rFonts w:asciiTheme="minorHAnsi" w:hAnsiTheme="minorHAnsi"/>
          <w:color w:val="5E5E5E" w:themeColor="accent5" w:themeShade="80"/>
          <w:u w:val="single"/>
        </w:rPr>
      </w:pPr>
      <w:r w:rsidRPr="00D97445">
        <w:rPr>
          <w:rFonts w:asciiTheme="minorHAnsi" w:hAnsiTheme="minorHAnsi" w:cs="TTE2895370t00"/>
          <w:color w:val="5E5E5E" w:themeColor="accent5" w:themeShade="80"/>
          <w:u w:val="single"/>
        </w:rPr>
        <w:t>Examples</w:t>
      </w:r>
    </w:p>
    <w:p w14:paraId="3DEBAD7D" w14:textId="77777777" w:rsidR="006F51A4" w:rsidRPr="00D97445" w:rsidRDefault="006F51A4" w:rsidP="00C102AE">
      <w:pPr>
        <w:numPr>
          <w:ilvl w:val="0"/>
          <w:numId w:val="31"/>
        </w:numPr>
        <w:spacing w:before="0" w:after="0" w:line="240" w:lineRule="auto"/>
        <w:ind w:left="648"/>
        <w:rPr>
          <w:rFonts w:cs="Courier New"/>
          <w:color w:val="5E5E5E" w:themeColor="accent5" w:themeShade="80"/>
        </w:rPr>
      </w:pPr>
      <w:r w:rsidRPr="00D97445">
        <w:rPr>
          <w:rFonts w:cs="Courier New"/>
          <w:color w:val="5E5E5E" w:themeColor="accent5" w:themeShade="80"/>
        </w:rPr>
        <w:t>SELECT SerialNumber FROM dbo.vw_JdeSerialNumber;</w:t>
      </w:r>
    </w:p>
    <w:p w14:paraId="3DEBAD7E" w14:textId="77777777" w:rsidR="006F51A4" w:rsidRPr="00D97445" w:rsidRDefault="006F51A4" w:rsidP="00C102AE">
      <w:pPr>
        <w:numPr>
          <w:ilvl w:val="0"/>
          <w:numId w:val="31"/>
        </w:numPr>
        <w:spacing w:before="0" w:after="0" w:line="240" w:lineRule="auto"/>
        <w:ind w:left="648"/>
        <w:rPr>
          <w:rFonts w:cs="Courier New"/>
          <w:color w:val="5E5E5E" w:themeColor="accent5" w:themeShade="80"/>
        </w:rPr>
      </w:pPr>
      <w:r w:rsidRPr="00D97445">
        <w:rPr>
          <w:rFonts w:cs="Courier New"/>
          <w:color w:val="5E5E5E" w:themeColor="accent5" w:themeShade="80"/>
        </w:rPr>
        <w:t>CREATE TABLE Proddta.AddressBook;</w:t>
      </w:r>
    </w:p>
    <w:p w14:paraId="3DEBAD7F" w14:textId="77777777" w:rsidR="006F51A4" w:rsidRPr="00D97445" w:rsidRDefault="006F51A4" w:rsidP="00C102AE">
      <w:pPr>
        <w:numPr>
          <w:ilvl w:val="0"/>
          <w:numId w:val="31"/>
        </w:numPr>
        <w:spacing w:before="0" w:after="0" w:line="240" w:lineRule="auto"/>
        <w:ind w:left="648"/>
        <w:rPr>
          <w:rFonts w:cs="Courier New"/>
          <w:color w:val="5E5E5E" w:themeColor="accent5" w:themeShade="80"/>
        </w:rPr>
      </w:pPr>
      <w:r w:rsidRPr="00D97445">
        <w:rPr>
          <w:rFonts w:cs="Courier New"/>
          <w:color w:val="5E5E5E" w:themeColor="accent5" w:themeShade="80"/>
        </w:rPr>
        <w:t>DROP TABLE Hr.Employee;</w:t>
      </w:r>
    </w:p>
    <w:p w14:paraId="3DEBAD80" w14:textId="77777777" w:rsidR="00051AF1" w:rsidRDefault="00051AF1" w:rsidP="00051AF1">
      <w:pPr>
        <w:pStyle w:val="Heading2"/>
      </w:pPr>
      <w:bookmarkStart w:id="964" w:name="_Toc33791643"/>
      <w:r>
        <w:t>Using Aliases</w:t>
      </w:r>
      <w:bookmarkEnd w:id="964"/>
    </w:p>
    <w:p w14:paraId="3DEBAD81" w14:textId="77777777" w:rsidR="006F51A4" w:rsidRPr="00D97445" w:rsidRDefault="006F51A4" w:rsidP="006F51A4">
      <w:pPr>
        <w:pStyle w:val="TableBullet"/>
        <w:numPr>
          <w:ilvl w:val="0"/>
          <w:numId w:val="0"/>
        </w:numPr>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 xml:space="preserve">An alias is an alternative name for a table or column.  It is used in expressions to shorten and / or clarify the object name, as well as to prevent ambiguous references.  </w:t>
      </w:r>
    </w:p>
    <w:p w14:paraId="3DEBAD82" w14:textId="77777777" w:rsidR="006F51A4" w:rsidRPr="00D97445" w:rsidRDefault="006F51A4" w:rsidP="006F51A4">
      <w:pPr>
        <w:pStyle w:val="TableBullet"/>
        <w:numPr>
          <w:ilvl w:val="0"/>
          <w:numId w:val="0"/>
        </w:numPr>
        <w:rPr>
          <w:rFonts w:asciiTheme="minorHAnsi" w:hAnsiTheme="minorHAnsi" w:cs="TTE2898618t00"/>
          <w:color w:val="5E5E5E" w:themeColor="accent5" w:themeShade="80"/>
        </w:rPr>
      </w:pPr>
    </w:p>
    <w:p w14:paraId="3DEBAD83" w14:textId="77777777" w:rsidR="006F51A4" w:rsidRPr="00D97445" w:rsidRDefault="006F51A4" w:rsidP="006F51A4">
      <w:pPr>
        <w:pStyle w:val="TableBullet"/>
        <w:numPr>
          <w:ilvl w:val="0"/>
          <w:numId w:val="0"/>
        </w:numPr>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 xml:space="preserve">All columns of a table/view referenced by an alias in the FROM clause must be prefixed with that alias even when the column name is unique among all the tables/views involved in the statement.  </w:t>
      </w:r>
    </w:p>
    <w:p w14:paraId="3DEBAD84" w14:textId="77777777" w:rsidR="006F51A4" w:rsidRPr="00D97445" w:rsidRDefault="006F51A4" w:rsidP="006F51A4">
      <w:pPr>
        <w:pStyle w:val="TableBullet"/>
        <w:numPr>
          <w:ilvl w:val="0"/>
          <w:numId w:val="0"/>
        </w:numPr>
        <w:rPr>
          <w:rFonts w:asciiTheme="minorHAnsi" w:hAnsiTheme="minorHAnsi" w:cs="TTE2898618t00"/>
          <w:color w:val="5E5E5E" w:themeColor="accent5" w:themeShade="80"/>
        </w:rPr>
      </w:pPr>
    </w:p>
    <w:p w14:paraId="3DEBAD85" w14:textId="77777777" w:rsidR="006F51A4" w:rsidRPr="00D97445" w:rsidRDefault="006F51A4" w:rsidP="006F51A4">
      <w:pPr>
        <w:pStyle w:val="TableBullet"/>
        <w:numPr>
          <w:ilvl w:val="0"/>
          <w:numId w:val="0"/>
        </w:numPr>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A column alias is the only allowed method of referencing calculated fields.</w:t>
      </w:r>
    </w:p>
    <w:p w14:paraId="3DEBAD86" w14:textId="77777777" w:rsidR="006F51A4" w:rsidRPr="00D97445" w:rsidRDefault="006F51A4" w:rsidP="006F51A4">
      <w:pPr>
        <w:pStyle w:val="TableBullet"/>
        <w:numPr>
          <w:ilvl w:val="0"/>
          <w:numId w:val="0"/>
        </w:numPr>
        <w:rPr>
          <w:rFonts w:asciiTheme="minorHAnsi" w:hAnsiTheme="minorHAnsi" w:cs="TTE2898618t00"/>
          <w:color w:val="5E5E5E" w:themeColor="accent5" w:themeShade="80"/>
        </w:rPr>
      </w:pPr>
    </w:p>
    <w:p w14:paraId="3DEBAD87" w14:textId="77777777" w:rsidR="006F51A4" w:rsidRPr="00D97445" w:rsidRDefault="006F51A4" w:rsidP="006F51A4">
      <w:pPr>
        <w:pStyle w:val="TableBullet"/>
        <w:numPr>
          <w:ilvl w:val="0"/>
          <w:numId w:val="0"/>
        </w:numPr>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There is no need to specify table/view alias if the table/view is the only object referenced in the FROM clause.</w:t>
      </w:r>
    </w:p>
    <w:p w14:paraId="3DEBAD88" w14:textId="77777777" w:rsidR="006F51A4" w:rsidRPr="00D97445" w:rsidRDefault="006F51A4" w:rsidP="006F51A4">
      <w:pPr>
        <w:pStyle w:val="TableBullet"/>
        <w:numPr>
          <w:ilvl w:val="0"/>
          <w:numId w:val="0"/>
        </w:numPr>
        <w:rPr>
          <w:rFonts w:asciiTheme="minorHAnsi" w:hAnsiTheme="minorHAnsi" w:cs="TTE2898618t00"/>
          <w:color w:val="5E5E5E" w:themeColor="accent5" w:themeShade="80"/>
        </w:rPr>
      </w:pPr>
    </w:p>
    <w:p w14:paraId="3DEBAD89" w14:textId="77777777" w:rsidR="006F51A4" w:rsidRDefault="006F51A4" w:rsidP="006F51A4">
      <w:pPr>
        <w:pStyle w:val="TableBullet"/>
        <w:numPr>
          <w:ilvl w:val="0"/>
          <w:numId w:val="0"/>
        </w:numPr>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In all cases where an alias is used, the optional “AS” keyword must be included to reduce confusion and increase readability of the code.</w:t>
      </w:r>
    </w:p>
    <w:p w14:paraId="4A3EE34D" w14:textId="77777777" w:rsidR="00A978B1" w:rsidRDefault="00A978B1" w:rsidP="006F51A4">
      <w:pPr>
        <w:pStyle w:val="TableBullet"/>
        <w:numPr>
          <w:ilvl w:val="0"/>
          <w:numId w:val="0"/>
        </w:numPr>
        <w:rPr>
          <w:rFonts w:asciiTheme="minorHAnsi" w:hAnsiTheme="minorHAnsi" w:cs="TTE2898618t00"/>
          <w:color w:val="5E5E5E" w:themeColor="accent5" w:themeShade="80"/>
        </w:rPr>
      </w:pPr>
    </w:p>
    <w:p w14:paraId="69A2DCAF" w14:textId="1B003F9E" w:rsidR="00A978B1" w:rsidRPr="00D97445" w:rsidDel="00BE400E" w:rsidRDefault="00A978B1" w:rsidP="006F51A4">
      <w:pPr>
        <w:pStyle w:val="TableBullet"/>
        <w:numPr>
          <w:ilvl w:val="0"/>
          <w:numId w:val="0"/>
        </w:numPr>
        <w:rPr>
          <w:del w:id="965" w:author="Kraig Hughes" w:date="2021-03-12T15:13:00Z"/>
          <w:rFonts w:asciiTheme="minorHAnsi" w:hAnsiTheme="minorHAnsi" w:cs="TTE2898618t00"/>
          <w:color w:val="5E5E5E" w:themeColor="accent5" w:themeShade="80"/>
        </w:rPr>
      </w:pPr>
    </w:p>
    <w:p w14:paraId="3DEBAD8A" w14:textId="5121E4C8" w:rsidR="006F51A4" w:rsidRPr="00D97445" w:rsidRDefault="006F51A4" w:rsidP="006F51A4">
      <w:pPr>
        <w:pStyle w:val="TableBullet"/>
        <w:numPr>
          <w:ilvl w:val="0"/>
          <w:numId w:val="0"/>
        </w:numPr>
        <w:rPr>
          <w:rFonts w:asciiTheme="minorHAnsi" w:hAnsiTheme="minorHAnsi" w:cs="TTE2898618t00"/>
          <w:color w:val="5E5E5E" w:themeColor="accent5" w:themeShade="80"/>
          <w:u w:val="single"/>
        </w:rPr>
      </w:pPr>
      <w:del w:id="966" w:author="Kraig Hughes" w:date="2021-03-12T15:13:00Z">
        <w:r w:rsidRPr="00D97445" w:rsidDel="00BE400E">
          <w:rPr>
            <w:rFonts w:asciiTheme="minorHAnsi" w:hAnsiTheme="minorHAnsi" w:cs="TTE2898618t00"/>
            <w:color w:val="5E5E5E" w:themeColor="accent5" w:themeShade="80"/>
          </w:rPr>
          <w:br/>
        </w:r>
      </w:del>
      <w:r w:rsidRPr="00D97445">
        <w:rPr>
          <w:rFonts w:asciiTheme="minorHAnsi" w:hAnsiTheme="minorHAnsi" w:cs="TTE2895370t00"/>
          <w:color w:val="5E5E5E" w:themeColor="accent5" w:themeShade="80"/>
          <w:u w:val="single"/>
        </w:rPr>
        <w:t>Examples</w:t>
      </w:r>
    </w:p>
    <w:p w14:paraId="3DEBAD8B" w14:textId="77777777" w:rsidR="006F51A4" w:rsidRPr="00D97445" w:rsidRDefault="006F51A4" w:rsidP="00C102AE">
      <w:pPr>
        <w:numPr>
          <w:ilvl w:val="0"/>
          <w:numId w:val="32"/>
        </w:numPr>
        <w:spacing w:before="0" w:after="0" w:line="240" w:lineRule="auto"/>
        <w:ind w:left="648"/>
        <w:rPr>
          <w:rFonts w:cs="Courier New"/>
          <w:color w:val="5E5E5E" w:themeColor="accent5" w:themeShade="80"/>
        </w:rPr>
      </w:pPr>
      <w:r w:rsidRPr="00D97445">
        <w:rPr>
          <w:rFonts w:cs="Courier New"/>
          <w:color w:val="5E5E5E" w:themeColor="accent5" w:themeShade="80"/>
        </w:rPr>
        <w:t xml:space="preserve">SELECT </w:t>
      </w:r>
      <w:r w:rsidRPr="00D97445">
        <w:rPr>
          <w:rFonts w:cs="Courier New"/>
          <w:b/>
          <w:color w:val="5E5E5E" w:themeColor="accent5" w:themeShade="80"/>
        </w:rPr>
        <w:t>Asl</w:t>
      </w:r>
      <w:r w:rsidRPr="00D97445">
        <w:rPr>
          <w:rFonts w:cs="Courier New"/>
          <w:color w:val="5E5E5E" w:themeColor="accent5" w:themeShade="80"/>
        </w:rPr>
        <w:t xml:space="preserve">.col1 from dbo.AsnShipmentLevelTfash </w:t>
      </w:r>
      <w:r w:rsidRPr="00D97445">
        <w:rPr>
          <w:rFonts w:cs="Courier New"/>
          <w:b/>
          <w:color w:val="5E5E5E" w:themeColor="accent5" w:themeShade="80"/>
        </w:rPr>
        <w:t>AS</w:t>
      </w:r>
      <w:r w:rsidRPr="00D97445">
        <w:rPr>
          <w:rFonts w:cs="Courier New"/>
          <w:color w:val="5E5E5E" w:themeColor="accent5" w:themeShade="80"/>
        </w:rPr>
        <w:t xml:space="preserve"> </w:t>
      </w:r>
      <w:r w:rsidRPr="00D97445">
        <w:rPr>
          <w:rFonts w:cs="Courier New"/>
          <w:b/>
          <w:color w:val="5E5E5E" w:themeColor="accent5" w:themeShade="80"/>
        </w:rPr>
        <w:t>Asl</w:t>
      </w:r>
      <w:r w:rsidRPr="00D97445">
        <w:rPr>
          <w:rFonts w:cs="Courier New"/>
          <w:color w:val="5E5E5E" w:themeColor="accent5" w:themeShade="80"/>
        </w:rPr>
        <w:t>;</w:t>
      </w:r>
    </w:p>
    <w:p w14:paraId="3DEBAD8C" w14:textId="77777777" w:rsidR="006F51A4" w:rsidRPr="00D97445" w:rsidRDefault="006F51A4" w:rsidP="00C102AE">
      <w:pPr>
        <w:numPr>
          <w:ilvl w:val="0"/>
          <w:numId w:val="32"/>
        </w:numPr>
        <w:spacing w:before="0" w:after="0" w:line="240" w:lineRule="auto"/>
        <w:ind w:left="648"/>
        <w:rPr>
          <w:rFonts w:cs="Courier New"/>
          <w:color w:val="5E5E5E" w:themeColor="accent5" w:themeShade="80"/>
        </w:rPr>
      </w:pPr>
      <w:r w:rsidRPr="00D97445">
        <w:rPr>
          <w:rFonts w:cs="Courier New"/>
          <w:color w:val="5E5E5E" w:themeColor="accent5" w:themeShade="80"/>
        </w:rPr>
        <w:t xml:space="preserve">SELECT </w:t>
      </w:r>
      <w:r w:rsidRPr="00D97445">
        <w:rPr>
          <w:rFonts w:cs="Courier New"/>
          <w:b/>
          <w:color w:val="5E5E5E" w:themeColor="accent5" w:themeShade="80"/>
        </w:rPr>
        <w:t>Ad.</w:t>
      </w:r>
      <w:r w:rsidRPr="00D97445">
        <w:rPr>
          <w:rFonts w:cs="Courier New"/>
          <w:color w:val="5E5E5E" w:themeColor="accent5" w:themeShade="80"/>
        </w:rPr>
        <w:t xml:space="preserve">col1 from dbo.AccessData </w:t>
      </w:r>
      <w:r w:rsidRPr="00D97445">
        <w:rPr>
          <w:rFonts w:cs="Courier New"/>
          <w:b/>
          <w:color w:val="5E5E5E" w:themeColor="accent5" w:themeShade="80"/>
        </w:rPr>
        <w:t>AS Ad</w:t>
      </w:r>
      <w:r w:rsidRPr="00D97445">
        <w:rPr>
          <w:rFonts w:cs="Courier New"/>
          <w:color w:val="5E5E5E" w:themeColor="accent5" w:themeShade="80"/>
        </w:rPr>
        <w:t>;</w:t>
      </w:r>
    </w:p>
    <w:p w14:paraId="3DEBAD8D" w14:textId="2B867FF1" w:rsidR="006F51A4" w:rsidRDefault="006F51A4" w:rsidP="00C102AE">
      <w:pPr>
        <w:numPr>
          <w:ilvl w:val="0"/>
          <w:numId w:val="32"/>
        </w:numPr>
        <w:spacing w:before="0" w:after="0" w:line="240" w:lineRule="auto"/>
        <w:ind w:left="648"/>
        <w:rPr>
          <w:ins w:id="967" w:author="Kraig Hughes" w:date="2021-03-12T15:13:00Z"/>
          <w:rFonts w:cs="Courier New"/>
          <w:color w:val="5E5E5E" w:themeColor="accent5" w:themeShade="80"/>
        </w:rPr>
      </w:pPr>
      <w:r w:rsidRPr="00D97445">
        <w:rPr>
          <w:rFonts w:cs="Courier New"/>
          <w:color w:val="5E5E5E" w:themeColor="accent5" w:themeShade="80"/>
        </w:rPr>
        <w:t>SELECT  (</w:t>
      </w:r>
      <w:r w:rsidRPr="00D97445">
        <w:rPr>
          <w:rFonts w:cs="Courier New"/>
          <w:b/>
          <w:color w:val="5E5E5E" w:themeColor="accent5" w:themeShade="80"/>
        </w:rPr>
        <w:t>Li</w:t>
      </w:r>
      <w:r w:rsidRPr="00D97445">
        <w:rPr>
          <w:rFonts w:cs="Courier New"/>
          <w:color w:val="5E5E5E" w:themeColor="accent5" w:themeShade="80"/>
        </w:rPr>
        <w:t xml:space="preserve">.QuantityonSoftCommit - </w:t>
      </w:r>
      <w:r w:rsidRPr="00D97445">
        <w:rPr>
          <w:rFonts w:cs="Courier New"/>
          <w:b/>
          <w:color w:val="5E5E5E" w:themeColor="accent5" w:themeShade="80"/>
        </w:rPr>
        <w:t>Li</w:t>
      </w:r>
      <w:r w:rsidRPr="00D97445">
        <w:rPr>
          <w:rFonts w:cs="Courier New"/>
          <w:color w:val="5E5E5E" w:themeColor="accent5" w:themeShade="80"/>
        </w:rPr>
        <w:t xml:space="preserve">.QuantityonWorkOrderSoftCommit) </w:t>
      </w:r>
      <w:r w:rsidRPr="00D97445">
        <w:rPr>
          <w:rFonts w:cs="Courier New"/>
          <w:b/>
          <w:color w:val="5E5E5E" w:themeColor="accent5" w:themeShade="80"/>
        </w:rPr>
        <w:t xml:space="preserve">AS </w:t>
      </w:r>
      <w:r w:rsidRPr="00D97445">
        <w:rPr>
          <w:rFonts w:cs="Courier New"/>
          <w:color w:val="5E5E5E" w:themeColor="accent5" w:themeShade="80"/>
        </w:rPr>
        <w:t xml:space="preserve">SoftCommitted FROM dbo.Location </w:t>
      </w:r>
      <w:r w:rsidRPr="00D97445">
        <w:rPr>
          <w:rFonts w:cs="Courier New"/>
          <w:b/>
          <w:color w:val="5E5E5E" w:themeColor="accent5" w:themeShade="80"/>
        </w:rPr>
        <w:t>AS</w:t>
      </w:r>
      <w:r w:rsidRPr="00D97445">
        <w:rPr>
          <w:rFonts w:cs="Courier New"/>
          <w:color w:val="5E5E5E" w:themeColor="accent5" w:themeShade="80"/>
        </w:rPr>
        <w:t xml:space="preserve"> Li</w:t>
      </w:r>
    </w:p>
    <w:p w14:paraId="61E70782" w14:textId="77777777" w:rsidR="00BE400E" w:rsidRPr="00D97445" w:rsidRDefault="00BE400E" w:rsidP="00BE400E">
      <w:pPr>
        <w:spacing w:before="0" w:after="0" w:line="240" w:lineRule="auto"/>
        <w:rPr>
          <w:rFonts w:cs="Courier New"/>
          <w:color w:val="5E5E5E" w:themeColor="accent5" w:themeShade="80"/>
        </w:rPr>
        <w:pPrChange w:id="968" w:author="Kraig Hughes" w:date="2021-03-12T15:13:00Z">
          <w:pPr>
            <w:numPr>
              <w:numId w:val="32"/>
            </w:numPr>
            <w:spacing w:before="0" w:after="0" w:line="240" w:lineRule="auto"/>
            <w:ind w:left="648" w:hanging="360"/>
          </w:pPr>
        </w:pPrChange>
      </w:pPr>
    </w:p>
    <w:p w14:paraId="3DEBAD8E" w14:textId="77777777" w:rsidR="00051AF1" w:rsidRDefault="00051AF1" w:rsidP="00051AF1">
      <w:pPr>
        <w:pStyle w:val="Heading2"/>
      </w:pPr>
      <w:bookmarkStart w:id="969" w:name="_Toc33791644"/>
      <w:r>
        <w:t>Variable Naming Conventions</w:t>
      </w:r>
      <w:bookmarkEnd w:id="969"/>
    </w:p>
    <w:p w14:paraId="3DEBAD8F" w14:textId="6A3E253D" w:rsidR="006F51A4" w:rsidRPr="00B8595C" w:rsidDel="00BE400E" w:rsidRDefault="006F51A4" w:rsidP="00051AF1">
      <w:pPr>
        <w:rPr>
          <w:del w:id="970" w:author="Kraig Hughes" w:date="2021-03-12T15:13:00Z"/>
          <w:color w:val="5E5E5E" w:themeColor="accent5" w:themeShade="80"/>
          <w:sz w:val="21"/>
          <w:szCs w:val="21"/>
        </w:rPr>
      </w:pPr>
    </w:p>
    <w:p w14:paraId="3DEBAD90" w14:textId="77777777" w:rsidR="006F51A4" w:rsidRPr="00D97445" w:rsidRDefault="006F51A4" w:rsidP="00C102AE">
      <w:pPr>
        <w:numPr>
          <w:ilvl w:val="0"/>
          <w:numId w:val="33"/>
        </w:numPr>
        <w:spacing w:before="0" w:after="0" w:line="240" w:lineRule="auto"/>
        <w:ind w:left="630"/>
        <w:rPr>
          <w:rFonts w:cs="TTE2898618t00"/>
          <w:color w:val="5E5E5E" w:themeColor="accent5" w:themeShade="80"/>
        </w:rPr>
      </w:pPr>
      <w:r w:rsidRPr="00D97445">
        <w:rPr>
          <w:rFonts w:cs="TTE2898618t00"/>
          <w:color w:val="5E5E5E" w:themeColor="accent5" w:themeShade="80"/>
        </w:rPr>
        <w:t xml:space="preserve">Variable names must follow </w:t>
      </w:r>
      <w:r w:rsidRPr="00D97445">
        <w:rPr>
          <w:color w:val="5E5E5E" w:themeColor="accent5" w:themeShade="80"/>
        </w:rPr>
        <w:t>Generic Naming Conventions;</w:t>
      </w:r>
    </w:p>
    <w:p w14:paraId="3DEBAD91" w14:textId="77777777" w:rsidR="006F51A4" w:rsidRPr="00D97445" w:rsidRDefault="006F51A4" w:rsidP="00C102AE">
      <w:pPr>
        <w:numPr>
          <w:ilvl w:val="0"/>
          <w:numId w:val="33"/>
        </w:numPr>
        <w:spacing w:before="0" w:after="0" w:line="240" w:lineRule="auto"/>
        <w:ind w:left="630"/>
        <w:rPr>
          <w:rFonts w:cs="TTE2898618t00"/>
          <w:color w:val="5E5E5E" w:themeColor="accent5" w:themeShade="80"/>
        </w:rPr>
      </w:pPr>
      <w:r w:rsidRPr="00D97445">
        <w:rPr>
          <w:rFonts w:cs="TTE2898618t00"/>
          <w:color w:val="5E5E5E" w:themeColor="accent5" w:themeShade="80"/>
        </w:rPr>
        <w:t>Variable names have to begin with relevant data type prefix;</w:t>
      </w:r>
    </w:p>
    <w:p w14:paraId="3DEBAD92" w14:textId="77777777" w:rsidR="006F51A4" w:rsidRPr="00D97445" w:rsidRDefault="006F51A4" w:rsidP="00C102AE">
      <w:pPr>
        <w:numPr>
          <w:ilvl w:val="0"/>
          <w:numId w:val="33"/>
        </w:numPr>
        <w:spacing w:before="0" w:after="0" w:line="240" w:lineRule="auto"/>
        <w:ind w:left="630"/>
        <w:rPr>
          <w:rFonts w:cs="TTE2898618t00"/>
          <w:color w:val="5E5E5E" w:themeColor="accent5" w:themeShade="80"/>
        </w:rPr>
      </w:pPr>
      <w:r w:rsidRPr="00D97445">
        <w:rPr>
          <w:rFonts w:cs="TTE2898618t00"/>
          <w:color w:val="5E5E5E" w:themeColor="accent5" w:themeShade="80"/>
        </w:rPr>
        <w:t>Usage of underscores should be avoided and be rather an exception;</w:t>
      </w:r>
    </w:p>
    <w:p w14:paraId="3DEBAD93" w14:textId="77777777" w:rsidR="006F51A4" w:rsidRPr="00D97445" w:rsidRDefault="006F51A4" w:rsidP="00C102AE">
      <w:pPr>
        <w:numPr>
          <w:ilvl w:val="0"/>
          <w:numId w:val="33"/>
        </w:numPr>
        <w:spacing w:before="0" w:after="0" w:line="240" w:lineRule="auto"/>
        <w:ind w:left="630"/>
        <w:rPr>
          <w:rFonts w:cs="TTE2898618t00"/>
          <w:color w:val="5E5E5E" w:themeColor="accent5" w:themeShade="80"/>
        </w:rPr>
      </w:pPr>
      <w:r w:rsidRPr="00D97445">
        <w:rPr>
          <w:rFonts w:cs="TTE2898618t00"/>
          <w:color w:val="5E5E5E" w:themeColor="accent5" w:themeShade="80"/>
        </w:rPr>
        <w:t>The following is a list of data type prefixes for MS SQL Server data types:</w:t>
      </w:r>
    </w:p>
    <w:p w14:paraId="3DEBAD94" w14:textId="77777777" w:rsidR="006F51A4" w:rsidRPr="00D97445" w:rsidRDefault="006F51A4" w:rsidP="006F51A4">
      <w:pPr>
        <w:ind w:left="630"/>
        <w:rPr>
          <w:rFonts w:cs="TTE2898618t00"/>
          <w:color w:val="5E5E5E" w:themeColor="accent5" w:themeShade="80"/>
        </w:rPr>
      </w:pPr>
    </w:p>
    <w:tbl>
      <w:tblPr>
        <w:tblW w:w="0" w:type="auto"/>
        <w:tblInd w:w="2070" w:type="dxa"/>
        <w:tblLook w:val="04A0" w:firstRow="1" w:lastRow="0" w:firstColumn="1" w:lastColumn="0" w:noHBand="0" w:noVBand="1"/>
      </w:tblPr>
      <w:tblGrid>
        <w:gridCol w:w="1998"/>
        <w:gridCol w:w="1980"/>
        <w:gridCol w:w="2520"/>
      </w:tblGrid>
      <w:tr w:rsidR="00D97445" w:rsidRPr="00D97445" w14:paraId="3DEBAD98" w14:textId="77777777" w:rsidTr="007F28AE">
        <w:tc>
          <w:tcPr>
            <w:tcW w:w="1998" w:type="dxa"/>
            <w:shd w:val="clear" w:color="auto" w:fill="auto"/>
          </w:tcPr>
          <w:p w14:paraId="3DEBAD95" w14:textId="77777777" w:rsidR="006F51A4" w:rsidRPr="00D97445" w:rsidRDefault="006F51A4" w:rsidP="00020A13">
            <w:pPr>
              <w:spacing w:after="0"/>
              <w:rPr>
                <w:b/>
                <w:color w:val="5E5E5E" w:themeColor="accent5" w:themeShade="80"/>
                <w:u w:val="single"/>
              </w:rPr>
            </w:pPr>
            <w:r w:rsidRPr="00D97445">
              <w:rPr>
                <w:b/>
                <w:color w:val="5E5E5E" w:themeColor="accent5" w:themeShade="80"/>
                <w:u w:val="single"/>
              </w:rPr>
              <w:t>Data Type</w:t>
            </w:r>
          </w:p>
        </w:tc>
        <w:tc>
          <w:tcPr>
            <w:tcW w:w="1980" w:type="dxa"/>
            <w:shd w:val="clear" w:color="auto" w:fill="auto"/>
          </w:tcPr>
          <w:p w14:paraId="3DEBAD96" w14:textId="77777777" w:rsidR="006F51A4" w:rsidRPr="00D97445" w:rsidRDefault="006F51A4" w:rsidP="00020A13">
            <w:pPr>
              <w:spacing w:after="0"/>
              <w:rPr>
                <w:b/>
                <w:color w:val="5E5E5E" w:themeColor="accent5" w:themeShade="80"/>
                <w:u w:val="single"/>
              </w:rPr>
            </w:pPr>
            <w:r w:rsidRPr="00D97445">
              <w:rPr>
                <w:b/>
                <w:color w:val="5E5E5E" w:themeColor="accent5" w:themeShade="80"/>
                <w:u w:val="single"/>
              </w:rPr>
              <w:t>Data Type Prefix</w:t>
            </w:r>
          </w:p>
        </w:tc>
        <w:tc>
          <w:tcPr>
            <w:tcW w:w="2520" w:type="dxa"/>
            <w:shd w:val="clear" w:color="auto" w:fill="auto"/>
          </w:tcPr>
          <w:p w14:paraId="3DEBAD97" w14:textId="77777777" w:rsidR="006F51A4" w:rsidRPr="00D97445" w:rsidRDefault="006F51A4" w:rsidP="00020A13">
            <w:pPr>
              <w:spacing w:after="0"/>
              <w:rPr>
                <w:b/>
                <w:color w:val="5E5E5E" w:themeColor="accent5" w:themeShade="80"/>
                <w:u w:val="single"/>
              </w:rPr>
            </w:pPr>
            <w:r w:rsidRPr="00D97445">
              <w:rPr>
                <w:b/>
                <w:color w:val="5E5E5E" w:themeColor="accent5" w:themeShade="80"/>
                <w:u w:val="single"/>
              </w:rPr>
              <w:t>Example</w:t>
            </w:r>
          </w:p>
        </w:tc>
      </w:tr>
      <w:tr w:rsidR="00D97445" w:rsidRPr="00D97445" w14:paraId="3DEBAD9C" w14:textId="77777777" w:rsidTr="007F28AE">
        <w:tc>
          <w:tcPr>
            <w:tcW w:w="1998" w:type="dxa"/>
            <w:shd w:val="clear" w:color="auto" w:fill="auto"/>
          </w:tcPr>
          <w:p w14:paraId="3DEBAD99" w14:textId="77777777" w:rsidR="006F51A4" w:rsidRPr="00D97445" w:rsidRDefault="006F51A4" w:rsidP="00020A13">
            <w:pPr>
              <w:spacing w:after="0"/>
              <w:rPr>
                <w:color w:val="5E5E5E" w:themeColor="accent5" w:themeShade="80"/>
              </w:rPr>
            </w:pPr>
            <w:r w:rsidRPr="00D97445">
              <w:rPr>
                <w:color w:val="5E5E5E" w:themeColor="accent5" w:themeShade="80"/>
              </w:rPr>
              <w:t>bigint</w:t>
            </w:r>
          </w:p>
        </w:tc>
        <w:tc>
          <w:tcPr>
            <w:tcW w:w="1980" w:type="dxa"/>
            <w:shd w:val="clear" w:color="auto" w:fill="auto"/>
          </w:tcPr>
          <w:p w14:paraId="3DEBAD9A" w14:textId="77777777" w:rsidR="006F51A4" w:rsidRPr="00D97445" w:rsidRDefault="006F51A4" w:rsidP="00020A13">
            <w:pPr>
              <w:spacing w:after="0"/>
              <w:rPr>
                <w:color w:val="5E5E5E" w:themeColor="accent5" w:themeShade="80"/>
              </w:rPr>
            </w:pPr>
            <w:r w:rsidRPr="00D97445">
              <w:rPr>
                <w:color w:val="5E5E5E" w:themeColor="accent5" w:themeShade="80"/>
              </w:rPr>
              <w:t>bi</w:t>
            </w:r>
          </w:p>
        </w:tc>
        <w:tc>
          <w:tcPr>
            <w:tcW w:w="2520" w:type="dxa"/>
            <w:shd w:val="clear" w:color="auto" w:fill="auto"/>
          </w:tcPr>
          <w:p w14:paraId="3DEBAD9B" w14:textId="77777777" w:rsidR="006F51A4" w:rsidRPr="00D97445" w:rsidRDefault="006F51A4" w:rsidP="00020A13">
            <w:pPr>
              <w:spacing w:after="0"/>
              <w:rPr>
                <w:color w:val="5E5E5E" w:themeColor="accent5" w:themeShade="80"/>
              </w:rPr>
            </w:pPr>
            <w:r w:rsidRPr="00D97445">
              <w:rPr>
                <w:color w:val="5E5E5E" w:themeColor="accent5" w:themeShade="80"/>
              </w:rPr>
              <w:t>@biLogId</w:t>
            </w:r>
          </w:p>
        </w:tc>
      </w:tr>
      <w:tr w:rsidR="00D97445" w:rsidRPr="00D97445" w14:paraId="3DEBADA0" w14:textId="77777777" w:rsidTr="007F28AE">
        <w:tc>
          <w:tcPr>
            <w:tcW w:w="1998" w:type="dxa"/>
            <w:shd w:val="clear" w:color="auto" w:fill="auto"/>
          </w:tcPr>
          <w:p w14:paraId="3DEBAD9D" w14:textId="77777777" w:rsidR="006F51A4" w:rsidRPr="00D97445" w:rsidRDefault="006F51A4" w:rsidP="00020A13">
            <w:pPr>
              <w:spacing w:after="0"/>
              <w:rPr>
                <w:color w:val="5E5E5E" w:themeColor="accent5" w:themeShade="80"/>
              </w:rPr>
            </w:pPr>
            <w:r w:rsidRPr="00D97445">
              <w:rPr>
                <w:color w:val="5E5E5E" w:themeColor="accent5" w:themeShade="80"/>
              </w:rPr>
              <w:t>binary</w:t>
            </w:r>
          </w:p>
        </w:tc>
        <w:tc>
          <w:tcPr>
            <w:tcW w:w="1980" w:type="dxa"/>
            <w:shd w:val="clear" w:color="auto" w:fill="auto"/>
          </w:tcPr>
          <w:p w14:paraId="3DEBAD9E" w14:textId="77777777" w:rsidR="006F51A4" w:rsidRPr="00D97445" w:rsidRDefault="006F51A4" w:rsidP="00020A13">
            <w:pPr>
              <w:spacing w:after="0"/>
              <w:rPr>
                <w:color w:val="5E5E5E" w:themeColor="accent5" w:themeShade="80"/>
              </w:rPr>
            </w:pPr>
            <w:r w:rsidRPr="00D97445">
              <w:rPr>
                <w:color w:val="5E5E5E" w:themeColor="accent5" w:themeShade="80"/>
              </w:rPr>
              <w:t>bin</w:t>
            </w:r>
          </w:p>
        </w:tc>
        <w:tc>
          <w:tcPr>
            <w:tcW w:w="2520" w:type="dxa"/>
            <w:shd w:val="clear" w:color="auto" w:fill="auto"/>
          </w:tcPr>
          <w:p w14:paraId="3DEBAD9F" w14:textId="77777777" w:rsidR="006F51A4" w:rsidRPr="00D97445" w:rsidRDefault="006F51A4" w:rsidP="00020A13">
            <w:pPr>
              <w:spacing w:after="0"/>
              <w:rPr>
                <w:color w:val="5E5E5E" w:themeColor="accent5" w:themeShade="80"/>
              </w:rPr>
            </w:pPr>
            <w:r w:rsidRPr="00D97445">
              <w:rPr>
                <w:color w:val="5E5E5E" w:themeColor="accent5" w:themeShade="80"/>
              </w:rPr>
              <w:t>@binBinaryData</w:t>
            </w:r>
          </w:p>
        </w:tc>
      </w:tr>
      <w:tr w:rsidR="00D97445" w:rsidRPr="00D97445" w14:paraId="3DEBADA4" w14:textId="77777777" w:rsidTr="007F28AE">
        <w:tc>
          <w:tcPr>
            <w:tcW w:w="1998" w:type="dxa"/>
            <w:shd w:val="clear" w:color="auto" w:fill="auto"/>
          </w:tcPr>
          <w:p w14:paraId="3DEBADA1" w14:textId="77777777" w:rsidR="006F51A4" w:rsidRPr="00D97445" w:rsidRDefault="006F51A4" w:rsidP="00020A13">
            <w:pPr>
              <w:spacing w:after="0"/>
              <w:rPr>
                <w:color w:val="5E5E5E" w:themeColor="accent5" w:themeShade="80"/>
              </w:rPr>
            </w:pPr>
            <w:r w:rsidRPr="00D97445">
              <w:rPr>
                <w:color w:val="5E5E5E" w:themeColor="accent5" w:themeShade="80"/>
              </w:rPr>
              <w:t>bit</w:t>
            </w:r>
          </w:p>
        </w:tc>
        <w:tc>
          <w:tcPr>
            <w:tcW w:w="1980" w:type="dxa"/>
            <w:shd w:val="clear" w:color="auto" w:fill="auto"/>
          </w:tcPr>
          <w:p w14:paraId="3DEBADA2" w14:textId="77777777" w:rsidR="006F51A4" w:rsidRPr="00D97445" w:rsidRDefault="006F51A4" w:rsidP="00020A13">
            <w:pPr>
              <w:spacing w:after="0"/>
              <w:rPr>
                <w:color w:val="5E5E5E" w:themeColor="accent5" w:themeShade="80"/>
              </w:rPr>
            </w:pPr>
            <w:r w:rsidRPr="00D97445">
              <w:rPr>
                <w:color w:val="5E5E5E" w:themeColor="accent5" w:themeShade="80"/>
              </w:rPr>
              <w:t>b</w:t>
            </w:r>
          </w:p>
        </w:tc>
        <w:tc>
          <w:tcPr>
            <w:tcW w:w="2520" w:type="dxa"/>
            <w:shd w:val="clear" w:color="auto" w:fill="auto"/>
          </w:tcPr>
          <w:p w14:paraId="3DEBADA3" w14:textId="77777777" w:rsidR="006F51A4" w:rsidRPr="00D97445" w:rsidRDefault="006F51A4" w:rsidP="00020A13">
            <w:pPr>
              <w:spacing w:after="0"/>
              <w:rPr>
                <w:color w:val="5E5E5E" w:themeColor="accent5" w:themeShade="80"/>
              </w:rPr>
            </w:pPr>
            <w:r w:rsidRPr="00D97445">
              <w:rPr>
                <w:color w:val="5E5E5E" w:themeColor="accent5" w:themeShade="80"/>
              </w:rPr>
              <w:t>@bContKey</w:t>
            </w:r>
          </w:p>
        </w:tc>
      </w:tr>
      <w:tr w:rsidR="00D97445" w:rsidRPr="00D97445" w14:paraId="3DEBADA8" w14:textId="77777777" w:rsidTr="007F28AE">
        <w:tc>
          <w:tcPr>
            <w:tcW w:w="1998" w:type="dxa"/>
            <w:shd w:val="clear" w:color="auto" w:fill="auto"/>
          </w:tcPr>
          <w:p w14:paraId="3DEBADA5" w14:textId="77777777" w:rsidR="006F51A4" w:rsidRPr="00D97445" w:rsidRDefault="006F51A4" w:rsidP="00020A13">
            <w:pPr>
              <w:spacing w:after="0"/>
              <w:rPr>
                <w:color w:val="5E5E5E" w:themeColor="accent5" w:themeShade="80"/>
              </w:rPr>
            </w:pPr>
            <w:r w:rsidRPr="00D97445">
              <w:rPr>
                <w:color w:val="5E5E5E" w:themeColor="accent5" w:themeShade="80"/>
              </w:rPr>
              <w:t>char</w:t>
            </w:r>
          </w:p>
        </w:tc>
        <w:tc>
          <w:tcPr>
            <w:tcW w:w="1980" w:type="dxa"/>
            <w:shd w:val="clear" w:color="auto" w:fill="auto"/>
          </w:tcPr>
          <w:p w14:paraId="3DEBADA6" w14:textId="77777777" w:rsidR="006F51A4" w:rsidRPr="00D97445" w:rsidRDefault="006F51A4" w:rsidP="00020A13">
            <w:pPr>
              <w:spacing w:after="0"/>
              <w:rPr>
                <w:color w:val="5E5E5E" w:themeColor="accent5" w:themeShade="80"/>
              </w:rPr>
            </w:pPr>
            <w:r w:rsidRPr="00D97445">
              <w:rPr>
                <w:color w:val="5E5E5E" w:themeColor="accent5" w:themeShade="80"/>
              </w:rPr>
              <w:t>c</w:t>
            </w:r>
          </w:p>
        </w:tc>
        <w:tc>
          <w:tcPr>
            <w:tcW w:w="2520" w:type="dxa"/>
            <w:shd w:val="clear" w:color="auto" w:fill="auto"/>
          </w:tcPr>
          <w:p w14:paraId="3DEBADA7" w14:textId="77777777" w:rsidR="006F51A4" w:rsidRPr="00D97445" w:rsidRDefault="006F51A4" w:rsidP="00020A13">
            <w:pPr>
              <w:spacing w:after="0"/>
              <w:rPr>
                <w:color w:val="5E5E5E" w:themeColor="accent5" w:themeShade="80"/>
              </w:rPr>
            </w:pPr>
            <w:r w:rsidRPr="00D97445">
              <w:rPr>
                <w:color w:val="5E5E5E" w:themeColor="accent5" w:themeShade="80"/>
              </w:rPr>
              <w:t>@cGender</w:t>
            </w:r>
          </w:p>
        </w:tc>
      </w:tr>
      <w:tr w:rsidR="00D97445" w:rsidRPr="00D97445" w14:paraId="3DEBADAC" w14:textId="77777777" w:rsidTr="007F28AE">
        <w:tc>
          <w:tcPr>
            <w:tcW w:w="1998" w:type="dxa"/>
            <w:shd w:val="clear" w:color="auto" w:fill="auto"/>
          </w:tcPr>
          <w:p w14:paraId="3DEBADA9" w14:textId="77777777" w:rsidR="006F51A4" w:rsidRPr="00D97445" w:rsidRDefault="006F51A4" w:rsidP="00020A13">
            <w:pPr>
              <w:spacing w:after="0"/>
              <w:rPr>
                <w:color w:val="5E5E5E" w:themeColor="accent5" w:themeShade="80"/>
              </w:rPr>
            </w:pPr>
            <w:r w:rsidRPr="00D97445">
              <w:rPr>
                <w:color w:val="5E5E5E" w:themeColor="accent5" w:themeShade="80"/>
              </w:rPr>
              <w:t>cursor</w:t>
            </w:r>
          </w:p>
        </w:tc>
        <w:tc>
          <w:tcPr>
            <w:tcW w:w="1980" w:type="dxa"/>
            <w:shd w:val="clear" w:color="auto" w:fill="auto"/>
          </w:tcPr>
          <w:p w14:paraId="3DEBADAA" w14:textId="77777777" w:rsidR="006F51A4" w:rsidRPr="00D97445" w:rsidRDefault="006F51A4" w:rsidP="00020A13">
            <w:pPr>
              <w:spacing w:after="0"/>
              <w:rPr>
                <w:color w:val="5E5E5E" w:themeColor="accent5" w:themeShade="80"/>
              </w:rPr>
            </w:pPr>
            <w:r w:rsidRPr="00D97445">
              <w:rPr>
                <w:color w:val="5E5E5E" w:themeColor="accent5" w:themeShade="80"/>
              </w:rPr>
              <w:t>cur</w:t>
            </w:r>
          </w:p>
        </w:tc>
        <w:tc>
          <w:tcPr>
            <w:tcW w:w="2520" w:type="dxa"/>
            <w:shd w:val="clear" w:color="auto" w:fill="auto"/>
          </w:tcPr>
          <w:p w14:paraId="3DEBADAB" w14:textId="77777777" w:rsidR="006F51A4" w:rsidRPr="00D97445" w:rsidRDefault="006F51A4" w:rsidP="00020A13">
            <w:pPr>
              <w:spacing w:after="0"/>
              <w:rPr>
                <w:color w:val="5E5E5E" w:themeColor="accent5" w:themeShade="80"/>
              </w:rPr>
            </w:pPr>
            <w:r w:rsidRPr="00D97445">
              <w:rPr>
                <w:color w:val="5E5E5E" w:themeColor="accent5" w:themeShade="80"/>
              </w:rPr>
              <w:t>curTestData</w:t>
            </w:r>
          </w:p>
        </w:tc>
      </w:tr>
      <w:tr w:rsidR="00D97445" w:rsidRPr="00D97445" w14:paraId="3DEBADB0" w14:textId="77777777" w:rsidTr="007F28AE">
        <w:tc>
          <w:tcPr>
            <w:tcW w:w="1998" w:type="dxa"/>
            <w:shd w:val="clear" w:color="auto" w:fill="auto"/>
          </w:tcPr>
          <w:p w14:paraId="3DEBADAD" w14:textId="77777777" w:rsidR="006F51A4" w:rsidRPr="00D97445" w:rsidRDefault="006F51A4" w:rsidP="00020A13">
            <w:pPr>
              <w:spacing w:after="0"/>
              <w:rPr>
                <w:color w:val="5E5E5E" w:themeColor="accent5" w:themeShade="80"/>
              </w:rPr>
            </w:pPr>
            <w:r w:rsidRPr="00D97445">
              <w:rPr>
                <w:color w:val="5E5E5E" w:themeColor="accent5" w:themeShade="80"/>
              </w:rPr>
              <w:t>date</w:t>
            </w:r>
          </w:p>
        </w:tc>
        <w:tc>
          <w:tcPr>
            <w:tcW w:w="1980" w:type="dxa"/>
            <w:shd w:val="clear" w:color="auto" w:fill="auto"/>
          </w:tcPr>
          <w:p w14:paraId="3DEBADAE" w14:textId="77777777" w:rsidR="006F51A4" w:rsidRPr="00D97445" w:rsidRDefault="006F51A4" w:rsidP="00020A13">
            <w:pPr>
              <w:spacing w:after="0"/>
              <w:rPr>
                <w:color w:val="5E5E5E" w:themeColor="accent5" w:themeShade="80"/>
              </w:rPr>
            </w:pPr>
            <w:r w:rsidRPr="00D97445">
              <w:rPr>
                <w:color w:val="5E5E5E" w:themeColor="accent5" w:themeShade="80"/>
              </w:rPr>
              <w:t>d</w:t>
            </w:r>
          </w:p>
        </w:tc>
        <w:tc>
          <w:tcPr>
            <w:tcW w:w="2520" w:type="dxa"/>
            <w:shd w:val="clear" w:color="auto" w:fill="auto"/>
          </w:tcPr>
          <w:p w14:paraId="3DEBADAF" w14:textId="77777777" w:rsidR="006F51A4" w:rsidRPr="00D97445" w:rsidRDefault="006F51A4" w:rsidP="00020A13">
            <w:pPr>
              <w:spacing w:after="0"/>
              <w:rPr>
                <w:color w:val="5E5E5E" w:themeColor="accent5" w:themeShade="80"/>
              </w:rPr>
            </w:pPr>
            <w:r w:rsidRPr="00D97445">
              <w:rPr>
                <w:color w:val="5E5E5E" w:themeColor="accent5" w:themeShade="80"/>
              </w:rPr>
              <w:t>@dInsertOn</w:t>
            </w:r>
          </w:p>
        </w:tc>
      </w:tr>
      <w:tr w:rsidR="00D97445" w:rsidRPr="00D97445" w14:paraId="3DEBADB4" w14:textId="77777777" w:rsidTr="007F28AE">
        <w:tc>
          <w:tcPr>
            <w:tcW w:w="1998" w:type="dxa"/>
            <w:shd w:val="clear" w:color="auto" w:fill="auto"/>
          </w:tcPr>
          <w:p w14:paraId="3DEBADB1" w14:textId="77777777" w:rsidR="006F51A4" w:rsidRPr="00D97445" w:rsidRDefault="006F51A4" w:rsidP="00020A13">
            <w:pPr>
              <w:spacing w:after="0"/>
              <w:rPr>
                <w:color w:val="5E5E5E" w:themeColor="accent5" w:themeShade="80"/>
              </w:rPr>
            </w:pPr>
            <w:r w:rsidRPr="00D97445">
              <w:rPr>
                <w:color w:val="5E5E5E" w:themeColor="accent5" w:themeShade="80"/>
              </w:rPr>
              <w:t>datetime</w:t>
            </w:r>
          </w:p>
        </w:tc>
        <w:tc>
          <w:tcPr>
            <w:tcW w:w="1980" w:type="dxa"/>
            <w:shd w:val="clear" w:color="auto" w:fill="auto"/>
          </w:tcPr>
          <w:p w14:paraId="3DEBADB2" w14:textId="77777777" w:rsidR="006F51A4" w:rsidRPr="00D97445" w:rsidRDefault="006F51A4" w:rsidP="00020A13">
            <w:pPr>
              <w:spacing w:after="0"/>
              <w:rPr>
                <w:color w:val="5E5E5E" w:themeColor="accent5" w:themeShade="80"/>
              </w:rPr>
            </w:pPr>
            <w:r w:rsidRPr="00D97445">
              <w:rPr>
                <w:color w:val="5E5E5E" w:themeColor="accent5" w:themeShade="80"/>
              </w:rPr>
              <w:t>dt</w:t>
            </w:r>
          </w:p>
        </w:tc>
        <w:tc>
          <w:tcPr>
            <w:tcW w:w="2520" w:type="dxa"/>
            <w:shd w:val="clear" w:color="auto" w:fill="auto"/>
          </w:tcPr>
          <w:p w14:paraId="3DEBADB3" w14:textId="77777777" w:rsidR="006F51A4" w:rsidRPr="00D97445" w:rsidRDefault="006F51A4" w:rsidP="00020A13">
            <w:pPr>
              <w:spacing w:after="0"/>
              <w:rPr>
                <w:color w:val="5E5E5E" w:themeColor="accent5" w:themeShade="80"/>
              </w:rPr>
            </w:pPr>
            <w:r w:rsidRPr="00D97445">
              <w:rPr>
                <w:color w:val="5E5E5E" w:themeColor="accent5" w:themeShade="80"/>
              </w:rPr>
              <w:t>@dtInsertOn</w:t>
            </w:r>
          </w:p>
        </w:tc>
      </w:tr>
      <w:tr w:rsidR="00D97445" w:rsidRPr="00D97445" w14:paraId="3DEBADB8" w14:textId="77777777" w:rsidTr="007F28AE">
        <w:tc>
          <w:tcPr>
            <w:tcW w:w="1998" w:type="dxa"/>
            <w:shd w:val="clear" w:color="auto" w:fill="auto"/>
          </w:tcPr>
          <w:p w14:paraId="3DEBADB5" w14:textId="77777777" w:rsidR="006F51A4" w:rsidRPr="00D97445" w:rsidRDefault="006F51A4" w:rsidP="00020A13">
            <w:pPr>
              <w:spacing w:after="0"/>
              <w:rPr>
                <w:color w:val="5E5E5E" w:themeColor="accent5" w:themeShade="80"/>
              </w:rPr>
            </w:pPr>
            <w:r w:rsidRPr="00D97445">
              <w:rPr>
                <w:color w:val="5E5E5E" w:themeColor="accent5" w:themeShade="80"/>
              </w:rPr>
              <w:t>datetime2</w:t>
            </w:r>
          </w:p>
        </w:tc>
        <w:tc>
          <w:tcPr>
            <w:tcW w:w="1980" w:type="dxa"/>
            <w:shd w:val="clear" w:color="auto" w:fill="auto"/>
          </w:tcPr>
          <w:p w14:paraId="3DEBADB6" w14:textId="77777777" w:rsidR="006F51A4" w:rsidRPr="00D97445" w:rsidRDefault="006F51A4" w:rsidP="00020A13">
            <w:pPr>
              <w:spacing w:after="0"/>
              <w:rPr>
                <w:color w:val="5E5E5E" w:themeColor="accent5" w:themeShade="80"/>
              </w:rPr>
            </w:pPr>
            <w:r w:rsidRPr="00D97445">
              <w:rPr>
                <w:color w:val="5E5E5E" w:themeColor="accent5" w:themeShade="80"/>
              </w:rPr>
              <w:t>dtt</w:t>
            </w:r>
          </w:p>
        </w:tc>
        <w:tc>
          <w:tcPr>
            <w:tcW w:w="2520" w:type="dxa"/>
            <w:shd w:val="clear" w:color="auto" w:fill="auto"/>
          </w:tcPr>
          <w:p w14:paraId="3DEBADB7" w14:textId="77777777" w:rsidR="006F51A4" w:rsidRPr="00D97445" w:rsidRDefault="006F51A4" w:rsidP="00020A13">
            <w:pPr>
              <w:spacing w:after="0"/>
              <w:rPr>
                <w:color w:val="5E5E5E" w:themeColor="accent5" w:themeShade="80"/>
              </w:rPr>
            </w:pPr>
            <w:r w:rsidRPr="00D97445">
              <w:rPr>
                <w:color w:val="5E5E5E" w:themeColor="accent5" w:themeShade="80"/>
              </w:rPr>
              <w:t>@dttInsertOn</w:t>
            </w:r>
          </w:p>
        </w:tc>
      </w:tr>
      <w:tr w:rsidR="00D97445" w:rsidRPr="00D97445" w14:paraId="3DEBADBC" w14:textId="77777777" w:rsidTr="007F28AE">
        <w:tc>
          <w:tcPr>
            <w:tcW w:w="1998" w:type="dxa"/>
            <w:shd w:val="clear" w:color="auto" w:fill="auto"/>
          </w:tcPr>
          <w:p w14:paraId="3DEBADB9" w14:textId="77777777" w:rsidR="006F51A4" w:rsidRPr="00D97445" w:rsidRDefault="006F51A4" w:rsidP="00020A13">
            <w:pPr>
              <w:spacing w:after="0"/>
              <w:rPr>
                <w:color w:val="5E5E5E" w:themeColor="accent5" w:themeShade="80"/>
              </w:rPr>
            </w:pPr>
            <w:r w:rsidRPr="00D97445">
              <w:rPr>
                <w:color w:val="5E5E5E" w:themeColor="accent5" w:themeShade="80"/>
              </w:rPr>
              <w:t>datetimeoffset</w:t>
            </w:r>
          </w:p>
        </w:tc>
        <w:tc>
          <w:tcPr>
            <w:tcW w:w="1980" w:type="dxa"/>
            <w:shd w:val="clear" w:color="auto" w:fill="auto"/>
          </w:tcPr>
          <w:p w14:paraId="3DEBADBA" w14:textId="77777777" w:rsidR="006F51A4" w:rsidRPr="00D97445" w:rsidRDefault="006F51A4" w:rsidP="00020A13">
            <w:pPr>
              <w:spacing w:after="0"/>
              <w:rPr>
                <w:color w:val="5E5E5E" w:themeColor="accent5" w:themeShade="80"/>
              </w:rPr>
            </w:pPr>
            <w:r w:rsidRPr="00D97445">
              <w:rPr>
                <w:color w:val="5E5E5E" w:themeColor="accent5" w:themeShade="80"/>
              </w:rPr>
              <w:t>dto</w:t>
            </w:r>
          </w:p>
        </w:tc>
        <w:tc>
          <w:tcPr>
            <w:tcW w:w="2520" w:type="dxa"/>
            <w:shd w:val="clear" w:color="auto" w:fill="auto"/>
          </w:tcPr>
          <w:p w14:paraId="3DEBADBB" w14:textId="77777777" w:rsidR="006F51A4" w:rsidRPr="00D97445" w:rsidRDefault="006F51A4" w:rsidP="00020A13">
            <w:pPr>
              <w:spacing w:after="0"/>
              <w:rPr>
                <w:color w:val="5E5E5E" w:themeColor="accent5" w:themeShade="80"/>
              </w:rPr>
            </w:pPr>
            <w:r w:rsidRPr="00D97445">
              <w:rPr>
                <w:color w:val="5E5E5E" w:themeColor="accent5" w:themeShade="80"/>
              </w:rPr>
              <w:t>@dtoInsertOn</w:t>
            </w:r>
          </w:p>
        </w:tc>
      </w:tr>
      <w:tr w:rsidR="00D97445" w:rsidRPr="00D97445" w14:paraId="3DEBADC0" w14:textId="77777777" w:rsidTr="007F28AE">
        <w:tc>
          <w:tcPr>
            <w:tcW w:w="1998" w:type="dxa"/>
            <w:shd w:val="clear" w:color="auto" w:fill="auto"/>
          </w:tcPr>
          <w:p w14:paraId="3DEBADBD" w14:textId="77777777" w:rsidR="006F51A4" w:rsidRPr="00D97445" w:rsidRDefault="006F51A4" w:rsidP="00020A13">
            <w:pPr>
              <w:spacing w:after="0"/>
              <w:rPr>
                <w:color w:val="5E5E5E" w:themeColor="accent5" w:themeShade="80"/>
              </w:rPr>
            </w:pPr>
            <w:r w:rsidRPr="00D97445">
              <w:rPr>
                <w:color w:val="5E5E5E" w:themeColor="accent5" w:themeShade="80"/>
              </w:rPr>
              <w:lastRenderedPageBreak/>
              <w:t>decimal</w:t>
            </w:r>
          </w:p>
        </w:tc>
        <w:tc>
          <w:tcPr>
            <w:tcW w:w="1980" w:type="dxa"/>
            <w:shd w:val="clear" w:color="auto" w:fill="auto"/>
          </w:tcPr>
          <w:p w14:paraId="3DEBADBE" w14:textId="77777777" w:rsidR="006F51A4" w:rsidRPr="00D97445" w:rsidRDefault="006F51A4" w:rsidP="00020A13">
            <w:pPr>
              <w:spacing w:after="0"/>
              <w:rPr>
                <w:color w:val="5E5E5E" w:themeColor="accent5" w:themeShade="80"/>
              </w:rPr>
            </w:pPr>
            <w:r w:rsidRPr="00D97445">
              <w:rPr>
                <w:color w:val="5E5E5E" w:themeColor="accent5" w:themeShade="80"/>
              </w:rPr>
              <w:t>dc</w:t>
            </w:r>
          </w:p>
        </w:tc>
        <w:tc>
          <w:tcPr>
            <w:tcW w:w="2520" w:type="dxa"/>
            <w:shd w:val="clear" w:color="auto" w:fill="auto"/>
          </w:tcPr>
          <w:p w14:paraId="3DEBADBF" w14:textId="77777777" w:rsidR="006F51A4" w:rsidRPr="00D97445" w:rsidRDefault="006F51A4" w:rsidP="00020A13">
            <w:pPr>
              <w:spacing w:after="0"/>
              <w:rPr>
                <w:color w:val="5E5E5E" w:themeColor="accent5" w:themeShade="80"/>
              </w:rPr>
            </w:pPr>
            <w:r w:rsidRPr="00D97445">
              <w:rPr>
                <w:color w:val="5E5E5E" w:themeColor="accent5" w:themeShade="80"/>
              </w:rPr>
              <w:t>@dcAvgUsage</w:t>
            </w:r>
          </w:p>
        </w:tc>
      </w:tr>
      <w:tr w:rsidR="00D97445" w:rsidRPr="00D97445" w14:paraId="3DEBADC4" w14:textId="77777777" w:rsidTr="007F28AE">
        <w:tc>
          <w:tcPr>
            <w:tcW w:w="1998" w:type="dxa"/>
            <w:shd w:val="clear" w:color="auto" w:fill="auto"/>
          </w:tcPr>
          <w:p w14:paraId="3DEBADC1" w14:textId="77777777" w:rsidR="006F51A4" w:rsidRPr="00D97445" w:rsidRDefault="006F51A4" w:rsidP="00020A13">
            <w:pPr>
              <w:spacing w:after="0"/>
              <w:rPr>
                <w:color w:val="5E5E5E" w:themeColor="accent5" w:themeShade="80"/>
              </w:rPr>
            </w:pPr>
            <w:r w:rsidRPr="00D97445">
              <w:rPr>
                <w:color w:val="5E5E5E" w:themeColor="accent5" w:themeShade="80"/>
              </w:rPr>
              <w:t>float</w:t>
            </w:r>
          </w:p>
        </w:tc>
        <w:tc>
          <w:tcPr>
            <w:tcW w:w="1980" w:type="dxa"/>
            <w:shd w:val="clear" w:color="auto" w:fill="auto"/>
          </w:tcPr>
          <w:p w14:paraId="3DEBADC2" w14:textId="77777777" w:rsidR="006F51A4" w:rsidRPr="00D97445" w:rsidRDefault="006F51A4" w:rsidP="00020A13">
            <w:pPr>
              <w:spacing w:after="0"/>
              <w:rPr>
                <w:color w:val="5E5E5E" w:themeColor="accent5" w:themeShade="80"/>
              </w:rPr>
            </w:pPr>
            <w:r w:rsidRPr="00D97445">
              <w:rPr>
                <w:color w:val="5E5E5E" w:themeColor="accent5" w:themeShade="80"/>
              </w:rPr>
              <w:t>f</w:t>
            </w:r>
          </w:p>
        </w:tc>
        <w:tc>
          <w:tcPr>
            <w:tcW w:w="2520" w:type="dxa"/>
            <w:shd w:val="clear" w:color="auto" w:fill="auto"/>
          </w:tcPr>
          <w:p w14:paraId="3DEBADC3" w14:textId="77777777" w:rsidR="006F51A4" w:rsidRPr="00D97445" w:rsidRDefault="006F51A4" w:rsidP="00020A13">
            <w:pPr>
              <w:spacing w:after="0"/>
              <w:rPr>
                <w:color w:val="5E5E5E" w:themeColor="accent5" w:themeShade="80"/>
              </w:rPr>
            </w:pPr>
            <w:r w:rsidRPr="00D97445">
              <w:rPr>
                <w:color w:val="5E5E5E" w:themeColor="accent5" w:themeShade="80"/>
              </w:rPr>
              <w:t>@fDebit</w:t>
            </w:r>
          </w:p>
        </w:tc>
      </w:tr>
      <w:tr w:rsidR="00D97445" w:rsidRPr="00D97445" w14:paraId="3DEBADC8" w14:textId="77777777" w:rsidTr="007F28AE">
        <w:tc>
          <w:tcPr>
            <w:tcW w:w="1998" w:type="dxa"/>
            <w:shd w:val="clear" w:color="auto" w:fill="auto"/>
          </w:tcPr>
          <w:p w14:paraId="3DEBADC5" w14:textId="77777777" w:rsidR="006F51A4" w:rsidRPr="00D97445" w:rsidRDefault="006F51A4" w:rsidP="00020A13">
            <w:pPr>
              <w:spacing w:after="0"/>
              <w:rPr>
                <w:color w:val="5E5E5E" w:themeColor="accent5" w:themeShade="80"/>
              </w:rPr>
            </w:pPr>
            <w:r w:rsidRPr="00D97445">
              <w:rPr>
                <w:color w:val="5E5E5E" w:themeColor="accent5" w:themeShade="80"/>
              </w:rPr>
              <w:t>image</w:t>
            </w:r>
          </w:p>
        </w:tc>
        <w:tc>
          <w:tcPr>
            <w:tcW w:w="1980" w:type="dxa"/>
            <w:shd w:val="clear" w:color="auto" w:fill="auto"/>
          </w:tcPr>
          <w:p w14:paraId="3DEBADC6" w14:textId="77777777" w:rsidR="006F51A4" w:rsidRPr="00D97445" w:rsidRDefault="006F51A4" w:rsidP="00020A13">
            <w:pPr>
              <w:spacing w:after="0"/>
              <w:rPr>
                <w:color w:val="5E5E5E" w:themeColor="accent5" w:themeShade="80"/>
              </w:rPr>
            </w:pPr>
            <w:r w:rsidRPr="00D97445">
              <w:rPr>
                <w:color w:val="5E5E5E" w:themeColor="accent5" w:themeShade="80"/>
              </w:rPr>
              <w:t>img</w:t>
            </w:r>
          </w:p>
        </w:tc>
        <w:tc>
          <w:tcPr>
            <w:tcW w:w="2520" w:type="dxa"/>
            <w:shd w:val="clear" w:color="auto" w:fill="auto"/>
          </w:tcPr>
          <w:p w14:paraId="3DEBADC7" w14:textId="77777777" w:rsidR="006F51A4" w:rsidRPr="00D97445" w:rsidRDefault="006F51A4" w:rsidP="00020A13">
            <w:pPr>
              <w:spacing w:after="0"/>
              <w:rPr>
                <w:color w:val="5E5E5E" w:themeColor="accent5" w:themeShade="80"/>
              </w:rPr>
            </w:pPr>
            <w:r w:rsidRPr="00D97445">
              <w:rPr>
                <w:color w:val="5E5E5E" w:themeColor="accent5" w:themeShade="80"/>
              </w:rPr>
              <w:t>@imgExcludeContent</w:t>
            </w:r>
          </w:p>
        </w:tc>
      </w:tr>
      <w:tr w:rsidR="00D97445" w:rsidRPr="00D97445" w14:paraId="3DEBADCC" w14:textId="77777777" w:rsidTr="007F28AE">
        <w:tc>
          <w:tcPr>
            <w:tcW w:w="1998" w:type="dxa"/>
            <w:shd w:val="clear" w:color="auto" w:fill="auto"/>
          </w:tcPr>
          <w:p w14:paraId="3DEBADC9" w14:textId="77777777" w:rsidR="006F51A4" w:rsidRPr="00D97445" w:rsidRDefault="006F51A4" w:rsidP="00020A13">
            <w:pPr>
              <w:spacing w:after="0"/>
              <w:rPr>
                <w:color w:val="5E5E5E" w:themeColor="accent5" w:themeShade="80"/>
              </w:rPr>
            </w:pPr>
            <w:r w:rsidRPr="00D97445">
              <w:rPr>
                <w:color w:val="5E5E5E" w:themeColor="accent5" w:themeShade="80"/>
              </w:rPr>
              <w:t>int</w:t>
            </w:r>
          </w:p>
        </w:tc>
        <w:tc>
          <w:tcPr>
            <w:tcW w:w="1980" w:type="dxa"/>
            <w:shd w:val="clear" w:color="auto" w:fill="auto"/>
          </w:tcPr>
          <w:p w14:paraId="3DEBADCA" w14:textId="77777777" w:rsidR="006F51A4" w:rsidRPr="00D97445" w:rsidRDefault="006F51A4" w:rsidP="00020A13">
            <w:pPr>
              <w:spacing w:after="0"/>
              <w:rPr>
                <w:color w:val="5E5E5E" w:themeColor="accent5" w:themeShade="80"/>
              </w:rPr>
            </w:pPr>
            <w:r w:rsidRPr="00D97445">
              <w:rPr>
                <w:color w:val="5E5E5E" w:themeColor="accent5" w:themeShade="80"/>
              </w:rPr>
              <w:t>i</w:t>
            </w:r>
          </w:p>
        </w:tc>
        <w:tc>
          <w:tcPr>
            <w:tcW w:w="2520" w:type="dxa"/>
            <w:shd w:val="clear" w:color="auto" w:fill="auto"/>
          </w:tcPr>
          <w:p w14:paraId="3DEBADCB" w14:textId="77777777" w:rsidR="006F51A4" w:rsidRPr="00D97445" w:rsidRDefault="006F51A4" w:rsidP="00020A13">
            <w:pPr>
              <w:spacing w:after="0"/>
              <w:rPr>
                <w:color w:val="5E5E5E" w:themeColor="accent5" w:themeShade="80"/>
              </w:rPr>
            </w:pPr>
            <w:r w:rsidRPr="00D97445">
              <w:rPr>
                <w:color w:val="5E5E5E" w:themeColor="accent5" w:themeShade="80"/>
              </w:rPr>
              <w:t>@iRetCode</w:t>
            </w:r>
          </w:p>
        </w:tc>
      </w:tr>
      <w:tr w:rsidR="00D97445" w:rsidRPr="00D97445" w14:paraId="3DEBADD0" w14:textId="77777777" w:rsidTr="007F28AE">
        <w:tc>
          <w:tcPr>
            <w:tcW w:w="1998" w:type="dxa"/>
            <w:shd w:val="clear" w:color="auto" w:fill="auto"/>
          </w:tcPr>
          <w:p w14:paraId="3DEBADCD" w14:textId="77777777" w:rsidR="006F51A4" w:rsidRPr="00D97445" w:rsidRDefault="006F51A4" w:rsidP="00020A13">
            <w:pPr>
              <w:spacing w:after="0"/>
              <w:rPr>
                <w:color w:val="5E5E5E" w:themeColor="accent5" w:themeShade="80"/>
              </w:rPr>
            </w:pPr>
            <w:r w:rsidRPr="00D97445">
              <w:rPr>
                <w:color w:val="5E5E5E" w:themeColor="accent5" w:themeShade="80"/>
              </w:rPr>
              <w:t>money</w:t>
            </w:r>
          </w:p>
        </w:tc>
        <w:tc>
          <w:tcPr>
            <w:tcW w:w="1980" w:type="dxa"/>
            <w:shd w:val="clear" w:color="auto" w:fill="auto"/>
          </w:tcPr>
          <w:p w14:paraId="3DEBADCE" w14:textId="77777777" w:rsidR="006F51A4" w:rsidRPr="00D97445" w:rsidRDefault="006F51A4" w:rsidP="00020A13">
            <w:pPr>
              <w:spacing w:after="0"/>
              <w:rPr>
                <w:color w:val="5E5E5E" w:themeColor="accent5" w:themeShade="80"/>
              </w:rPr>
            </w:pPr>
            <w:r w:rsidRPr="00D97445">
              <w:rPr>
                <w:color w:val="5E5E5E" w:themeColor="accent5" w:themeShade="80"/>
              </w:rPr>
              <w:t>m</w:t>
            </w:r>
          </w:p>
        </w:tc>
        <w:tc>
          <w:tcPr>
            <w:tcW w:w="2520" w:type="dxa"/>
            <w:shd w:val="clear" w:color="auto" w:fill="auto"/>
          </w:tcPr>
          <w:p w14:paraId="3DEBADCF" w14:textId="77777777" w:rsidR="006F51A4" w:rsidRPr="00D97445" w:rsidRDefault="006F51A4" w:rsidP="00020A13">
            <w:pPr>
              <w:spacing w:after="0"/>
              <w:rPr>
                <w:color w:val="5E5E5E" w:themeColor="accent5" w:themeShade="80"/>
              </w:rPr>
            </w:pPr>
            <w:r w:rsidRPr="00D97445">
              <w:rPr>
                <w:color w:val="5E5E5E" w:themeColor="accent5" w:themeShade="80"/>
              </w:rPr>
              <w:t>@mTotalProfit</w:t>
            </w:r>
          </w:p>
        </w:tc>
      </w:tr>
      <w:tr w:rsidR="00D97445" w:rsidRPr="00D97445" w14:paraId="3DEBADD4" w14:textId="77777777" w:rsidTr="007F28AE">
        <w:tc>
          <w:tcPr>
            <w:tcW w:w="1998" w:type="dxa"/>
            <w:shd w:val="clear" w:color="auto" w:fill="auto"/>
          </w:tcPr>
          <w:p w14:paraId="3DEBADD1" w14:textId="77777777" w:rsidR="006F51A4" w:rsidRPr="00D97445" w:rsidRDefault="006F51A4" w:rsidP="00020A13">
            <w:pPr>
              <w:spacing w:after="0"/>
              <w:rPr>
                <w:color w:val="5E5E5E" w:themeColor="accent5" w:themeShade="80"/>
              </w:rPr>
            </w:pPr>
            <w:r w:rsidRPr="00D97445">
              <w:rPr>
                <w:color w:val="5E5E5E" w:themeColor="accent5" w:themeShade="80"/>
              </w:rPr>
              <w:t>nchar</w:t>
            </w:r>
          </w:p>
        </w:tc>
        <w:tc>
          <w:tcPr>
            <w:tcW w:w="1980" w:type="dxa"/>
            <w:shd w:val="clear" w:color="auto" w:fill="auto"/>
          </w:tcPr>
          <w:p w14:paraId="3DEBADD2" w14:textId="77777777" w:rsidR="006F51A4" w:rsidRPr="00D97445" w:rsidRDefault="006F51A4" w:rsidP="00020A13">
            <w:pPr>
              <w:spacing w:after="0"/>
              <w:rPr>
                <w:color w:val="5E5E5E" w:themeColor="accent5" w:themeShade="80"/>
              </w:rPr>
            </w:pPr>
            <w:r w:rsidRPr="00D97445">
              <w:rPr>
                <w:color w:val="5E5E5E" w:themeColor="accent5" w:themeShade="80"/>
              </w:rPr>
              <w:t>nc</w:t>
            </w:r>
          </w:p>
        </w:tc>
        <w:tc>
          <w:tcPr>
            <w:tcW w:w="2520" w:type="dxa"/>
            <w:shd w:val="clear" w:color="auto" w:fill="auto"/>
          </w:tcPr>
          <w:p w14:paraId="3DEBADD3" w14:textId="77777777" w:rsidR="006F51A4" w:rsidRPr="00D97445" w:rsidRDefault="006F51A4" w:rsidP="00020A13">
            <w:pPr>
              <w:spacing w:after="0"/>
              <w:rPr>
                <w:color w:val="5E5E5E" w:themeColor="accent5" w:themeShade="80"/>
              </w:rPr>
            </w:pPr>
            <w:r w:rsidRPr="00D97445">
              <w:rPr>
                <w:color w:val="5E5E5E" w:themeColor="accent5" w:themeShade="80"/>
              </w:rPr>
              <w:t>@ncLoginName</w:t>
            </w:r>
          </w:p>
        </w:tc>
      </w:tr>
      <w:tr w:rsidR="00D97445" w:rsidRPr="00D97445" w14:paraId="3DEBADD8" w14:textId="77777777" w:rsidTr="007F28AE">
        <w:tc>
          <w:tcPr>
            <w:tcW w:w="1998" w:type="dxa"/>
            <w:shd w:val="clear" w:color="auto" w:fill="auto"/>
          </w:tcPr>
          <w:p w14:paraId="3DEBADD5" w14:textId="77777777" w:rsidR="006F51A4" w:rsidRPr="00D97445" w:rsidRDefault="006F51A4" w:rsidP="00020A13">
            <w:pPr>
              <w:spacing w:after="0"/>
              <w:rPr>
                <w:color w:val="5E5E5E" w:themeColor="accent5" w:themeShade="80"/>
              </w:rPr>
            </w:pPr>
            <w:r w:rsidRPr="00D97445">
              <w:rPr>
                <w:color w:val="5E5E5E" w:themeColor="accent5" w:themeShade="80"/>
              </w:rPr>
              <w:t>ntext</w:t>
            </w:r>
          </w:p>
        </w:tc>
        <w:tc>
          <w:tcPr>
            <w:tcW w:w="1980" w:type="dxa"/>
            <w:shd w:val="clear" w:color="auto" w:fill="auto"/>
          </w:tcPr>
          <w:p w14:paraId="3DEBADD6" w14:textId="77777777" w:rsidR="006F51A4" w:rsidRPr="00D97445" w:rsidRDefault="006F51A4" w:rsidP="00020A13">
            <w:pPr>
              <w:spacing w:after="0"/>
              <w:rPr>
                <w:color w:val="5E5E5E" w:themeColor="accent5" w:themeShade="80"/>
              </w:rPr>
            </w:pPr>
            <w:r w:rsidRPr="00D97445">
              <w:rPr>
                <w:color w:val="5E5E5E" w:themeColor="accent5" w:themeShade="80"/>
              </w:rPr>
              <w:t>ntxt</w:t>
            </w:r>
          </w:p>
        </w:tc>
        <w:tc>
          <w:tcPr>
            <w:tcW w:w="2520" w:type="dxa"/>
            <w:shd w:val="clear" w:color="auto" w:fill="auto"/>
          </w:tcPr>
          <w:p w14:paraId="3DEBADD7" w14:textId="77777777" w:rsidR="006F51A4" w:rsidRPr="00D97445" w:rsidRDefault="006F51A4" w:rsidP="00020A13">
            <w:pPr>
              <w:spacing w:after="0"/>
              <w:rPr>
                <w:color w:val="5E5E5E" w:themeColor="accent5" w:themeShade="80"/>
              </w:rPr>
            </w:pPr>
            <w:r w:rsidRPr="00D97445">
              <w:rPr>
                <w:color w:val="5E5E5E" w:themeColor="accent5" w:themeShade="80"/>
              </w:rPr>
              <w:t>@ntxtSysInfo</w:t>
            </w:r>
          </w:p>
        </w:tc>
      </w:tr>
      <w:tr w:rsidR="00D97445" w:rsidRPr="00D97445" w14:paraId="3DEBADDC" w14:textId="77777777" w:rsidTr="007F28AE">
        <w:tc>
          <w:tcPr>
            <w:tcW w:w="1998" w:type="dxa"/>
            <w:shd w:val="clear" w:color="auto" w:fill="auto"/>
          </w:tcPr>
          <w:p w14:paraId="3DEBADD9" w14:textId="77777777" w:rsidR="006F51A4" w:rsidRPr="00D97445" w:rsidRDefault="006F51A4" w:rsidP="00020A13">
            <w:pPr>
              <w:spacing w:after="0"/>
              <w:rPr>
                <w:color w:val="5E5E5E" w:themeColor="accent5" w:themeShade="80"/>
              </w:rPr>
            </w:pPr>
            <w:r w:rsidRPr="00D97445">
              <w:rPr>
                <w:color w:val="5E5E5E" w:themeColor="accent5" w:themeShade="80"/>
              </w:rPr>
              <w:t>numeric</w:t>
            </w:r>
          </w:p>
        </w:tc>
        <w:tc>
          <w:tcPr>
            <w:tcW w:w="1980" w:type="dxa"/>
            <w:shd w:val="clear" w:color="auto" w:fill="auto"/>
          </w:tcPr>
          <w:p w14:paraId="3DEBADDA" w14:textId="77777777" w:rsidR="006F51A4" w:rsidRPr="00D97445" w:rsidRDefault="006F51A4" w:rsidP="00020A13">
            <w:pPr>
              <w:spacing w:after="0"/>
              <w:rPr>
                <w:color w:val="5E5E5E" w:themeColor="accent5" w:themeShade="80"/>
              </w:rPr>
            </w:pPr>
            <w:r w:rsidRPr="00D97445">
              <w:rPr>
                <w:color w:val="5E5E5E" w:themeColor="accent5" w:themeShade="80"/>
              </w:rPr>
              <w:t>n</w:t>
            </w:r>
          </w:p>
        </w:tc>
        <w:tc>
          <w:tcPr>
            <w:tcW w:w="2520" w:type="dxa"/>
            <w:shd w:val="clear" w:color="auto" w:fill="auto"/>
          </w:tcPr>
          <w:p w14:paraId="3DEBADDB" w14:textId="77777777" w:rsidR="006F51A4" w:rsidRPr="00D97445" w:rsidRDefault="006F51A4" w:rsidP="00020A13">
            <w:pPr>
              <w:spacing w:after="0"/>
              <w:rPr>
                <w:color w:val="5E5E5E" w:themeColor="accent5" w:themeShade="80"/>
              </w:rPr>
            </w:pPr>
            <w:r w:rsidRPr="00D97445">
              <w:rPr>
                <w:color w:val="5E5E5E" w:themeColor="accent5" w:themeShade="80"/>
              </w:rPr>
              <w:t>@nTestFileId</w:t>
            </w:r>
          </w:p>
        </w:tc>
      </w:tr>
      <w:tr w:rsidR="00D97445" w:rsidRPr="00D97445" w14:paraId="3DEBADE0" w14:textId="77777777" w:rsidTr="007F28AE">
        <w:tc>
          <w:tcPr>
            <w:tcW w:w="1998" w:type="dxa"/>
            <w:shd w:val="clear" w:color="auto" w:fill="auto"/>
          </w:tcPr>
          <w:p w14:paraId="3DEBADDD" w14:textId="77777777" w:rsidR="006F51A4" w:rsidRPr="00D97445" w:rsidRDefault="006F51A4" w:rsidP="00020A13">
            <w:pPr>
              <w:spacing w:after="0"/>
              <w:rPr>
                <w:color w:val="5E5E5E" w:themeColor="accent5" w:themeShade="80"/>
              </w:rPr>
            </w:pPr>
            <w:r w:rsidRPr="00D97445">
              <w:rPr>
                <w:color w:val="5E5E5E" w:themeColor="accent5" w:themeShade="80"/>
              </w:rPr>
              <w:t>nvarchar</w:t>
            </w:r>
          </w:p>
        </w:tc>
        <w:tc>
          <w:tcPr>
            <w:tcW w:w="1980" w:type="dxa"/>
            <w:shd w:val="clear" w:color="auto" w:fill="auto"/>
          </w:tcPr>
          <w:p w14:paraId="3DEBADDE" w14:textId="77777777" w:rsidR="006F51A4" w:rsidRPr="00D97445" w:rsidRDefault="006F51A4" w:rsidP="00020A13">
            <w:pPr>
              <w:spacing w:after="0"/>
              <w:rPr>
                <w:color w:val="5E5E5E" w:themeColor="accent5" w:themeShade="80"/>
              </w:rPr>
            </w:pPr>
            <w:r w:rsidRPr="00D97445">
              <w:rPr>
                <w:color w:val="5E5E5E" w:themeColor="accent5" w:themeShade="80"/>
              </w:rPr>
              <w:t>nvc</w:t>
            </w:r>
          </w:p>
        </w:tc>
        <w:tc>
          <w:tcPr>
            <w:tcW w:w="2520" w:type="dxa"/>
            <w:shd w:val="clear" w:color="auto" w:fill="auto"/>
          </w:tcPr>
          <w:p w14:paraId="3DEBADDF" w14:textId="77777777" w:rsidR="006F51A4" w:rsidRPr="00D97445" w:rsidRDefault="006F51A4" w:rsidP="00020A13">
            <w:pPr>
              <w:spacing w:after="0"/>
              <w:rPr>
                <w:color w:val="5E5E5E" w:themeColor="accent5" w:themeShade="80"/>
              </w:rPr>
            </w:pPr>
            <w:r w:rsidRPr="00D97445">
              <w:rPr>
                <w:color w:val="5E5E5E" w:themeColor="accent5" w:themeShade="80"/>
              </w:rPr>
              <w:t>@nvcTSQLCommand</w:t>
            </w:r>
          </w:p>
        </w:tc>
      </w:tr>
      <w:tr w:rsidR="00D97445" w:rsidRPr="00D97445" w14:paraId="3DEBADE4" w14:textId="77777777" w:rsidTr="007F28AE">
        <w:tc>
          <w:tcPr>
            <w:tcW w:w="1998" w:type="dxa"/>
            <w:shd w:val="clear" w:color="auto" w:fill="auto"/>
          </w:tcPr>
          <w:p w14:paraId="3DEBADE1" w14:textId="77777777" w:rsidR="006F51A4" w:rsidRPr="00D97445" w:rsidRDefault="006F51A4" w:rsidP="00020A13">
            <w:pPr>
              <w:spacing w:after="0"/>
              <w:rPr>
                <w:color w:val="5E5E5E" w:themeColor="accent5" w:themeShade="80"/>
              </w:rPr>
            </w:pPr>
            <w:r w:rsidRPr="00D97445">
              <w:rPr>
                <w:color w:val="5E5E5E" w:themeColor="accent5" w:themeShade="80"/>
              </w:rPr>
              <w:t>real</w:t>
            </w:r>
          </w:p>
        </w:tc>
        <w:tc>
          <w:tcPr>
            <w:tcW w:w="1980" w:type="dxa"/>
            <w:shd w:val="clear" w:color="auto" w:fill="auto"/>
          </w:tcPr>
          <w:p w14:paraId="3DEBADE2" w14:textId="77777777" w:rsidR="006F51A4" w:rsidRPr="00D97445" w:rsidRDefault="006F51A4" w:rsidP="00020A13">
            <w:pPr>
              <w:spacing w:after="0"/>
              <w:rPr>
                <w:color w:val="5E5E5E" w:themeColor="accent5" w:themeShade="80"/>
              </w:rPr>
            </w:pPr>
            <w:r w:rsidRPr="00D97445">
              <w:rPr>
                <w:color w:val="5E5E5E" w:themeColor="accent5" w:themeShade="80"/>
              </w:rPr>
              <w:t>r</w:t>
            </w:r>
          </w:p>
        </w:tc>
        <w:tc>
          <w:tcPr>
            <w:tcW w:w="2520" w:type="dxa"/>
            <w:shd w:val="clear" w:color="auto" w:fill="auto"/>
          </w:tcPr>
          <w:p w14:paraId="3DEBADE3" w14:textId="77777777" w:rsidR="006F51A4" w:rsidRPr="00D97445" w:rsidRDefault="006F51A4" w:rsidP="00020A13">
            <w:pPr>
              <w:spacing w:after="0"/>
              <w:rPr>
                <w:color w:val="5E5E5E" w:themeColor="accent5" w:themeShade="80"/>
              </w:rPr>
            </w:pPr>
            <w:r w:rsidRPr="00D97445">
              <w:rPr>
                <w:color w:val="5E5E5E" w:themeColor="accent5" w:themeShade="80"/>
              </w:rPr>
              <w:t>@rCredit</w:t>
            </w:r>
          </w:p>
        </w:tc>
      </w:tr>
      <w:tr w:rsidR="00D97445" w:rsidRPr="00D97445" w14:paraId="3DEBADE8" w14:textId="77777777" w:rsidTr="007F28AE">
        <w:tc>
          <w:tcPr>
            <w:tcW w:w="1998" w:type="dxa"/>
            <w:shd w:val="clear" w:color="auto" w:fill="auto"/>
          </w:tcPr>
          <w:p w14:paraId="3DEBADE5" w14:textId="77777777" w:rsidR="006F51A4" w:rsidRPr="00D97445" w:rsidRDefault="006F51A4" w:rsidP="00020A13">
            <w:pPr>
              <w:spacing w:after="0"/>
              <w:rPr>
                <w:color w:val="5E5E5E" w:themeColor="accent5" w:themeShade="80"/>
              </w:rPr>
            </w:pPr>
            <w:r w:rsidRPr="00D97445">
              <w:rPr>
                <w:color w:val="5E5E5E" w:themeColor="accent5" w:themeShade="80"/>
              </w:rPr>
              <w:t>smalldatetime</w:t>
            </w:r>
          </w:p>
        </w:tc>
        <w:tc>
          <w:tcPr>
            <w:tcW w:w="1980" w:type="dxa"/>
            <w:shd w:val="clear" w:color="auto" w:fill="auto"/>
          </w:tcPr>
          <w:p w14:paraId="3DEBADE6" w14:textId="77777777" w:rsidR="006F51A4" w:rsidRPr="00D97445" w:rsidRDefault="006F51A4" w:rsidP="00020A13">
            <w:pPr>
              <w:spacing w:after="0"/>
              <w:rPr>
                <w:color w:val="5E5E5E" w:themeColor="accent5" w:themeShade="80"/>
              </w:rPr>
            </w:pPr>
            <w:r w:rsidRPr="00D97445">
              <w:rPr>
                <w:color w:val="5E5E5E" w:themeColor="accent5" w:themeShade="80"/>
              </w:rPr>
              <w:t>sdt</w:t>
            </w:r>
          </w:p>
        </w:tc>
        <w:tc>
          <w:tcPr>
            <w:tcW w:w="2520" w:type="dxa"/>
            <w:shd w:val="clear" w:color="auto" w:fill="auto"/>
          </w:tcPr>
          <w:p w14:paraId="3DEBADE7" w14:textId="77777777" w:rsidR="006F51A4" w:rsidRPr="00D97445" w:rsidRDefault="006F51A4" w:rsidP="00020A13">
            <w:pPr>
              <w:spacing w:after="0"/>
              <w:rPr>
                <w:color w:val="5E5E5E" w:themeColor="accent5" w:themeShade="80"/>
              </w:rPr>
            </w:pPr>
            <w:r w:rsidRPr="00D97445">
              <w:rPr>
                <w:color w:val="5E5E5E" w:themeColor="accent5" w:themeShade="80"/>
              </w:rPr>
              <w:t>@sdtUpdateOn</w:t>
            </w:r>
          </w:p>
        </w:tc>
      </w:tr>
      <w:tr w:rsidR="00D97445" w:rsidRPr="00D97445" w14:paraId="3DEBADEC" w14:textId="77777777" w:rsidTr="007F28AE">
        <w:tc>
          <w:tcPr>
            <w:tcW w:w="1998" w:type="dxa"/>
            <w:shd w:val="clear" w:color="auto" w:fill="auto"/>
          </w:tcPr>
          <w:p w14:paraId="3DEBADE9" w14:textId="77777777" w:rsidR="006F51A4" w:rsidRPr="00D97445" w:rsidRDefault="006F51A4" w:rsidP="00020A13">
            <w:pPr>
              <w:spacing w:after="0"/>
              <w:rPr>
                <w:color w:val="5E5E5E" w:themeColor="accent5" w:themeShade="80"/>
              </w:rPr>
            </w:pPr>
            <w:r w:rsidRPr="00D97445">
              <w:rPr>
                <w:color w:val="5E5E5E" w:themeColor="accent5" w:themeShade="80"/>
              </w:rPr>
              <w:t>smallint</w:t>
            </w:r>
          </w:p>
        </w:tc>
        <w:tc>
          <w:tcPr>
            <w:tcW w:w="1980" w:type="dxa"/>
            <w:shd w:val="clear" w:color="auto" w:fill="auto"/>
          </w:tcPr>
          <w:p w14:paraId="3DEBADEA" w14:textId="77777777" w:rsidR="006F51A4" w:rsidRPr="00D97445" w:rsidRDefault="006F51A4" w:rsidP="00020A13">
            <w:pPr>
              <w:spacing w:after="0"/>
              <w:rPr>
                <w:color w:val="5E5E5E" w:themeColor="accent5" w:themeShade="80"/>
              </w:rPr>
            </w:pPr>
            <w:r w:rsidRPr="00D97445">
              <w:rPr>
                <w:color w:val="5E5E5E" w:themeColor="accent5" w:themeShade="80"/>
              </w:rPr>
              <w:t>si</w:t>
            </w:r>
          </w:p>
        </w:tc>
        <w:tc>
          <w:tcPr>
            <w:tcW w:w="2520" w:type="dxa"/>
            <w:shd w:val="clear" w:color="auto" w:fill="auto"/>
          </w:tcPr>
          <w:p w14:paraId="3DEBADEB" w14:textId="77777777" w:rsidR="006F51A4" w:rsidRPr="00D97445" w:rsidRDefault="006F51A4" w:rsidP="00020A13">
            <w:pPr>
              <w:spacing w:after="0"/>
              <w:rPr>
                <w:color w:val="5E5E5E" w:themeColor="accent5" w:themeShade="80"/>
              </w:rPr>
            </w:pPr>
            <w:r w:rsidRPr="00D97445">
              <w:rPr>
                <w:color w:val="5E5E5E" w:themeColor="accent5" w:themeShade="80"/>
              </w:rPr>
              <w:t>@siRoleId</w:t>
            </w:r>
          </w:p>
        </w:tc>
      </w:tr>
      <w:tr w:rsidR="00D97445" w:rsidRPr="00D97445" w14:paraId="3DEBADF0" w14:textId="77777777" w:rsidTr="007F28AE">
        <w:tc>
          <w:tcPr>
            <w:tcW w:w="1998" w:type="dxa"/>
            <w:shd w:val="clear" w:color="auto" w:fill="auto"/>
          </w:tcPr>
          <w:p w14:paraId="3DEBADED" w14:textId="77777777" w:rsidR="006F51A4" w:rsidRPr="00D97445" w:rsidRDefault="006F51A4" w:rsidP="00020A13">
            <w:pPr>
              <w:spacing w:after="0"/>
              <w:rPr>
                <w:color w:val="5E5E5E" w:themeColor="accent5" w:themeShade="80"/>
              </w:rPr>
            </w:pPr>
            <w:r w:rsidRPr="00D97445">
              <w:rPr>
                <w:color w:val="5E5E5E" w:themeColor="accent5" w:themeShade="80"/>
              </w:rPr>
              <w:t>smallmoney</w:t>
            </w:r>
          </w:p>
        </w:tc>
        <w:tc>
          <w:tcPr>
            <w:tcW w:w="1980" w:type="dxa"/>
            <w:shd w:val="clear" w:color="auto" w:fill="auto"/>
          </w:tcPr>
          <w:p w14:paraId="3DEBADEE" w14:textId="77777777" w:rsidR="006F51A4" w:rsidRPr="00D97445" w:rsidRDefault="006F51A4" w:rsidP="00020A13">
            <w:pPr>
              <w:spacing w:after="0"/>
              <w:rPr>
                <w:color w:val="5E5E5E" w:themeColor="accent5" w:themeShade="80"/>
              </w:rPr>
            </w:pPr>
            <w:r w:rsidRPr="00D97445">
              <w:rPr>
                <w:color w:val="5E5E5E" w:themeColor="accent5" w:themeShade="80"/>
              </w:rPr>
              <w:t>sm</w:t>
            </w:r>
          </w:p>
        </w:tc>
        <w:tc>
          <w:tcPr>
            <w:tcW w:w="2520" w:type="dxa"/>
            <w:shd w:val="clear" w:color="auto" w:fill="auto"/>
          </w:tcPr>
          <w:p w14:paraId="3DEBADEF" w14:textId="77777777" w:rsidR="006F51A4" w:rsidRPr="00D97445" w:rsidRDefault="006F51A4" w:rsidP="00020A13">
            <w:pPr>
              <w:spacing w:after="0"/>
              <w:rPr>
                <w:color w:val="5E5E5E" w:themeColor="accent5" w:themeShade="80"/>
              </w:rPr>
            </w:pPr>
            <w:r w:rsidRPr="00D97445">
              <w:rPr>
                <w:color w:val="5E5E5E" w:themeColor="accent5" w:themeShade="80"/>
              </w:rPr>
              <w:t>@smSalary</w:t>
            </w:r>
          </w:p>
        </w:tc>
      </w:tr>
      <w:tr w:rsidR="00D97445" w:rsidRPr="00D97445" w14:paraId="3DEBADF4" w14:textId="77777777" w:rsidTr="007F28AE">
        <w:tc>
          <w:tcPr>
            <w:tcW w:w="1998" w:type="dxa"/>
            <w:shd w:val="clear" w:color="auto" w:fill="auto"/>
          </w:tcPr>
          <w:p w14:paraId="3DEBADF1" w14:textId="77777777" w:rsidR="006F51A4" w:rsidRPr="00D97445" w:rsidRDefault="006F51A4" w:rsidP="00020A13">
            <w:pPr>
              <w:spacing w:after="0"/>
              <w:rPr>
                <w:color w:val="5E5E5E" w:themeColor="accent5" w:themeShade="80"/>
              </w:rPr>
            </w:pPr>
            <w:r w:rsidRPr="00D97445">
              <w:rPr>
                <w:color w:val="5E5E5E" w:themeColor="accent5" w:themeShade="80"/>
              </w:rPr>
              <w:t>table</w:t>
            </w:r>
          </w:p>
        </w:tc>
        <w:tc>
          <w:tcPr>
            <w:tcW w:w="1980" w:type="dxa"/>
            <w:shd w:val="clear" w:color="auto" w:fill="auto"/>
          </w:tcPr>
          <w:p w14:paraId="3DEBADF2" w14:textId="77777777" w:rsidR="006F51A4" w:rsidRPr="00D97445" w:rsidRDefault="006F51A4" w:rsidP="00020A13">
            <w:pPr>
              <w:spacing w:after="0"/>
              <w:rPr>
                <w:color w:val="5E5E5E" w:themeColor="accent5" w:themeShade="80"/>
              </w:rPr>
            </w:pPr>
            <w:r w:rsidRPr="00D97445">
              <w:rPr>
                <w:color w:val="5E5E5E" w:themeColor="accent5" w:themeShade="80"/>
              </w:rPr>
              <w:t>tbl</w:t>
            </w:r>
          </w:p>
        </w:tc>
        <w:tc>
          <w:tcPr>
            <w:tcW w:w="2520" w:type="dxa"/>
            <w:shd w:val="clear" w:color="auto" w:fill="auto"/>
          </w:tcPr>
          <w:p w14:paraId="3DEBADF3" w14:textId="77777777" w:rsidR="006F51A4" w:rsidRPr="00D97445" w:rsidRDefault="006F51A4" w:rsidP="00020A13">
            <w:pPr>
              <w:spacing w:after="0"/>
              <w:rPr>
                <w:color w:val="5E5E5E" w:themeColor="accent5" w:themeShade="80"/>
              </w:rPr>
            </w:pPr>
            <w:r w:rsidRPr="00D97445">
              <w:rPr>
                <w:color w:val="5E5E5E" w:themeColor="accent5" w:themeShade="80"/>
              </w:rPr>
              <w:t>@tblLogins</w:t>
            </w:r>
          </w:p>
        </w:tc>
      </w:tr>
      <w:tr w:rsidR="00D97445" w:rsidRPr="00D97445" w14:paraId="3DEBADF8" w14:textId="77777777" w:rsidTr="007F28AE">
        <w:tc>
          <w:tcPr>
            <w:tcW w:w="1998" w:type="dxa"/>
            <w:shd w:val="clear" w:color="auto" w:fill="auto"/>
          </w:tcPr>
          <w:p w14:paraId="3DEBADF5" w14:textId="77777777" w:rsidR="006F51A4" w:rsidRPr="00D97445" w:rsidRDefault="006F51A4" w:rsidP="00020A13">
            <w:pPr>
              <w:spacing w:after="0"/>
              <w:rPr>
                <w:color w:val="5E5E5E" w:themeColor="accent5" w:themeShade="80"/>
              </w:rPr>
            </w:pPr>
            <w:r w:rsidRPr="00D97445">
              <w:rPr>
                <w:color w:val="5E5E5E" w:themeColor="accent5" w:themeShade="80"/>
              </w:rPr>
              <w:t>text</w:t>
            </w:r>
          </w:p>
        </w:tc>
        <w:tc>
          <w:tcPr>
            <w:tcW w:w="1980" w:type="dxa"/>
            <w:shd w:val="clear" w:color="auto" w:fill="auto"/>
          </w:tcPr>
          <w:p w14:paraId="3DEBADF6" w14:textId="77777777" w:rsidR="006F51A4" w:rsidRPr="00D97445" w:rsidRDefault="006F51A4" w:rsidP="00020A13">
            <w:pPr>
              <w:spacing w:after="0"/>
              <w:rPr>
                <w:color w:val="5E5E5E" w:themeColor="accent5" w:themeShade="80"/>
              </w:rPr>
            </w:pPr>
            <w:r w:rsidRPr="00D97445">
              <w:rPr>
                <w:color w:val="5E5E5E" w:themeColor="accent5" w:themeShade="80"/>
              </w:rPr>
              <w:t>txt</w:t>
            </w:r>
          </w:p>
        </w:tc>
        <w:tc>
          <w:tcPr>
            <w:tcW w:w="2520" w:type="dxa"/>
            <w:shd w:val="clear" w:color="auto" w:fill="auto"/>
          </w:tcPr>
          <w:p w14:paraId="3DEBADF7" w14:textId="77777777" w:rsidR="006F51A4" w:rsidRPr="00D97445" w:rsidRDefault="006F51A4" w:rsidP="00020A13">
            <w:pPr>
              <w:spacing w:after="0"/>
              <w:rPr>
                <w:color w:val="5E5E5E" w:themeColor="accent5" w:themeShade="80"/>
              </w:rPr>
            </w:pPr>
            <w:r w:rsidRPr="00D97445">
              <w:rPr>
                <w:color w:val="5E5E5E" w:themeColor="accent5" w:themeShade="80"/>
              </w:rPr>
              <w:t>@txtReportContent</w:t>
            </w:r>
          </w:p>
        </w:tc>
      </w:tr>
      <w:tr w:rsidR="00D97445" w:rsidRPr="00D97445" w14:paraId="3DEBADFC" w14:textId="77777777" w:rsidTr="007F28AE">
        <w:tc>
          <w:tcPr>
            <w:tcW w:w="1998" w:type="dxa"/>
            <w:shd w:val="clear" w:color="auto" w:fill="auto"/>
          </w:tcPr>
          <w:p w14:paraId="3DEBADF9" w14:textId="77777777" w:rsidR="006F51A4" w:rsidRPr="00D97445" w:rsidRDefault="006F51A4" w:rsidP="00020A13">
            <w:pPr>
              <w:spacing w:after="0"/>
              <w:rPr>
                <w:color w:val="5E5E5E" w:themeColor="accent5" w:themeShade="80"/>
              </w:rPr>
            </w:pPr>
            <w:r w:rsidRPr="00D97445">
              <w:rPr>
                <w:color w:val="5E5E5E" w:themeColor="accent5" w:themeShade="80"/>
              </w:rPr>
              <w:t>time</w:t>
            </w:r>
          </w:p>
        </w:tc>
        <w:tc>
          <w:tcPr>
            <w:tcW w:w="1980" w:type="dxa"/>
            <w:shd w:val="clear" w:color="auto" w:fill="auto"/>
          </w:tcPr>
          <w:p w14:paraId="3DEBADFA" w14:textId="77777777" w:rsidR="006F51A4" w:rsidRPr="00D97445" w:rsidRDefault="006F51A4" w:rsidP="00020A13">
            <w:pPr>
              <w:spacing w:after="0"/>
              <w:rPr>
                <w:color w:val="5E5E5E" w:themeColor="accent5" w:themeShade="80"/>
              </w:rPr>
            </w:pPr>
            <w:r w:rsidRPr="00D97445">
              <w:rPr>
                <w:color w:val="5E5E5E" w:themeColor="accent5" w:themeShade="80"/>
              </w:rPr>
              <w:t>t</w:t>
            </w:r>
          </w:p>
        </w:tc>
        <w:tc>
          <w:tcPr>
            <w:tcW w:w="2520" w:type="dxa"/>
            <w:shd w:val="clear" w:color="auto" w:fill="auto"/>
          </w:tcPr>
          <w:p w14:paraId="3DEBADFB" w14:textId="77777777" w:rsidR="006F51A4" w:rsidRPr="00D97445" w:rsidRDefault="006F51A4" w:rsidP="00020A13">
            <w:pPr>
              <w:spacing w:after="0"/>
              <w:rPr>
                <w:color w:val="5E5E5E" w:themeColor="accent5" w:themeShade="80"/>
              </w:rPr>
            </w:pPr>
            <w:r w:rsidRPr="00D97445">
              <w:rPr>
                <w:color w:val="5E5E5E" w:themeColor="accent5" w:themeShade="80"/>
              </w:rPr>
              <w:t>@tUpdated</w:t>
            </w:r>
          </w:p>
        </w:tc>
      </w:tr>
      <w:tr w:rsidR="00D97445" w:rsidRPr="00D97445" w14:paraId="3DEBAE00" w14:textId="77777777" w:rsidTr="007F28AE">
        <w:tc>
          <w:tcPr>
            <w:tcW w:w="1998" w:type="dxa"/>
            <w:shd w:val="clear" w:color="auto" w:fill="auto"/>
          </w:tcPr>
          <w:p w14:paraId="3DEBADFD" w14:textId="77777777" w:rsidR="006F51A4" w:rsidRPr="00D97445" w:rsidRDefault="006F51A4" w:rsidP="00020A13">
            <w:pPr>
              <w:spacing w:after="0"/>
              <w:rPr>
                <w:color w:val="5E5E5E" w:themeColor="accent5" w:themeShade="80"/>
              </w:rPr>
            </w:pPr>
            <w:r w:rsidRPr="00D97445">
              <w:rPr>
                <w:color w:val="5E5E5E" w:themeColor="accent5" w:themeShade="80"/>
              </w:rPr>
              <w:t>timestamp</w:t>
            </w:r>
          </w:p>
        </w:tc>
        <w:tc>
          <w:tcPr>
            <w:tcW w:w="1980" w:type="dxa"/>
            <w:shd w:val="clear" w:color="auto" w:fill="auto"/>
          </w:tcPr>
          <w:p w14:paraId="3DEBADFE" w14:textId="77777777" w:rsidR="006F51A4" w:rsidRPr="00D97445" w:rsidRDefault="006F51A4" w:rsidP="00020A13">
            <w:pPr>
              <w:spacing w:after="0"/>
              <w:rPr>
                <w:color w:val="5E5E5E" w:themeColor="accent5" w:themeShade="80"/>
              </w:rPr>
            </w:pPr>
            <w:r w:rsidRPr="00D97445">
              <w:rPr>
                <w:color w:val="5E5E5E" w:themeColor="accent5" w:themeShade="80"/>
              </w:rPr>
              <w:t>tst</w:t>
            </w:r>
          </w:p>
        </w:tc>
        <w:tc>
          <w:tcPr>
            <w:tcW w:w="2520" w:type="dxa"/>
            <w:shd w:val="clear" w:color="auto" w:fill="auto"/>
          </w:tcPr>
          <w:p w14:paraId="3DEBADFF" w14:textId="77777777" w:rsidR="006F51A4" w:rsidRPr="00D97445" w:rsidRDefault="006F51A4" w:rsidP="00020A13">
            <w:pPr>
              <w:spacing w:after="0"/>
              <w:rPr>
                <w:color w:val="5E5E5E" w:themeColor="accent5" w:themeShade="80"/>
              </w:rPr>
            </w:pPr>
            <w:r w:rsidRPr="00D97445">
              <w:rPr>
                <w:color w:val="5E5E5E" w:themeColor="accent5" w:themeShade="80"/>
              </w:rPr>
              <w:t>@tstUpdateOn</w:t>
            </w:r>
          </w:p>
        </w:tc>
      </w:tr>
      <w:tr w:rsidR="00D97445" w:rsidRPr="00D97445" w14:paraId="3DEBAE04" w14:textId="77777777" w:rsidTr="007F28AE">
        <w:tc>
          <w:tcPr>
            <w:tcW w:w="1998" w:type="dxa"/>
            <w:shd w:val="clear" w:color="auto" w:fill="auto"/>
          </w:tcPr>
          <w:p w14:paraId="3DEBAE01" w14:textId="77777777" w:rsidR="006F51A4" w:rsidRPr="00D97445" w:rsidRDefault="006F51A4" w:rsidP="00020A13">
            <w:pPr>
              <w:spacing w:after="0"/>
              <w:rPr>
                <w:color w:val="5E5E5E" w:themeColor="accent5" w:themeShade="80"/>
              </w:rPr>
            </w:pPr>
            <w:r w:rsidRPr="00D97445">
              <w:rPr>
                <w:color w:val="5E5E5E" w:themeColor="accent5" w:themeShade="80"/>
              </w:rPr>
              <w:t>tinyint</w:t>
            </w:r>
          </w:p>
        </w:tc>
        <w:tc>
          <w:tcPr>
            <w:tcW w:w="1980" w:type="dxa"/>
            <w:shd w:val="clear" w:color="auto" w:fill="auto"/>
          </w:tcPr>
          <w:p w14:paraId="3DEBAE02" w14:textId="77777777" w:rsidR="006F51A4" w:rsidRPr="00D97445" w:rsidRDefault="006F51A4" w:rsidP="00020A13">
            <w:pPr>
              <w:spacing w:after="0"/>
              <w:rPr>
                <w:color w:val="5E5E5E" w:themeColor="accent5" w:themeShade="80"/>
              </w:rPr>
            </w:pPr>
            <w:r w:rsidRPr="00D97445">
              <w:rPr>
                <w:color w:val="5E5E5E" w:themeColor="accent5" w:themeShade="80"/>
              </w:rPr>
              <w:t>ti</w:t>
            </w:r>
          </w:p>
        </w:tc>
        <w:tc>
          <w:tcPr>
            <w:tcW w:w="2520" w:type="dxa"/>
            <w:shd w:val="clear" w:color="auto" w:fill="auto"/>
          </w:tcPr>
          <w:p w14:paraId="3DEBAE03" w14:textId="77777777" w:rsidR="006F51A4" w:rsidRPr="00D97445" w:rsidRDefault="006F51A4" w:rsidP="00020A13">
            <w:pPr>
              <w:spacing w:after="0"/>
              <w:rPr>
                <w:color w:val="5E5E5E" w:themeColor="accent5" w:themeShade="80"/>
              </w:rPr>
            </w:pPr>
            <w:r w:rsidRPr="00D97445">
              <w:rPr>
                <w:color w:val="5E5E5E" w:themeColor="accent5" w:themeShade="80"/>
              </w:rPr>
              <w:t>@tiEnabled</w:t>
            </w:r>
          </w:p>
        </w:tc>
      </w:tr>
      <w:tr w:rsidR="00D97445" w:rsidRPr="00D97445" w14:paraId="3DEBAE08" w14:textId="77777777" w:rsidTr="007F28AE">
        <w:tc>
          <w:tcPr>
            <w:tcW w:w="1998" w:type="dxa"/>
            <w:shd w:val="clear" w:color="auto" w:fill="auto"/>
          </w:tcPr>
          <w:p w14:paraId="3DEBAE05" w14:textId="77777777" w:rsidR="006F51A4" w:rsidRPr="00D97445" w:rsidRDefault="006F51A4" w:rsidP="00020A13">
            <w:pPr>
              <w:spacing w:after="0"/>
              <w:rPr>
                <w:color w:val="5E5E5E" w:themeColor="accent5" w:themeShade="80"/>
              </w:rPr>
            </w:pPr>
            <w:r w:rsidRPr="00D97445">
              <w:rPr>
                <w:color w:val="5E5E5E" w:themeColor="accent5" w:themeShade="80"/>
              </w:rPr>
              <w:t>uniqueidentifier</w:t>
            </w:r>
          </w:p>
        </w:tc>
        <w:tc>
          <w:tcPr>
            <w:tcW w:w="1980" w:type="dxa"/>
            <w:shd w:val="clear" w:color="auto" w:fill="auto"/>
          </w:tcPr>
          <w:p w14:paraId="3DEBAE06" w14:textId="77777777" w:rsidR="006F51A4" w:rsidRPr="00D97445" w:rsidRDefault="006F51A4" w:rsidP="00020A13">
            <w:pPr>
              <w:spacing w:after="0"/>
              <w:rPr>
                <w:color w:val="5E5E5E" w:themeColor="accent5" w:themeShade="80"/>
              </w:rPr>
            </w:pPr>
            <w:r w:rsidRPr="00D97445">
              <w:rPr>
                <w:color w:val="5E5E5E" w:themeColor="accent5" w:themeShade="80"/>
              </w:rPr>
              <w:t>uid</w:t>
            </w:r>
          </w:p>
        </w:tc>
        <w:tc>
          <w:tcPr>
            <w:tcW w:w="2520" w:type="dxa"/>
            <w:shd w:val="clear" w:color="auto" w:fill="auto"/>
          </w:tcPr>
          <w:p w14:paraId="3DEBAE07" w14:textId="77777777" w:rsidR="006F51A4" w:rsidRPr="00D97445" w:rsidRDefault="006F51A4" w:rsidP="00020A13">
            <w:pPr>
              <w:spacing w:after="0"/>
              <w:rPr>
                <w:color w:val="5E5E5E" w:themeColor="accent5" w:themeShade="80"/>
              </w:rPr>
            </w:pPr>
            <w:r w:rsidRPr="00D97445">
              <w:rPr>
                <w:color w:val="5E5E5E" w:themeColor="accent5" w:themeShade="80"/>
              </w:rPr>
              <w:t>@uidRowId</w:t>
            </w:r>
          </w:p>
        </w:tc>
      </w:tr>
      <w:tr w:rsidR="00D97445" w:rsidRPr="00D97445" w14:paraId="3DEBAE0C" w14:textId="77777777" w:rsidTr="007F28AE">
        <w:tc>
          <w:tcPr>
            <w:tcW w:w="1998" w:type="dxa"/>
            <w:shd w:val="clear" w:color="auto" w:fill="auto"/>
          </w:tcPr>
          <w:p w14:paraId="3DEBAE09" w14:textId="77777777" w:rsidR="006F51A4" w:rsidRPr="00D97445" w:rsidRDefault="006F51A4" w:rsidP="00020A13">
            <w:pPr>
              <w:spacing w:after="0"/>
              <w:rPr>
                <w:color w:val="5E5E5E" w:themeColor="accent5" w:themeShade="80"/>
              </w:rPr>
            </w:pPr>
            <w:r w:rsidRPr="00D97445">
              <w:rPr>
                <w:color w:val="5E5E5E" w:themeColor="accent5" w:themeShade="80"/>
              </w:rPr>
              <w:t>varbinary</w:t>
            </w:r>
          </w:p>
        </w:tc>
        <w:tc>
          <w:tcPr>
            <w:tcW w:w="1980" w:type="dxa"/>
            <w:shd w:val="clear" w:color="auto" w:fill="auto"/>
          </w:tcPr>
          <w:p w14:paraId="3DEBAE0A" w14:textId="77777777" w:rsidR="006F51A4" w:rsidRPr="00D97445" w:rsidRDefault="006F51A4" w:rsidP="00020A13">
            <w:pPr>
              <w:spacing w:after="0"/>
              <w:rPr>
                <w:color w:val="5E5E5E" w:themeColor="accent5" w:themeShade="80"/>
              </w:rPr>
            </w:pPr>
            <w:r w:rsidRPr="00D97445">
              <w:rPr>
                <w:color w:val="5E5E5E" w:themeColor="accent5" w:themeShade="80"/>
              </w:rPr>
              <w:t>vbin</w:t>
            </w:r>
          </w:p>
        </w:tc>
        <w:tc>
          <w:tcPr>
            <w:tcW w:w="2520" w:type="dxa"/>
            <w:shd w:val="clear" w:color="auto" w:fill="auto"/>
          </w:tcPr>
          <w:p w14:paraId="3DEBAE0B" w14:textId="77777777" w:rsidR="006F51A4" w:rsidRPr="00D97445" w:rsidRDefault="006F51A4" w:rsidP="00020A13">
            <w:pPr>
              <w:spacing w:after="0"/>
              <w:rPr>
                <w:color w:val="5E5E5E" w:themeColor="accent5" w:themeShade="80"/>
              </w:rPr>
            </w:pPr>
            <w:r w:rsidRPr="00D97445">
              <w:rPr>
                <w:color w:val="5E5E5E" w:themeColor="accent5" w:themeShade="80"/>
              </w:rPr>
              <w:t>@vbinVarBinaryData</w:t>
            </w:r>
          </w:p>
        </w:tc>
      </w:tr>
      <w:tr w:rsidR="00D97445" w:rsidRPr="00D97445" w14:paraId="3DEBAE10" w14:textId="77777777" w:rsidTr="007F28AE">
        <w:tc>
          <w:tcPr>
            <w:tcW w:w="1998" w:type="dxa"/>
            <w:shd w:val="clear" w:color="auto" w:fill="auto"/>
          </w:tcPr>
          <w:p w14:paraId="3DEBAE0D" w14:textId="77777777" w:rsidR="006F51A4" w:rsidRPr="00D97445" w:rsidRDefault="006F51A4" w:rsidP="00020A13">
            <w:pPr>
              <w:spacing w:after="0"/>
              <w:rPr>
                <w:color w:val="5E5E5E" w:themeColor="accent5" w:themeShade="80"/>
              </w:rPr>
            </w:pPr>
            <w:r w:rsidRPr="00D97445">
              <w:rPr>
                <w:color w:val="5E5E5E" w:themeColor="accent5" w:themeShade="80"/>
              </w:rPr>
              <w:t>varchar</w:t>
            </w:r>
          </w:p>
        </w:tc>
        <w:tc>
          <w:tcPr>
            <w:tcW w:w="1980" w:type="dxa"/>
            <w:shd w:val="clear" w:color="auto" w:fill="auto"/>
          </w:tcPr>
          <w:p w14:paraId="3DEBAE0E" w14:textId="77777777" w:rsidR="006F51A4" w:rsidRPr="00D97445" w:rsidRDefault="006F51A4" w:rsidP="00020A13">
            <w:pPr>
              <w:spacing w:after="0"/>
              <w:rPr>
                <w:color w:val="5E5E5E" w:themeColor="accent5" w:themeShade="80"/>
              </w:rPr>
            </w:pPr>
            <w:r w:rsidRPr="00D97445">
              <w:rPr>
                <w:color w:val="5E5E5E" w:themeColor="accent5" w:themeShade="80"/>
              </w:rPr>
              <w:t>vc</w:t>
            </w:r>
          </w:p>
        </w:tc>
        <w:tc>
          <w:tcPr>
            <w:tcW w:w="2520" w:type="dxa"/>
            <w:shd w:val="clear" w:color="auto" w:fill="auto"/>
          </w:tcPr>
          <w:p w14:paraId="3DEBAE0F" w14:textId="77777777" w:rsidR="006F51A4" w:rsidRPr="00D97445" w:rsidRDefault="006F51A4" w:rsidP="00020A13">
            <w:pPr>
              <w:spacing w:after="0"/>
              <w:rPr>
                <w:color w:val="5E5E5E" w:themeColor="accent5" w:themeShade="80"/>
              </w:rPr>
            </w:pPr>
            <w:r w:rsidRPr="00D97445">
              <w:rPr>
                <w:color w:val="5E5E5E" w:themeColor="accent5" w:themeShade="80"/>
              </w:rPr>
              <w:t>@vcTrackCode</w:t>
            </w:r>
          </w:p>
        </w:tc>
      </w:tr>
      <w:tr w:rsidR="00D97445" w:rsidRPr="00D97445" w14:paraId="3DEBAE14" w14:textId="77777777" w:rsidTr="007F28AE">
        <w:tc>
          <w:tcPr>
            <w:tcW w:w="1998" w:type="dxa"/>
            <w:shd w:val="clear" w:color="auto" w:fill="auto"/>
          </w:tcPr>
          <w:p w14:paraId="3DEBAE11" w14:textId="77777777" w:rsidR="006F51A4" w:rsidRPr="00D97445" w:rsidRDefault="006F51A4" w:rsidP="00020A13">
            <w:pPr>
              <w:spacing w:after="0"/>
              <w:rPr>
                <w:color w:val="5E5E5E" w:themeColor="accent5" w:themeShade="80"/>
              </w:rPr>
            </w:pPr>
            <w:r w:rsidRPr="00D97445">
              <w:rPr>
                <w:color w:val="5E5E5E" w:themeColor="accent5" w:themeShade="80"/>
              </w:rPr>
              <w:t>xml</w:t>
            </w:r>
          </w:p>
        </w:tc>
        <w:tc>
          <w:tcPr>
            <w:tcW w:w="1980" w:type="dxa"/>
            <w:shd w:val="clear" w:color="auto" w:fill="auto"/>
          </w:tcPr>
          <w:p w14:paraId="3DEBAE12" w14:textId="77777777" w:rsidR="006F51A4" w:rsidRPr="00D97445" w:rsidRDefault="006F51A4" w:rsidP="00020A13">
            <w:pPr>
              <w:spacing w:after="0"/>
              <w:rPr>
                <w:color w:val="5E5E5E" w:themeColor="accent5" w:themeShade="80"/>
              </w:rPr>
            </w:pPr>
            <w:r w:rsidRPr="00D97445">
              <w:rPr>
                <w:color w:val="5E5E5E" w:themeColor="accent5" w:themeShade="80"/>
              </w:rPr>
              <w:t>xml</w:t>
            </w:r>
          </w:p>
        </w:tc>
        <w:tc>
          <w:tcPr>
            <w:tcW w:w="2520" w:type="dxa"/>
            <w:shd w:val="clear" w:color="auto" w:fill="auto"/>
          </w:tcPr>
          <w:p w14:paraId="3DEBAE13" w14:textId="77777777" w:rsidR="006F51A4" w:rsidRPr="00D97445" w:rsidRDefault="006F51A4" w:rsidP="00020A13">
            <w:pPr>
              <w:spacing w:after="0"/>
              <w:rPr>
                <w:color w:val="5E5E5E" w:themeColor="accent5" w:themeShade="80"/>
              </w:rPr>
            </w:pPr>
            <w:r w:rsidRPr="00D97445">
              <w:rPr>
                <w:color w:val="5E5E5E" w:themeColor="accent5" w:themeShade="80"/>
              </w:rPr>
              <w:t>@xmlDataElements</w:t>
            </w:r>
          </w:p>
        </w:tc>
      </w:tr>
      <w:tr w:rsidR="00D97445" w:rsidRPr="00D97445" w14:paraId="3DEBAE18" w14:textId="77777777" w:rsidTr="007F28AE">
        <w:tc>
          <w:tcPr>
            <w:tcW w:w="1998" w:type="dxa"/>
            <w:shd w:val="clear" w:color="auto" w:fill="auto"/>
          </w:tcPr>
          <w:p w14:paraId="3DEBAE15" w14:textId="77777777" w:rsidR="00020A13" w:rsidRPr="00D97445" w:rsidRDefault="00020A13" w:rsidP="00020A13">
            <w:pPr>
              <w:spacing w:after="0"/>
              <w:rPr>
                <w:color w:val="5E5E5E" w:themeColor="accent5" w:themeShade="80"/>
              </w:rPr>
            </w:pPr>
          </w:p>
        </w:tc>
        <w:tc>
          <w:tcPr>
            <w:tcW w:w="1980" w:type="dxa"/>
            <w:shd w:val="clear" w:color="auto" w:fill="auto"/>
          </w:tcPr>
          <w:p w14:paraId="3DEBAE16" w14:textId="77777777" w:rsidR="00020A13" w:rsidRPr="00D97445" w:rsidRDefault="00020A13" w:rsidP="00020A13">
            <w:pPr>
              <w:spacing w:after="0"/>
              <w:rPr>
                <w:color w:val="5E5E5E" w:themeColor="accent5" w:themeShade="80"/>
              </w:rPr>
            </w:pPr>
          </w:p>
        </w:tc>
        <w:tc>
          <w:tcPr>
            <w:tcW w:w="2520" w:type="dxa"/>
            <w:shd w:val="clear" w:color="auto" w:fill="auto"/>
          </w:tcPr>
          <w:p w14:paraId="3DEBAE17" w14:textId="77777777" w:rsidR="00020A13" w:rsidRPr="00D97445" w:rsidRDefault="00020A13" w:rsidP="00020A13">
            <w:pPr>
              <w:spacing w:after="0"/>
              <w:rPr>
                <w:color w:val="5E5E5E" w:themeColor="accent5" w:themeShade="80"/>
              </w:rPr>
            </w:pPr>
          </w:p>
        </w:tc>
      </w:tr>
    </w:tbl>
    <w:p w14:paraId="3DEBAE19" w14:textId="77777777" w:rsidR="006F51A4" w:rsidRPr="00D97445" w:rsidRDefault="006F51A4" w:rsidP="006F51A4">
      <w:pPr>
        <w:pStyle w:val="TableBullet"/>
        <w:numPr>
          <w:ilvl w:val="0"/>
          <w:numId w:val="0"/>
        </w:numPr>
        <w:ind w:left="702"/>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Please note that temporary table names must follow generic table naming conventions.</w:t>
      </w:r>
    </w:p>
    <w:p w14:paraId="3DEBAE1A" w14:textId="77777777" w:rsidR="00020A13" w:rsidRDefault="00020A13" w:rsidP="006F51A4">
      <w:pPr>
        <w:pStyle w:val="TableBullet"/>
        <w:numPr>
          <w:ilvl w:val="0"/>
          <w:numId w:val="0"/>
        </w:numPr>
        <w:ind w:left="702"/>
        <w:rPr>
          <w:rFonts w:asciiTheme="minorHAnsi" w:hAnsiTheme="minorHAnsi" w:cs="TTE2898618t00"/>
          <w:sz w:val="22"/>
          <w:szCs w:val="22"/>
        </w:rPr>
      </w:pPr>
    </w:p>
    <w:p w14:paraId="3DEBAE1B" w14:textId="77777777" w:rsidR="00051AF1" w:rsidRDefault="00051AF1" w:rsidP="00051AF1">
      <w:pPr>
        <w:pStyle w:val="Heading1"/>
      </w:pPr>
      <w:bookmarkStart w:id="971" w:name="_Toc33791645"/>
      <w:bookmarkStart w:id="972" w:name="_Toc66428342"/>
      <w:r>
        <w:t>Source Code Formatting, Spacing and Capitalization</w:t>
      </w:r>
      <w:bookmarkEnd w:id="971"/>
      <w:bookmarkEnd w:id="972"/>
    </w:p>
    <w:p w14:paraId="3DEBAE1C" w14:textId="77777777" w:rsidR="00020A13" w:rsidRPr="00D97445" w:rsidRDefault="00020A13" w:rsidP="00020A13">
      <w:pPr>
        <w:rPr>
          <w:color w:val="5E5E5E" w:themeColor="accent5" w:themeShade="80"/>
        </w:rPr>
      </w:pPr>
      <w:r w:rsidRPr="00D97445">
        <w:rPr>
          <w:color w:val="5E5E5E" w:themeColor="accent5" w:themeShade="80"/>
        </w:rPr>
        <w:t>Formatting, spacing and capitalization formatting standards for developing T-SQL code ensure that the code is easy to read, debug and maintain.</w:t>
      </w:r>
    </w:p>
    <w:p w14:paraId="3DEBAE1D" w14:textId="77777777" w:rsidR="00020A13" w:rsidRPr="00D97445" w:rsidRDefault="00020A13" w:rsidP="00020A13">
      <w:pPr>
        <w:rPr>
          <w:color w:val="5E5E5E" w:themeColor="accent5" w:themeShade="80"/>
        </w:rPr>
      </w:pPr>
      <w:r w:rsidRPr="00D97445">
        <w:rPr>
          <w:color w:val="5E5E5E" w:themeColor="accent5" w:themeShade="80"/>
        </w:rPr>
        <w:lastRenderedPageBreak/>
        <w:t>Code formatting standards are applied via Apex SQL refactor templates provided by the DBA team.  The tool is free and is an add-on to SQL Server Management Studio.</w:t>
      </w:r>
    </w:p>
    <w:p w14:paraId="3DEBAE1E" w14:textId="77777777" w:rsidR="00051AF1" w:rsidRDefault="00051AF1" w:rsidP="00051AF1">
      <w:pPr>
        <w:pStyle w:val="Heading1"/>
      </w:pPr>
      <w:bookmarkStart w:id="973" w:name="_Toc33791646"/>
      <w:bookmarkStart w:id="974" w:name="_Toc66428343"/>
      <w:r>
        <w:t>Stored Procedure Development Standard</w:t>
      </w:r>
      <w:bookmarkEnd w:id="973"/>
      <w:bookmarkEnd w:id="974"/>
    </w:p>
    <w:p w14:paraId="3DEBAE1F" w14:textId="77777777" w:rsidR="00020A13" w:rsidRPr="00D97445" w:rsidRDefault="00020A13" w:rsidP="00020A13">
      <w:pPr>
        <w:rPr>
          <w:color w:val="5E5E5E" w:themeColor="accent5" w:themeShade="80"/>
        </w:rPr>
      </w:pPr>
      <w:r w:rsidRPr="00D97445">
        <w:rPr>
          <w:color w:val="5E5E5E" w:themeColor="accent5" w:themeShade="80"/>
        </w:rPr>
        <w:t>Every user-created stored procedure must consist of the following sections:</w:t>
      </w:r>
    </w:p>
    <w:p w14:paraId="3DEBAE20" w14:textId="77777777" w:rsidR="00020A13" w:rsidRPr="00D97445" w:rsidRDefault="00020A13" w:rsidP="00C102AE">
      <w:pPr>
        <w:pStyle w:val="TableBullet"/>
        <w:numPr>
          <w:ilvl w:val="0"/>
          <w:numId w:val="34"/>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Description;</w:t>
      </w:r>
    </w:p>
    <w:p w14:paraId="3DEBAE21" w14:textId="77777777" w:rsidR="00020A13" w:rsidRPr="00D97445" w:rsidRDefault="00020A13" w:rsidP="00C102AE">
      <w:pPr>
        <w:pStyle w:val="TableBullet"/>
        <w:numPr>
          <w:ilvl w:val="0"/>
          <w:numId w:val="34"/>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Title;</w:t>
      </w:r>
    </w:p>
    <w:p w14:paraId="3DEBAE22" w14:textId="77777777" w:rsidR="00020A13" w:rsidRPr="00D97445" w:rsidRDefault="00020A13" w:rsidP="00C102AE">
      <w:pPr>
        <w:pStyle w:val="TableBullet"/>
        <w:numPr>
          <w:ilvl w:val="0"/>
          <w:numId w:val="34"/>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List of parameters (optional);</w:t>
      </w:r>
    </w:p>
    <w:p w14:paraId="3DEBAE23" w14:textId="77777777" w:rsidR="00020A13" w:rsidRPr="00D97445" w:rsidRDefault="00020A13" w:rsidP="00C102AE">
      <w:pPr>
        <w:pStyle w:val="TableBullet"/>
        <w:numPr>
          <w:ilvl w:val="0"/>
          <w:numId w:val="34"/>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Body of the procedure, which, in turn, consist of the following sections:</w:t>
      </w:r>
    </w:p>
    <w:p w14:paraId="3DEBAE24" w14:textId="77777777" w:rsidR="00020A13" w:rsidRPr="00D97445" w:rsidRDefault="00020A13" w:rsidP="00C102AE">
      <w:pPr>
        <w:pStyle w:val="TableBullet"/>
        <w:numPr>
          <w:ilvl w:val="1"/>
          <w:numId w:val="34"/>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Declaration section (optional);</w:t>
      </w:r>
    </w:p>
    <w:p w14:paraId="3DEBAE25" w14:textId="77777777" w:rsidR="00020A13" w:rsidRPr="00D97445" w:rsidRDefault="00020A13" w:rsidP="00C102AE">
      <w:pPr>
        <w:pStyle w:val="TableBullet"/>
        <w:numPr>
          <w:ilvl w:val="1"/>
          <w:numId w:val="34"/>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Initialization section (optional);</w:t>
      </w:r>
    </w:p>
    <w:p w14:paraId="3DEBAE26" w14:textId="77777777" w:rsidR="00020A13" w:rsidRPr="00D97445" w:rsidRDefault="00020A13" w:rsidP="00C102AE">
      <w:pPr>
        <w:pStyle w:val="TableBullet"/>
        <w:numPr>
          <w:ilvl w:val="1"/>
          <w:numId w:val="34"/>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Main code section;</w:t>
      </w:r>
    </w:p>
    <w:p w14:paraId="3DEBAE27" w14:textId="623289F8" w:rsidR="00020A13" w:rsidRDefault="00020A13" w:rsidP="00C102AE">
      <w:pPr>
        <w:pStyle w:val="TableBullet"/>
        <w:numPr>
          <w:ilvl w:val="0"/>
          <w:numId w:val="34"/>
        </w:numPr>
        <w:spacing w:after="0"/>
        <w:contextualSpacing w:val="0"/>
        <w:rPr>
          <w:ins w:id="975" w:author="Kraig Hughes" w:date="2021-03-12T15:14:00Z"/>
          <w:rFonts w:asciiTheme="minorHAnsi" w:hAnsiTheme="minorHAnsi"/>
          <w:color w:val="5E5E5E" w:themeColor="accent5" w:themeShade="80"/>
        </w:rPr>
      </w:pPr>
      <w:r w:rsidRPr="00D97445">
        <w:rPr>
          <w:rFonts w:asciiTheme="minorHAnsi" w:hAnsiTheme="minorHAnsi" w:cs="TTE2895370t00"/>
          <w:b/>
          <w:color w:val="5E5E5E" w:themeColor="accent5" w:themeShade="80"/>
        </w:rPr>
        <w:t>NOTE</w:t>
      </w:r>
      <w:r w:rsidRPr="00D97445">
        <w:rPr>
          <w:rFonts w:asciiTheme="minorHAnsi" w:hAnsiTheme="minorHAnsi"/>
          <w:b/>
          <w:color w:val="5E5E5E" w:themeColor="accent5" w:themeShade="80"/>
        </w:rPr>
        <w:t>:</w:t>
      </w:r>
      <w:r w:rsidRPr="00D97445">
        <w:rPr>
          <w:rFonts w:asciiTheme="minorHAnsi" w:hAnsiTheme="minorHAnsi"/>
          <w:color w:val="5E5E5E" w:themeColor="accent5" w:themeShade="80"/>
        </w:rPr>
        <w:t xml:space="preserve"> Sections within the body of the procedure may be separated by multiple empty lines or by applicable separators for readability;</w:t>
      </w:r>
    </w:p>
    <w:p w14:paraId="47E3E987" w14:textId="77777777" w:rsidR="00BE400E" w:rsidRPr="00D97445" w:rsidRDefault="00BE400E" w:rsidP="00BE400E">
      <w:pPr>
        <w:pStyle w:val="TableBullet"/>
        <w:numPr>
          <w:ilvl w:val="0"/>
          <w:numId w:val="0"/>
        </w:numPr>
        <w:spacing w:after="0"/>
        <w:ind w:left="342" w:hanging="270"/>
        <w:contextualSpacing w:val="0"/>
        <w:rPr>
          <w:rFonts w:asciiTheme="minorHAnsi" w:hAnsiTheme="minorHAnsi"/>
          <w:color w:val="5E5E5E" w:themeColor="accent5" w:themeShade="80"/>
        </w:rPr>
        <w:pPrChange w:id="976" w:author="Kraig Hughes" w:date="2021-03-12T15:14:00Z">
          <w:pPr>
            <w:pStyle w:val="TableBullet"/>
            <w:numPr>
              <w:numId w:val="34"/>
            </w:numPr>
            <w:spacing w:after="0"/>
            <w:ind w:left="720" w:hanging="360"/>
            <w:contextualSpacing w:val="0"/>
          </w:pPr>
        </w:pPrChange>
      </w:pPr>
    </w:p>
    <w:p w14:paraId="3DEBAE28" w14:textId="77777777" w:rsidR="00051AF1" w:rsidRPr="00D97445" w:rsidRDefault="00051AF1" w:rsidP="00051AF1">
      <w:pPr>
        <w:pStyle w:val="Heading2"/>
        <w:rPr>
          <w:color w:val="5E5E5E" w:themeColor="accent5" w:themeShade="80"/>
          <w:sz w:val="20"/>
        </w:rPr>
      </w:pPr>
      <w:bookmarkStart w:id="977" w:name="_Toc33791647"/>
      <w:r w:rsidRPr="00D97445">
        <w:rPr>
          <w:color w:val="5E5E5E" w:themeColor="accent5" w:themeShade="80"/>
          <w:sz w:val="20"/>
        </w:rPr>
        <w:t>Description</w:t>
      </w:r>
      <w:bookmarkEnd w:id="977"/>
    </w:p>
    <w:p w14:paraId="3DEBAE29" w14:textId="77777777" w:rsidR="00020A13" w:rsidRPr="00D97445" w:rsidRDefault="00020A13" w:rsidP="00C102AE">
      <w:pPr>
        <w:pStyle w:val="TableBullet"/>
        <w:numPr>
          <w:ilvl w:val="0"/>
          <w:numId w:val="35"/>
        </w:numPr>
        <w:spacing w:after="0"/>
        <w:ind w:left="1152"/>
        <w:contextualSpacing w:val="0"/>
        <w:rPr>
          <w:rFonts w:asciiTheme="minorHAnsi" w:hAnsiTheme="minorHAnsi"/>
          <w:color w:val="5E5E5E" w:themeColor="accent5" w:themeShade="80"/>
        </w:rPr>
      </w:pPr>
      <w:r w:rsidRPr="00D97445">
        <w:rPr>
          <w:rFonts w:asciiTheme="minorHAnsi" w:hAnsiTheme="minorHAnsi"/>
          <w:color w:val="5E5E5E" w:themeColor="accent5" w:themeShade="80"/>
        </w:rPr>
        <w:t>Description must include the following elements:</w:t>
      </w:r>
    </w:p>
    <w:p w14:paraId="3DEBAE2A" w14:textId="77777777" w:rsidR="00020A13" w:rsidRPr="00D97445" w:rsidRDefault="00020A13" w:rsidP="00C102AE">
      <w:pPr>
        <w:numPr>
          <w:ilvl w:val="1"/>
          <w:numId w:val="35"/>
        </w:numPr>
        <w:spacing w:before="0" w:after="0" w:line="240" w:lineRule="auto"/>
        <w:ind w:left="1872"/>
        <w:rPr>
          <w:color w:val="5E5E5E" w:themeColor="accent5" w:themeShade="80"/>
        </w:rPr>
      </w:pPr>
      <w:r w:rsidRPr="00D97445">
        <w:rPr>
          <w:b/>
          <w:i/>
          <w:color w:val="5E5E5E" w:themeColor="accent5" w:themeShade="80"/>
        </w:rPr>
        <w:t>Procedure:</w:t>
      </w:r>
      <w:r w:rsidRPr="00D97445">
        <w:rPr>
          <w:color w:val="5E5E5E" w:themeColor="accent5" w:themeShade="80"/>
        </w:rPr>
        <w:t xml:space="preserve"> The full name of the procedure including schema owner’s name;</w:t>
      </w:r>
    </w:p>
    <w:p w14:paraId="3DEBAE2B" w14:textId="77777777" w:rsidR="00020A13" w:rsidRPr="00D97445" w:rsidRDefault="00020A13" w:rsidP="00C102AE">
      <w:pPr>
        <w:numPr>
          <w:ilvl w:val="1"/>
          <w:numId w:val="35"/>
        </w:numPr>
        <w:spacing w:before="0" w:after="0" w:line="240" w:lineRule="auto"/>
        <w:ind w:left="1872"/>
        <w:rPr>
          <w:color w:val="5E5E5E" w:themeColor="accent5" w:themeShade="80"/>
        </w:rPr>
      </w:pPr>
      <w:r w:rsidRPr="00D97445">
        <w:rPr>
          <w:b/>
          <w:i/>
          <w:color w:val="5E5E5E" w:themeColor="accent5" w:themeShade="80"/>
        </w:rPr>
        <w:t>Called by:</w:t>
      </w:r>
      <w:r w:rsidRPr="00D97445">
        <w:rPr>
          <w:color w:val="5E5E5E" w:themeColor="accent5" w:themeShade="80"/>
        </w:rPr>
        <w:t xml:space="preserve"> The name of an application, module, report, other stored procedure, etc. that is the primary method used to call the stored procedure;</w:t>
      </w:r>
    </w:p>
    <w:p w14:paraId="3DEBAE2C" w14:textId="77777777" w:rsidR="00020A13" w:rsidRPr="00D97445" w:rsidRDefault="00020A13" w:rsidP="00C102AE">
      <w:pPr>
        <w:numPr>
          <w:ilvl w:val="1"/>
          <w:numId w:val="35"/>
        </w:numPr>
        <w:spacing w:before="0" w:after="0" w:line="240" w:lineRule="auto"/>
        <w:ind w:left="1872"/>
        <w:rPr>
          <w:color w:val="5E5E5E" w:themeColor="accent5" w:themeShade="80"/>
        </w:rPr>
      </w:pPr>
      <w:r w:rsidRPr="00D97445">
        <w:rPr>
          <w:b/>
          <w:i/>
          <w:color w:val="5E5E5E" w:themeColor="accent5" w:themeShade="80"/>
        </w:rPr>
        <w:lastRenderedPageBreak/>
        <w:t>Notes:</w:t>
      </w:r>
      <w:r w:rsidRPr="00D97445">
        <w:rPr>
          <w:color w:val="5E5E5E" w:themeColor="accent5" w:themeShade="80"/>
        </w:rPr>
        <w:t xml:space="preserve"> A description of what the stored procedure does, or any other relevant information regarding the stored procedure;</w:t>
      </w:r>
    </w:p>
    <w:p w14:paraId="3DEBAE2D" w14:textId="77777777" w:rsidR="00020A13" w:rsidRPr="00D97445" w:rsidRDefault="00020A13" w:rsidP="00C102AE">
      <w:pPr>
        <w:numPr>
          <w:ilvl w:val="1"/>
          <w:numId w:val="35"/>
        </w:numPr>
        <w:spacing w:before="0" w:after="0" w:line="240" w:lineRule="auto"/>
        <w:ind w:left="1872"/>
        <w:rPr>
          <w:color w:val="5E5E5E" w:themeColor="accent5" w:themeShade="80"/>
        </w:rPr>
      </w:pPr>
      <w:r w:rsidRPr="00D97445">
        <w:rPr>
          <w:b/>
          <w:i/>
          <w:color w:val="5E5E5E" w:themeColor="accent5" w:themeShade="80"/>
        </w:rPr>
        <w:t>Modification History:</w:t>
      </w:r>
      <w:r w:rsidRPr="00D97445">
        <w:rPr>
          <w:color w:val="5E5E5E" w:themeColor="accent5" w:themeShade="80"/>
        </w:rPr>
        <w:t xml:space="preserve"> This section has several data elements. Note that the first entry holds data related to the creation of the procedure;</w:t>
      </w:r>
    </w:p>
    <w:p w14:paraId="3DEBAE2E" w14:textId="77777777" w:rsidR="00020A13" w:rsidRPr="00D97445" w:rsidRDefault="00020A13" w:rsidP="00C102AE">
      <w:pPr>
        <w:numPr>
          <w:ilvl w:val="2"/>
          <w:numId w:val="35"/>
        </w:numPr>
        <w:spacing w:before="0" w:after="0" w:line="240" w:lineRule="auto"/>
        <w:ind w:left="2592"/>
        <w:rPr>
          <w:color w:val="5E5E5E" w:themeColor="accent5" w:themeShade="80"/>
        </w:rPr>
      </w:pPr>
      <w:r w:rsidRPr="00D97445">
        <w:rPr>
          <w:b/>
          <w:i/>
          <w:color w:val="5E5E5E" w:themeColor="accent5" w:themeShade="80"/>
        </w:rPr>
        <w:t>Date:</w:t>
      </w:r>
      <w:r w:rsidRPr="00D97445">
        <w:rPr>
          <w:color w:val="5E5E5E" w:themeColor="accent5" w:themeShade="80"/>
        </w:rPr>
        <w:t xml:space="preserve"> Date of the modification</w:t>
      </w:r>
    </w:p>
    <w:p w14:paraId="3DEBAE2F" w14:textId="77777777" w:rsidR="00020A13" w:rsidRPr="00D97445" w:rsidRDefault="00020A13" w:rsidP="00C102AE">
      <w:pPr>
        <w:numPr>
          <w:ilvl w:val="2"/>
          <w:numId w:val="35"/>
        </w:numPr>
        <w:spacing w:before="0" w:after="0" w:line="240" w:lineRule="auto"/>
        <w:ind w:left="2592"/>
        <w:rPr>
          <w:color w:val="5E5E5E" w:themeColor="accent5" w:themeShade="80"/>
        </w:rPr>
      </w:pPr>
      <w:r w:rsidRPr="00D97445">
        <w:rPr>
          <w:b/>
          <w:i/>
          <w:color w:val="5E5E5E" w:themeColor="accent5" w:themeShade="80"/>
        </w:rPr>
        <w:t>Modified By:</w:t>
      </w:r>
      <w:r w:rsidRPr="00D97445">
        <w:rPr>
          <w:color w:val="5E5E5E" w:themeColor="accent5" w:themeShade="80"/>
        </w:rPr>
        <w:t xml:space="preserve"> Developer who made the modification</w:t>
      </w:r>
    </w:p>
    <w:p w14:paraId="3DEBAE30" w14:textId="77777777" w:rsidR="00020A13" w:rsidRPr="00D97445" w:rsidRDefault="00020A13" w:rsidP="00C102AE">
      <w:pPr>
        <w:numPr>
          <w:ilvl w:val="2"/>
          <w:numId w:val="35"/>
        </w:numPr>
        <w:spacing w:before="0" w:after="0" w:line="240" w:lineRule="auto"/>
        <w:ind w:left="2592"/>
        <w:rPr>
          <w:color w:val="5E5E5E" w:themeColor="accent5" w:themeShade="80"/>
        </w:rPr>
      </w:pPr>
      <w:r w:rsidRPr="00D97445">
        <w:rPr>
          <w:b/>
          <w:i/>
          <w:color w:val="5E5E5E" w:themeColor="accent5" w:themeShade="80"/>
        </w:rPr>
        <w:t>Change Description:</w:t>
      </w:r>
      <w:r w:rsidRPr="00D97445">
        <w:rPr>
          <w:color w:val="5E5E5E" w:themeColor="accent5" w:themeShade="80"/>
        </w:rPr>
        <w:t xml:space="preserve"> Any notes relevant to the modification in question;</w:t>
      </w:r>
    </w:p>
    <w:p w14:paraId="3DEBAE31" w14:textId="77777777" w:rsidR="00020A13" w:rsidRPr="00D97445" w:rsidRDefault="00020A13" w:rsidP="00020A13">
      <w:pPr>
        <w:ind w:left="432"/>
        <w:rPr>
          <w:color w:val="5E5E5E" w:themeColor="accent5" w:themeShade="80"/>
          <w:u w:val="single"/>
        </w:rPr>
      </w:pPr>
      <w:r w:rsidRPr="00D97445">
        <w:rPr>
          <w:color w:val="5E5E5E" w:themeColor="accent5" w:themeShade="80"/>
          <w:u w:val="single"/>
        </w:rPr>
        <w:t>Example</w:t>
      </w:r>
    </w:p>
    <w:p w14:paraId="3DEBAE32" w14:textId="77777777" w:rsidR="00020A13" w:rsidRPr="00D97445" w:rsidRDefault="00020A13" w:rsidP="00020A13">
      <w:pPr>
        <w:pStyle w:val="TableBullet"/>
        <w:numPr>
          <w:ilvl w:val="0"/>
          <w:numId w:val="0"/>
        </w:numPr>
        <w:ind w:left="774"/>
        <w:rPr>
          <w:rFonts w:asciiTheme="minorHAnsi" w:hAnsiTheme="minorHAnsi" w:cs="Courier New"/>
          <w:color w:val="5E5E5E" w:themeColor="accent5" w:themeShade="80"/>
        </w:rPr>
      </w:pPr>
      <w:r w:rsidRPr="00D97445">
        <w:rPr>
          <w:rFonts w:asciiTheme="minorHAnsi" w:hAnsiTheme="minorHAnsi" w:cs="Courier New"/>
          <w:color w:val="5E5E5E" w:themeColor="accent5" w:themeShade="80"/>
        </w:rPr>
        <w:t>/*</w:t>
      </w:r>
      <w:r w:rsidRPr="00D97445">
        <w:rPr>
          <w:rFonts w:asciiTheme="minorHAnsi" w:hAnsiTheme="minorHAnsi" w:cs="Courier New"/>
          <w:color w:val="5E5E5E" w:themeColor="accent5" w:themeShade="80"/>
        </w:rPr>
        <w:br/>
        <w:t>----------------------------------------------------------------------------</w:t>
      </w:r>
      <w:r w:rsidRPr="00D97445">
        <w:rPr>
          <w:rFonts w:asciiTheme="minorHAnsi" w:hAnsiTheme="minorHAnsi" w:cs="Courier New"/>
          <w:color w:val="5E5E5E" w:themeColor="accent5" w:themeShade="80"/>
        </w:rPr>
        <w:br/>
        <w:t>Procedure:</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Quality.usp_DriveFailureAnalysis</w:t>
      </w:r>
      <w:r w:rsidRPr="00D97445">
        <w:rPr>
          <w:rFonts w:asciiTheme="minorHAnsi" w:hAnsiTheme="minorHAnsi" w:cs="Courier New"/>
          <w:color w:val="5E5E5E" w:themeColor="accent5" w:themeShade="80"/>
        </w:rPr>
        <w:br/>
        <w:t>Called by:</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Serial Number interface</w:t>
      </w:r>
      <w:r w:rsidRPr="00D97445">
        <w:rPr>
          <w:rFonts w:asciiTheme="minorHAnsi" w:hAnsiTheme="minorHAnsi" w:cs="Courier New"/>
          <w:color w:val="5E5E5E" w:themeColor="accent5" w:themeShade="80"/>
        </w:rPr>
        <w:br/>
        <w:t>Notes:</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Used to update drive status during manufacturing process</w:t>
      </w:r>
      <w:r w:rsidRPr="00D97445">
        <w:rPr>
          <w:rFonts w:asciiTheme="minorHAnsi" w:hAnsiTheme="minorHAnsi" w:cs="Courier New"/>
          <w:color w:val="5E5E5E" w:themeColor="accent5" w:themeShade="80"/>
        </w:rPr>
        <w:br/>
        <w:t>Modification History:</w:t>
      </w:r>
      <w:r w:rsidRPr="00D97445">
        <w:rPr>
          <w:rFonts w:asciiTheme="minorHAnsi" w:hAnsiTheme="minorHAnsi" w:cs="Courier New"/>
          <w:color w:val="5E5E5E" w:themeColor="accent5" w:themeShade="80"/>
        </w:rPr>
        <w:br/>
        <w:t>Date</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Modified by</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Change Description</w:t>
      </w:r>
      <w:r w:rsidRPr="00D97445">
        <w:rPr>
          <w:rFonts w:asciiTheme="minorHAnsi" w:hAnsiTheme="minorHAnsi" w:cs="Courier New"/>
          <w:color w:val="5E5E5E" w:themeColor="accent5" w:themeShade="80"/>
        </w:rPr>
        <w:br/>
        <w:t>----------  ----------------------- -----------------------------</w:t>
      </w:r>
      <w:r w:rsidRPr="00D97445">
        <w:rPr>
          <w:rFonts w:asciiTheme="minorHAnsi" w:hAnsiTheme="minorHAnsi" w:cs="Courier New"/>
          <w:color w:val="5E5E5E" w:themeColor="accent5" w:themeShade="80"/>
        </w:rPr>
        <w:br/>
        <w:t>2012-05-01  Kraig Hughes            Initial Creation</w:t>
      </w:r>
      <w:r w:rsidRPr="00D97445">
        <w:rPr>
          <w:rFonts w:asciiTheme="minorHAnsi" w:hAnsiTheme="minorHAnsi" w:cs="Courier New"/>
          <w:color w:val="5E5E5E" w:themeColor="accent5" w:themeShade="80"/>
        </w:rPr>
        <w:br/>
        <w:t>2014-12-19</w:t>
      </w:r>
      <w:r w:rsidRPr="00D97445">
        <w:rPr>
          <w:rFonts w:asciiTheme="minorHAnsi" w:hAnsiTheme="minorHAnsi" w:cs="Courier New"/>
          <w:color w:val="5E5E5E" w:themeColor="accent5" w:themeShade="80"/>
        </w:rPr>
        <w:tab/>
        <w:t>Kraig Hughes</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Updated Where clause to reflect serial no</w:t>
      </w:r>
      <w:r w:rsidRPr="00D97445">
        <w:rPr>
          <w:rFonts w:asciiTheme="minorHAnsi" w:hAnsiTheme="minorHAnsi" w:cs="Courier New"/>
          <w:color w:val="5E5E5E" w:themeColor="accent5" w:themeShade="80"/>
        </w:rPr>
        <w:br/>
        <w:t xml:space="preserve">                                    changes</w:t>
      </w:r>
      <w:r w:rsidRPr="00D97445">
        <w:rPr>
          <w:rFonts w:asciiTheme="minorHAnsi" w:hAnsiTheme="minorHAnsi" w:cs="Courier New"/>
          <w:color w:val="5E5E5E" w:themeColor="accent5" w:themeShade="80"/>
        </w:rPr>
        <w:br/>
        <w:t>----------------------------------------------------------------------------</w:t>
      </w:r>
    </w:p>
    <w:p w14:paraId="3DEBAE33" w14:textId="77777777" w:rsidR="00020A13" w:rsidRPr="00D97445" w:rsidRDefault="00020A13" w:rsidP="00020A13">
      <w:pPr>
        <w:pStyle w:val="TableBullet"/>
        <w:numPr>
          <w:ilvl w:val="0"/>
          <w:numId w:val="0"/>
        </w:numPr>
        <w:ind w:left="774"/>
        <w:rPr>
          <w:rFonts w:asciiTheme="minorHAnsi" w:hAnsiTheme="minorHAnsi" w:cs="Courier New"/>
          <w:color w:val="5E5E5E" w:themeColor="accent5" w:themeShade="80"/>
        </w:rPr>
      </w:pPr>
      <w:r w:rsidRPr="00D97445">
        <w:rPr>
          <w:rFonts w:asciiTheme="minorHAnsi" w:hAnsiTheme="minorHAnsi" w:cs="Courier New"/>
          <w:color w:val="5E5E5E" w:themeColor="accent5" w:themeShade="80"/>
        </w:rPr>
        <w:lastRenderedPageBreak/>
        <w:t>*/</w:t>
      </w:r>
    </w:p>
    <w:p w14:paraId="3DEBAE34" w14:textId="77777777" w:rsidR="00020A13" w:rsidRDefault="00020A13" w:rsidP="00051AF1">
      <w:pPr>
        <w:rPr>
          <w:sz w:val="21"/>
          <w:szCs w:val="21"/>
        </w:rPr>
      </w:pPr>
    </w:p>
    <w:p w14:paraId="3DEBAE35" w14:textId="77777777" w:rsidR="00051AF1" w:rsidRDefault="00051AF1" w:rsidP="00051AF1">
      <w:pPr>
        <w:pStyle w:val="Heading2"/>
      </w:pPr>
      <w:bookmarkStart w:id="978" w:name="_Toc33791648"/>
      <w:r>
        <w:t>Title</w:t>
      </w:r>
      <w:bookmarkEnd w:id="978"/>
    </w:p>
    <w:p w14:paraId="3DEBAE36" w14:textId="77777777" w:rsidR="00020A13" w:rsidRDefault="00020A13" w:rsidP="00051AF1">
      <w:pPr>
        <w:rPr>
          <w:sz w:val="21"/>
          <w:szCs w:val="21"/>
        </w:rPr>
      </w:pPr>
    </w:p>
    <w:p w14:paraId="3DEBAE37" w14:textId="77777777" w:rsidR="00020A13" w:rsidRPr="00D97445" w:rsidRDefault="00020A13" w:rsidP="00C102AE">
      <w:pPr>
        <w:pStyle w:val="TableBullet"/>
        <w:numPr>
          <w:ilvl w:val="0"/>
          <w:numId w:val="36"/>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 xml:space="preserve">CREATE/ALTER PROCEDURE statement defines the title of a stored procedure and must be specified in a separate line; short version of the statement, i.e. “CREATE PROC”, </w:t>
      </w:r>
      <w:r w:rsidRPr="00D97445">
        <w:rPr>
          <w:rFonts w:asciiTheme="minorHAnsi" w:hAnsiTheme="minorHAnsi" w:cs="TTE2895370t00"/>
          <w:color w:val="5E5E5E" w:themeColor="accent5" w:themeShade="80"/>
        </w:rPr>
        <w:t>is not allowed</w:t>
      </w:r>
      <w:r w:rsidRPr="00D97445">
        <w:rPr>
          <w:rFonts w:asciiTheme="minorHAnsi" w:hAnsiTheme="minorHAnsi"/>
          <w:color w:val="5E5E5E" w:themeColor="accent5" w:themeShade="80"/>
        </w:rPr>
        <w:t>;</w:t>
      </w:r>
    </w:p>
    <w:p w14:paraId="3DEBAE38" w14:textId="77777777" w:rsidR="00020A13" w:rsidRPr="00D97445" w:rsidRDefault="00020A13" w:rsidP="00C102AE">
      <w:pPr>
        <w:pStyle w:val="TableBullet"/>
        <w:numPr>
          <w:ilvl w:val="0"/>
          <w:numId w:val="36"/>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Schema owner of stored procedure being created or altered must be specified explicitly in the statement;</w:t>
      </w:r>
    </w:p>
    <w:p w14:paraId="3DEBAE39" w14:textId="77777777" w:rsidR="00020A13" w:rsidRPr="00D97445" w:rsidRDefault="00020A13" w:rsidP="00C102AE">
      <w:pPr>
        <w:pStyle w:val="TableBullet"/>
        <w:numPr>
          <w:ilvl w:val="0"/>
          <w:numId w:val="36"/>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Name of the procedure must follow CREATE keywords separated by a single space;</w:t>
      </w:r>
    </w:p>
    <w:p w14:paraId="3DEBAE3A" w14:textId="77777777" w:rsidR="00020A13" w:rsidRPr="00D97445" w:rsidRDefault="00020A13" w:rsidP="00C102AE">
      <w:pPr>
        <w:pStyle w:val="TableBullet"/>
        <w:numPr>
          <w:ilvl w:val="0"/>
          <w:numId w:val="36"/>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Both WITH… and FOR RECOMPILE options of the statement must be specified in a new line each;</w:t>
      </w:r>
    </w:p>
    <w:p w14:paraId="3DEBAE3B" w14:textId="77777777" w:rsidR="00020A13" w:rsidRPr="00D97445" w:rsidRDefault="00020A13" w:rsidP="00020A13">
      <w:pPr>
        <w:pStyle w:val="TableBullet"/>
        <w:numPr>
          <w:ilvl w:val="0"/>
          <w:numId w:val="0"/>
        </w:numPr>
        <w:ind w:left="720"/>
        <w:rPr>
          <w:rFonts w:asciiTheme="minorHAnsi" w:hAnsiTheme="minorHAnsi"/>
          <w:color w:val="5E5E5E" w:themeColor="accent5" w:themeShade="80"/>
        </w:rPr>
      </w:pPr>
    </w:p>
    <w:p w14:paraId="3DEBAE3C" w14:textId="77777777" w:rsidR="00020A13" w:rsidRPr="00D97445" w:rsidRDefault="00020A13" w:rsidP="00020A13">
      <w:pPr>
        <w:pStyle w:val="TableBullet"/>
        <w:numPr>
          <w:ilvl w:val="0"/>
          <w:numId w:val="0"/>
        </w:numPr>
        <w:ind w:left="342"/>
        <w:rPr>
          <w:rFonts w:asciiTheme="minorHAnsi" w:hAnsiTheme="minorHAnsi" w:cs="TTE2895370t00"/>
          <w:color w:val="5E5E5E" w:themeColor="accent5" w:themeShade="80"/>
          <w:u w:val="single"/>
        </w:rPr>
      </w:pPr>
      <w:r w:rsidRPr="00D97445">
        <w:rPr>
          <w:rFonts w:asciiTheme="minorHAnsi" w:hAnsiTheme="minorHAnsi" w:cs="TTE2895370t00"/>
          <w:color w:val="5E5E5E" w:themeColor="accent5" w:themeShade="80"/>
          <w:u w:val="single"/>
        </w:rPr>
        <w:t>Example</w:t>
      </w:r>
    </w:p>
    <w:p w14:paraId="3DEBAE3D" w14:textId="77777777" w:rsidR="00020A13" w:rsidRPr="00D97445" w:rsidRDefault="00020A13" w:rsidP="00020A13">
      <w:pPr>
        <w:ind w:firstLine="720"/>
        <w:rPr>
          <w:rFonts w:cs="Courier New"/>
          <w:color w:val="5E5E5E" w:themeColor="accent5" w:themeShade="80"/>
        </w:rPr>
      </w:pPr>
      <w:r w:rsidRPr="00D97445">
        <w:rPr>
          <w:rFonts w:cs="Courier New"/>
          <w:color w:val="5E5E5E" w:themeColor="accent5" w:themeShade="80"/>
        </w:rPr>
        <w:t>CREATE PROCEDURE Quality.usp_DriveFailureAnalysis</w:t>
      </w:r>
    </w:p>
    <w:p w14:paraId="3DEBAE3E" w14:textId="77777777" w:rsidR="00051AF1" w:rsidRDefault="00051AF1" w:rsidP="00051AF1">
      <w:pPr>
        <w:pStyle w:val="Heading2"/>
      </w:pPr>
      <w:bookmarkStart w:id="979" w:name="_Toc33791649"/>
      <w:r>
        <w:t>Parameters List (Optional)</w:t>
      </w:r>
      <w:bookmarkEnd w:id="979"/>
    </w:p>
    <w:p w14:paraId="3DEBAE3F" w14:textId="77777777" w:rsidR="00020A13" w:rsidRPr="00D97445" w:rsidRDefault="00020A13" w:rsidP="00020A13">
      <w:pPr>
        <w:spacing w:before="120"/>
        <w:rPr>
          <w:color w:val="5E5E5E" w:themeColor="accent5" w:themeShade="80"/>
        </w:rPr>
      </w:pPr>
      <w:r w:rsidRPr="00D97445">
        <w:rPr>
          <w:color w:val="5E5E5E" w:themeColor="accent5" w:themeShade="80"/>
        </w:rPr>
        <w:t>Syntax:</w:t>
      </w:r>
    </w:p>
    <w:p w14:paraId="3DEBAE40" w14:textId="77777777" w:rsidR="00020A13" w:rsidRPr="00D97445" w:rsidRDefault="00020A13" w:rsidP="00020A13">
      <w:pPr>
        <w:spacing w:before="120"/>
        <w:ind w:left="360"/>
        <w:rPr>
          <w:rFonts w:cs="Courier New"/>
          <w:b/>
          <w:color w:val="5E5E5E" w:themeColor="accent5" w:themeShade="80"/>
        </w:rPr>
      </w:pPr>
      <w:r w:rsidRPr="00D97445">
        <w:rPr>
          <w:rFonts w:cs="Courier New"/>
          <w:b/>
          <w:color w:val="5E5E5E" w:themeColor="accent5" w:themeShade="80"/>
        </w:rPr>
        <w:t>{p_ | op_}{&lt;name&gt;[...</w:t>
      </w:r>
      <w:r w:rsidRPr="00D97445">
        <w:rPr>
          <w:rFonts w:cs="Courier New"/>
          <w:b/>
          <w:i/>
          <w:iCs/>
          <w:color w:val="5E5E5E" w:themeColor="accent5" w:themeShade="80"/>
        </w:rPr>
        <w:t>n</w:t>
      </w:r>
      <w:r w:rsidRPr="00D97445">
        <w:rPr>
          <w:rFonts w:cs="Courier New"/>
          <w:b/>
          <w:color w:val="5E5E5E" w:themeColor="accent5" w:themeShade="80"/>
        </w:rPr>
        <w:t>]}</w:t>
      </w:r>
    </w:p>
    <w:tbl>
      <w:tblPr>
        <w:tblW w:w="954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710"/>
        <w:gridCol w:w="7830"/>
      </w:tblGrid>
      <w:tr w:rsidR="00D97445" w:rsidRPr="00D97445" w14:paraId="3DEBAE43" w14:textId="77777777" w:rsidTr="007F28AE">
        <w:tc>
          <w:tcPr>
            <w:tcW w:w="1710" w:type="dxa"/>
            <w:shd w:val="clear" w:color="auto" w:fill="FFFF00"/>
          </w:tcPr>
          <w:p w14:paraId="3DEBAE41" w14:textId="77777777" w:rsidR="00020A13" w:rsidRPr="00D97445" w:rsidRDefault="00020A13" w:rsidP="007F28AE">
            <w:pPr>
              <w:jc w:val="center"/>
              <w:rPr>
                <w:b/>
                <w:bCs/>
                <w:i/>
                <w:color w:val="5E5E5E" w:themeColor="accent5" w:themeShade="80"/>
              </w:rPr>
            </w:pPr>
            <w:r w:rsidRPr="00D97445">
              <w:rPr>
                <w:b/>
                <w:bCs/>
                <w:i/>
                <w:color w:val="5E5E5E" w:themeColor="accent5" w:themeShade="80"/>
              </w:rPr>
              <w:t>Component</w:t>
            </w:r>
          </w:p>
        </w:tc>
        <w:tc>
          <w:tcPr>
            <w:tcW w:w="7830" w:type="dxa"/>
            <w:shd w:val="clear" w:color="auto" w:fill="FFFF00"/>
          </w:tcPr>
          <w:p w14:paraId="3DEBAE42" w14:textId="77777777" w:rsidR="00020A13" w:rsidRPr="00D97445" w:rsidRDefault="00020A13" w:rsidP="007F28AE">
            <w:pPr>
              <w:rPr>
                <w:b/>
                <w:bCs/>
                <w:i/>
                <w:color w:val="5E5E5E" w:themeColor="accent5" w:themeShade="80"/>
              </w:rPr>
            </w:pPr>
            <w:r w:rsidRPr="00D97445">
              <w:rPr>
                <w:b/>
                <w:bCs/>
                <w:i/>
                <w:color w:val="5E5E5E" w:themeColor="accent5" w:themeShade="80"/>
              </w:rPr>
              <w:t>Population Rule</w:t>
            </w:r>
          </w:p>
        </w:tc>
      </w:tr>
      <w:tr w:rsidR="00D97445" w:rsidRPr="00D97445" w14:paraId="3DEBAE48" w14:textId="77777777" w:rsidTr="007F28AE">
        <w:tc>
          <w:tcPr>
            <w:tcW w:w="1710" w:type="dxa"/>
            <w:shd w:val="clear" w:color="auto" w:fill="auto"/>
          </w:tcPr>
          <w:p w14:paraId="3DEBAE44" w14:textId="77777777" w:rsidR="00020A13" w:rsidRPr="00D97445" w:rsidRDefault="00020A13" w:rsidP="007F28AE">
            <w:pPr>
              <w:rPr>
                <w:color w:val="5E5E5E" w:themeColor="accent5" w:themeShade="80"/>
              </w:rPr>
            </w:pPr>
            <w:r w:rsidRPr="00D97445">
              <w:rPr>
                <w:color w:val="5E5E5E" w:themeColor="accent5" w:themeShade="80"/>
              </w:rPr>
              <w:t>p_</w:t>
            </w:r>
          </w:p>
          <w:p w14:paraId="3DEBAE45" w14:textId="77777777" w:rsidR="00020A13" w:rsidRPr="00D97445" w:rsidRDefault="00020A13" w:rsidP="007F28AE">
            <w:pPr>
              <w:rPr>
                <w:color w:val="5E5E5E" w:themeColor="accent5" w:themeShade="80"/>
              </w:rPr>
            </w:pPr>
            <w:r w:rsidRPr="00D97445">
              <w:rPr>
                <w:color w:val="5E5E5E" w:themeColor="accent5" w:themeShade="80"/>
              </w:rPr>
              <w:t>op_</w:t>
            </w:r>
          </w:p>
        </w:tc>
        <w:tc>
          <w:tcPr>
            <w:tcW w:w="7830" w:type="dxa"/>
            <w:shd w:val="clear" w:color="auto" w:fill="auto"/>
          </w:tcPr>
          <w:p w14:paraId="3DEBAE47" w14:textId="27F90C01" w:rsidR="00020A13" w:rsidRPr="00D97445" w:rsidRDefault="00020A13" w:rsidP="007F28AE">
            <w:pPr>
              <w:rPr>
                <w:color w:val="5E5E5E" w:themeColor="accent5" w:themeShade="80"/>
              </w:rPr>
            </w:pPr>
            <w:r w:rsidRPr="00D97445">
              <w:rPr>
                <w:color w:val="5E5E5E" w:themeColor="accent5" w:themeShade="80"/>
              </w:rPr>
              <w:t>Required.  Constant prefix.  This makes parameters distinguishable from variables declared in the stored procedure.  If the parameter is an output parameter, then use the op_ prefix.</w:t>
            </w:r>
          </w:p>
        </w:tc>
      </w:tr>
      <w:tr w:rsidR="00020A13" w:rsidRPr="00D97445" w14:paraId="3DEBAE4C" w14:textId="77777777" w:rsidTr="007F28AE">
        <w:tc>
          <w:tcPr>
            <w:tcW w:w="1710" w:type="dxa"/>
            <w:shd w:val="clear" w:color="auto" w:fill="auto"/>
          </w:tcPr>
          <w:p w14:paraId="3DEBAE49" w14:textId="77777777" w:rsidR="00020A13" w:rsidRPr="00D97445" w:rsidRDefault="00020A13" w:rsidP="007F28AE">
            <w:pPr>
              <w:rPr>
                <w:color w:val="5E5E5E" w:themeColor="accent5" w:themeShade="80"/>
              </w:rPr>
            </w:pPr>
            <w:r w:rsidRPr="00D97445">
              <w:rPr>
                <w:color w:val="5E5E5E" w:themeColor="accent5" w:themeShade="80"/>
              </w:rPr>
              <w:lastRenderedPageBreak/>
              <w:t>&lt;name&gt;</w:t>
            </w:r>
          </w:p>
        </w:tc>
        <w:tc>
          <w:tcPr>
            <w:tcW w:w="7830" w:type="dxa"/>
            <w:shd w:val="clear" w:color="auto" w:fill="auto"/>
          </w:tcPr>
          <w:p w14:paraId="3DEBAE4B" w14:textId="184E4175" w:rsidR="00020A13" w:rsidRPr="00D97445" w:rsidRDefault="00020A13" w:rsidP="007F28AE">
            <w:pPr>
              <w:rPr>
                <w:color w:val="5E5E5E" w:themeColor="accent5" w:themeShade="80"/>
              </w:rPr>
            </w:pPr>
            <w:r w:rsidRPr="00D97445">
              <w:rPr>
                <w:color w:val="5E5E5E" w:themeColor="accent5" w:themeShade="80"/>
              </w:rPr>
              <w:t>Required. Use descriptive parameter names.  Parameter names should be descriptive enough that the name of the parameter and its type can be used to determine its meaning in most scenarios.</w:t>
            </w:r>
          </w:p>
        </w:tc>
      </w:tr>
    </w:tbl>
    <w:p w14:paraId="3DEBAE4D" w14:textId="77777777" w:rsidR="00020A13" w:rsidRPr="00D97445" w:rsidRDefault="00020A13" w:rsidP="00020A13">
      <w:pPr>
        <w:pStyle w:val="TableBullet"/>
        <w:numPr>
          <w:ilvl w:val="0"/>
          <w:numId w:val="0"/>
        </w:numPr>
        <w:ind w:left="342"/>
        <w:rPr>
          <w:rFonts w:asciiTheme="minorHAnsi" w:hAnsiTheme="minorHAnsi" w:cs="TTE2898618t00"/>
          <w:color w:val="5E5E5E" w:themeColor="accent5" w:themeShade="80"/>
        </w:rPr>
      </w:pPr>
    </w:p>
    <w:p w14:paraId="3DEBAE4E" w14:textId="77777777" w:rsidR="00020A13" w:rsidRPr="00D97445" w:rsidRDefault="00020A13" w:rsidP="00C102AE">
      <w:pPr>
        <w:pStyle w:val="TableBullet"/>
        <w:numPr>
          <w:ilvl w:val="0"/>
          <w:numId w:val="35"/>
        </w:numPr>
        <w:spacing w:after="0"/>
        <w:ind w:left="144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 xml:space="preserve">List of parameters, when applicable, has to be specified </w:t>
      </w:r>
      <w:r w:rsidRPr="00D97445">
        <w:rPr>
          <w:rFonts w:asciiTheme="minorHAnsi" w:hAnsiTheme="minorHAnsi"/>
          <w:color w:val="5E5E5E" w:themeColor="accent5" w:themeShade="80"/>
        </w:rPr>
        <w:t xml:space="preserve">after </w:t>
      </w:r>
      <w:r w:rsidRPr="00D97445">
        <w:rPr>
          <w:rFonts w:asciiTheme="minorHAnsi" w:hAnsiTheme="minorHAnsi" w:cs="TTE2898618t00"/>
          <w:color w:val="5E5E5E" w:themeColor="accent5" w:themeShade="80"/>
        </w:rPr>
        <w:t>the description of the procedure and begin in a separate line;</w:t>
      </w:r>
    </w:p>
    <w:p w14:paraId="3DEBAE4F" w14:textId="77777777" w:rsidR="00020A13" w:rsidRPr="00D97445" w:rsidRDefault="00020A13" w:rsidP="00C102AE">
      <w:pPr>
        <w:pStyle w:val="TableBullet"/>
        <w:numPr>
          <w:ilvl w:val="0"/>
          <w:numId w:val="35"/>
        </w:numPr>
        <w:spacing w:after="0"/>
        <w:ind w:left="144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Provide default values for parameters when applicable; make them reasonable though;</w:t>
      </w:r>
    </w:p>
    <w:p w14:paraId="3DEBAE50" w14:textId="77777777" w:rsidR="00020A13" w:rsidRPr="00D97445" w:rsidRDefault="00020A13" w:rsidP="00C102AE">
      <w:pPr>
        <w:pStyle w:val="TableBullet"/>
        <w:numPr>
          <w:ilvl w:val="0"/>
          <w:numId w:val="35"/>
        </w:numPr>
        <w:spacing w:after="0"/>
        <w:ind w:left="144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Parameter names may deviate from the generic naming rules provided earlier in the document, but only in a case when it is required by an interface supported by a front-end application or report;</w:t>
      </w:r>
    </w:p>
    <w:p w14:paraId="3DEBAE51" w14:textId="77777777" w:rsidR="00020A13" w:rsidRPr="00D97445" w:rsidRDefault="00020A13" w:rsidP="00C102AE">
      <w:pPr>
        <w:pStyle w:val="TableBullet"/>
        <w:numPr>
          <w:ilvl w:val="0"/>
          <w:numId w:val="35"/>
        </w:numPr>
        <w:spacing w:after="0"/>
        <w:ind w:left="1440"/>
        <w:contextualSpacing w:val="0"/>
        <w:rPr>
          <w:rFonts w:asciiTheme="minorHAnsi" w:hAnsiTheme="minorHAnsi"/>
          <w:i/>
          <w:color w:val="5E5E5E" w:themeColor="accent5" w:themeShade="80"/>
        </w:rPr>
      </w:pPr>
      <w:r w:rsidRPr="00D97445">
        <w:rPr>
          <w:rFonts w:asciiTheme="minorHAnsi" w:hAnsiTheme="minorHAnsi" w:cs="TTE2898618t00"/>
          <w:color w:val="5E5E5E" w:themeColor="accent5" w:themeShade="80"/>
        </w:rPr>
        <w:t>Choose the appropriate datatype when using parameters - the parameters being passed to the stored procedure must be the same data type as that of the column used in the query for the comparison or data processing;</w:t>
      </w:r>
    </w:p>
    <w:p w14:paraId="3DEBAE52" w14:textId="77777777" w:rsidR="00020A13" w:rsidRPr="00D97445" w:rsidRDefault="00020A13" w:rsidP="00C102AE">
      <w:pPr>
        <w:pStyle w:val="TableBullet"/>
        <w:numPr>
          <w:ilvl w:val="0"/>
          <w:numId w:val="35"/>
        </w:numPr>
        <w:spacing w:after="0"/>
        <w:ind w:left="1440"/>
        <w:contextualSpacing w:val="0"/>
        <w:rPr>
          <w:rFonts w:asciiTheme="minorHAnsi" w:hAnsiTheme="minorHAnsi"/>
          <w:i/>
          <w:color w:val="5E5E5E" w:themeColor="accent5" w:themeShade="80"/>
        </w:rPr>
      </w:pPr>
      <w:r w:rsidRPr="00D97445">
        <w:rPr>
          <w:rFonts w:asciiTheme="minorHAnsi" w:hAnsiTheme="minorHAnsi" w:cs="TTE2898618t00"/>
          <w:color w:val="5E5E5E" w:themeColor="accent5" w:themeShade="80"/>
        </w:rPr>
        <w:t>In all cases, the optional keyword “AS” must be used between variable and datatype;</w:t>
      </w:r>
    </w:p>
    <w:p w14:paraId="3DEBAE53" w14:textId="77777777" w:rsidR="00020A13" w:rsidRPr="00D97445" w:rsidRDefault="00020A13" w:rsidP="00020A13">
      <w:pPr>
        <w:pStyle w:val="TableBullet"/>
        <w:numPr>
          <w:ilvl w:val="0"/>
          <w:numId w:val="0"/>
        </w:numPr>
        <w:ind w:left="1062"/>
        <w:rPr>
          <w:rFonts w:asciiTheme="minorHAnsi" w:hAnsiTheme="minorHAnsi"/>
          <w:color w:val="5E5E5E" w:themeColor="accent5" w:themeShade="80"/>
          <w:u w:val="single"/>
        </w:rPr>
      </w:pPr>
      <w:r w:rsidRPr="00D97445">
        <w:rPr>
          <w:rFonts w:asciiTheme="minorHAnsi" w:hAnsiTheme="minorHAnsi" w:cs="TTE2898618t00"/>
          <w:color w:val="5E5E5E" w:themeColor="accent5" w:themeShade="80"/>
        </w:rPr>
        <w:br/>
      </w:r>
      <w:r w:rsidRPr="00D97445">
        <w:rPr>
          <w:rFonts w:asciiTheme="minorHAnsi" w:hAnsiTheme="minorHAnsi"/>
          <w:color w:val="5E5E5E" w:themeColor="accent5" w:themeShade="80"/>
          <w:u w:val="single"/>
        </w:rPr>
        <w:t>Example:</w:t>
      </w:r>
    </w:p>
    <w:p w14:paraId="3DEBAE54" w14:textId="27D9BF13" w:rsidR="00020A13" w:rsidRDefault="00020A13" w:rsidP="00020A13">
      <w:pPr>
        <w:pStyle w:val="TableBullet"/>
        <w:numPr>
          <w:ilvl w:val="0"/>
          <w:numId w:val="0"/>
        </w:numPr>
        <w:ind w:left="1440"/>
        <w:rPr>
          <w:ins w:id="980" w:author="Kraig Hughes" w:date="2021-03-12T15:14:00Z"/>
          <w:rFonts w:asciiTheme="minorHAnsi" w:hAnsiTheme="minorHAnsi" w:cs="Courier New"/>
          <w:color w:val="5E5E5E" w:themeColor="accent5" w:themeShade="80"/>
        </w:rPr>
      </w:pPr>
      <w:r w:rsidRPr="00D97445">
        <w:rPr>
          <w:rFonts w:asciiTheme="minorHAnsi" w:hAnsiTheme="minorHAnsi" w:cs="Courier New"/>
          <w:color w:val="5E5E5E" w:themeColor="accent5" w:themeShade="80"/>
        </w:rPr>
        <w:t>@p_Subtype</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AS TINYINT</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 1</w:t>
      </w:r>
      <w:r w:rsidRPr="00D97445">
        <w:rPr>
          <w:rFonts w:asciiTheme="minorHAnsi" w:hAnsiTheme="minorHAnsi" w:cs="Courier New"/>
          <w:color w:val="5E5E5E" w:themeColor="accent5" w:themeShade="80"/>
        </w:rPr>
        <w:br/>
        <w:t>,@p_Name</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AS NVARCHAR(50)</w:t>
      </w:r>
      <w:r w:rsidRPr="00D97445">
        <w:rPr>
          <w:rFonts w:asciiTheme="minorHAnsi" w:hAnsiTheme="minorHAnsi" w:cs="Courier New"/>
          <w:color w:val="5E5E5E" w:themeColor="accent5" w:themeShade="80"/>
        </w:rPr>
        <w:tab/>
        <w:t>= ‘’</w:t>
      </w:r>
      <w:r w:rsidRPr="00D97445">
        <w:rPr>
          <w:rFonts w:asciiTheme="minorHAnsi" w:hAnsiTheme="minorHAnsi" w:cs="Courier New"/>
          <w:color w:val="5E5E5E" w:themeColor="accent5" w:themeShade="80"/>
        </w:rPr>
        <w:br/>
        <w:t>,@p_TypeLevel</w:t>
      </w:r>
      <w:r w:rsidRPr="00D97445">
        <w:rPr>
          <w:rFonts w:asciiTheme="minorHAnsi" w:hAnsiTheme="minorHAnsi" w:cs="Courier New"/>
          <w:color w:val="5E5E5E" w:themeColor="accent5" w:themeShade="80"/>
        </w:rPr>
        <w:tab/>
        <w:t>AS SMALLINT</w:t>
      </w:r>
      <w:r w:rsidRPr="00D97445">
        <w:rPr>
          <w:rFonts w:asciiTheme="minorHAnsi" w:hAnsiTheme="minorHAnsi" w:cs="Courier New"/>
          <w:color w:val="5E5E5E" w:themeColor="accent5" w:themeShade="80"/>
        </w:rPr>
        <w:br/>
        <w:t>,@p_CategoryId</w:t>
      </w:r>
      <w:r w:rsidRPr="00D97445">
        <w:rPr>
          <w:rFonts w:asciiTheme="minorHAnsi" w:hAnsiTheme="minorHAnsi" w:cs="Courier New"/>
          <w:color w:val="5E5E5E" w:themeColor="accent5" w:themeShade="80"/>
        </w:rPr>
        <w:tab/>
        <w:t>AS INT</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 10</w:t>
      </w:r>
      <w:r w:rsidRPr="00D97445">
        <w:rPr>
          <w:rFonts w:asciiTheme="minorHAnsi" w:hAnsiTheme="minorHAnsi" w:cs="Courier New"/>
          <w:color w:val="5E5E5E" w:themeColor="accent5" w:themeShade="80"/>
        </w:rPr>
        <w:br/>
        <w:t>,@op_UserMode</w:t>
      </w:r>
      <w:r w:rsidRPr="00D97445">
        <w:rPr>
          <w:rFonts w:asciiTheme="minorHAnsi" w:hAnsiTheme="minorHAnsi" w:cs="Courier New"/>
          <w:color w:val="5E5E5E" w:themeColor="accent5" w:themeShade="80"/>
        </w:rPr>
        <w:tab/>
        <w:t>AS SMALLINT</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OUTPUT</w:t>
      </w:r>
    </w:p>
    <w:p w14:paraId="6784118B" w14:textId="77777777" w:rsidR="00BE400E" w:rsidRPr="00D97445" w:rsidRDefault="00BE400E" w:rsidP="00020A13">
      <w:pPr>
        <w:pStyle w:val="TableBullet"/>
        <w:numPr>
          <w:ilvl w:val="0"/>
          <w:numId w:val="0"/>
        </w:numPr>
        <w:ind w:left="1440"/>
        <w:rPr>
          <w:rFonts w:asciiTheme="minorHAnsi" w:hAnsiTheme="minorHAnsi" w:cs="Courier New"/>
          <w:color w:val="5E5E5E" w:themeColor="accent5" w:themeShade="80"/>
        </w:rPr>
      </w:pPr>
    </w:p>
    <w:p w14:paraId="3DEBAE55" w14:textId="77777777" w:rsidR="00051AF1" w:rsidRDefault="00051AF1" w:rsidP="00051AF1">
      <w:pPr>
        <w:pStyle w:val="Heading2"/>
      </w:pPr>
      <w:bookmarkStart w:id="981" w:name="_Toc33791650"/>
      <w:r>
        <w:t>Body of a Stored Procedure</w:t>
      </w:r>
      <w:bookmarkEnd w:id="981"/>
    </w:p>
    <w:p w14:paraId="3DEBAE56" w14:textId="2DC8248C" w:rsidR="00020A13" w:rsidDel="00BE400E" w:rsidRDefault="00020A13" w:rsidP="00051AF1">
      <w:pPr>
        <w:rPr>
          <w:del w:id="982" w:author="Kraig Hughes" w:date="2021-03-12T15:14:00Z"/>
          <w:sz w:val="21"/>
          <w:szCs w:val="21"/>
        </w:rPr>
      </w:pPr>
    </w:p>
    <w:p w14:paraId="3DEBAE57" w14:textId="77777777" w:rsidR="00020A13" w:rsidRPr="00D97445" w:rsidRDefault="00020A13" w:rsidP="00C102AE">
      <w:pPr>
        <w:pStyle w:val="TableBullet"/>
        <w:numPr>
          <w:ilvl w:val="0"/>
          <w:numId w:val="37"/>
        </w:numPr>
        <w:spacing w:after="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lastRenderedPageBreak/>
        <w:t>The body of a stored procedure must be encapsulated in a BEGIN…END block;</w:t>
      </w:r>
    </w:p>
    <w:p w14:paraId="3DEBAE58" w14:textId="77777777" w:rsidR="00020A13" w:rsidRPr="00D97445" w:rsidRDefault="00020A13" w:rsidP="00C102AE">
      <w:pPr>
        <w:pStyle w:val="TableBullet"/>
        <w:numPr>
          <w:ilvl w:val="0"/>
          <w:numId w:val="37"/>
        </w:numPr>
        <w:spacing w:after="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SET NOCOUNT ON must be specified explicitly, as the very first statement of any user-created stored procedures;</w:t>
      </w:r>
    </w:p>
    <w:p w14:paraId="3DEBAE59" w14:textId="77777777" w:rsidR="00020A13" w:rsidRPr="00D97445" w:rsidRDefault="00020A13" w:rsidP="00C102AE">
      <w:pPr>
        <w:pStyle w:val="TableBullet"/>
        <w:numPr>
          <w:ilvl w:val="0"/>
          <w:numId w:val="37"/>
        </w:numPr>
        <w:spacing w:after="0"/>
        <w:contextualSpacing w:val="0"/>
        <w:rPr>
          <w:rFonts w:asciiTheme="minorHAnsi" w:hAnsiTheme="minorHAnsi" w:cs="TTE2898618t00"/>
          <w:color w:val="5E5E5E" w:themeColor="accent5" w:themeShade="80"/>
        </w:rPr>
      </w:pPr>
      <w:r w:rsidRPr="00D97445">
        <w:rPr>
          <w:rFonts w:asciiTheme="minorHAnsi" w:hAnsiTheme="minorHAnsi"/>
          <w:color w:val="5E5E5E" w:themeColor="accent5" w:themeShade="80"/>
        </w:rPr>
        <w:t>The return value from the stored procedure should only serve to indicate whether the stored procedure was successful or not, by returning 0 in a case of success, and non-zero value in a case of an error</w:t>
      </w:r>
      <w:r w:rsidRPr="00D97445">
        <w:rPr>
          <w:rFonts w:asciiTheme="minorHAnsi" w:hAnsiTheme="minorHAnsi" w:cs="TTE2898618t00"/>
          <w:color w:val="5E5E5E" w:themeColor="accent5" w:themeShade="80"/>
        </w:rPr>
        <w:t>;</w:t>
      </w:r>
    </w:p>
    <w:p w14:paraId="3DEBAE5A" w14:textId="77777777" w:rsidR="00020A13" w:rsidRPr="00D97445" w:rsidRDefault="00020A13" w:rsidP="00C102AE">
      <w:pPr>
        <w:pStyle w:val="TableBullet"/>
        <w:numPr>
          <w:ilvl w:val="0"/>
          <w:numId w:val="37"/>
        </w:numPr>
        <w:spacing w:after="0"/>
        <w:contextualSpacing w:val="0"/>
        <w:rPr>
          <w:rFonts w:asciiTheme="minorHAnsi" w:hAnsiTheme="minorHAnsi"/>
          <w:i/>
          <w:color w:val="5E5E5E" w:themeColor="accent5" w:themeShade="80"/>
        </w:rPr>
      </w:pPr>
      <w:r w:rsidRPr="00D97445">
        <w:rPr>
          <w:rFonts w:asciiTheme="minorHAnsi" w:hAnsiTheme="minorHAnsi" w:cs="TTE2898618t00"/>
          <w:color w:val="5E5E5E" w:themeColor="accent5" w:themeShade="80"/>
        </w:rPr>
        <w:t>Do not provide RETURN statement when a return value is not required. Do not also specify RETURN 0 in this case because it will change the value of @@ERROR to 0, while RETURN alone does not</w:t>
      </w:r>
      <w:r w:rsidRPr="00D97445">
        <w:rPr>
          <w:rFonts w:asciiTheme="minorHAnsi" w:hAnsiTheme="minorHAnsi"/>
          <w:color w:val="5E5E5E" w:themeColor="accent5" w:themeShade="80"/>
        </w:rPr>
        <w:t>;</w:t>
      </w:r>
    </w:p>
    <w:p w14:paraId="3DEBAE5B" w14:textId="77777777" w:rsidR="00020A13" w:rsidRPr="00D97445" w:rsidRDefault="00020A13" w:rsidP="00020A13">
      <w:pPr>
        <w:pStyle w:val="TableBullet"/>
        <w:numPr>
          <w:ilvl w:val="0"/>
          <w:numId w:val="0"/>
        </w:numPr>
        <w:ind w:left="342"/>
        <w:rPr>
          <w:rFonts w:asciiTheme="minorHAnsi" w:hAnsiTheme="minorHAnsi"/>
          <w:i/>
          <w:color w:val="5E5E5E" w:themeColor="accent5" w:themeShade="80"/>
        </w:rPr>
      </w:pPr>
    </w:p>
    <w:p w14:paraId="3DEBAE5C" w14:textId="77777777" w:rsidR="00020A13" w:rsidRPr="00D97445" w:rsidRDefault="00020A13" w:rsidP="00020A13">
      <w:pPr>
        <w:pStyle w:val="TableBullet"/>
        <w:numPr>
          <w:ilvl w:val="0"/>
          <w:numId w:val="0"/>
        </w:numPr>
        <w:ind w:left="360"/>
        <w:rPr>
          <w:rFonts w:asciiTheme="minorHAnsi" w:hAnsiTheme="minorHAnsi"/>
          <w:color w:val="5E5E5E" w:themeColor="accent5" w:themeShade="80"/>
          <w:u w:val="single"/>
        </w:rPr>
      </w:pPr>
      <w:r w:rsidRPr="00D97445">
        <w:rPr>
          <w:rFonts w:asciiTheme="minorHAnsi" w:hAnsiTheme="minorHAnsi"/>
          <w:color w:val="5E5E5E" w:themeColor="accent5" w:themeShade="80"/>
          <w:u w:val="single"/>
        </w:rPr>
        <w:t>Example:</w:t>
      </w:r>
    </w:p>
    <w:p w14:paraId="3DEBAE5D" w14:textId="77777777" w:rsidR="00020A13" w:rsidRPr="00D97445" w:rsidRDefault="00020A13" w:rsidP="00020A13">
      <w:pPr>
        <w:autoSpaceDE w:val="0"/>
        <w:autoSpaceDN w:val="0"/>
        <w:adjustRightInd w:val="0"/>
        <w:ind w:left="720"/>
        <w:rPr>
          <w:rFonts w:cs="Courier New"/>
          <w:color w:val="5E5E5E" w:themeColor="accent5" w:themeShade="80"/>
        </w:rPr>
      </w:pPr>
      <w:r w:rsidRPr="00D97445">
        <w:rPr>
          <w:rFonts w:cs="Courier New"/>
          <w:color w:val="5E5E5E" w:themeColor="accent5" w:themeShade="80"/>
        </w:rPr>
        <w:t>…</w:t>
      </w:r>
    </w:p>
    <w:p w14:paraId="3DEBAE5E" w14:textId="77777777" w:rsidR="00020A13" w:rsidRPr="00D97445" w:rsidRDefault="00020A13" w:rsidP="00020A13">
      <w:pPr>
        <w:autoSpaceDE w:val="0"/>
        <w:autoSpaceDN w:val="0"/>
        <w:adjustRightInd w:val="0"/>
        <w:ind w:left="720"/>
        <w:rPr>
          <w:rFonts w:cs="Courier New"/>
          <w:color w:val="5E5E5E" w:themeColor="accent5" w:themeShade="80"/>
        </w:rPr>
      </w:pPr>
      <w:r w:rsidRPr="00D97445">
        <w:rPr>
          <w:rFonts w:cs="Courier New"/>
          <w:color w:val="5E5E5E" w:themeColor="accent5" w:themeShade="80"/>
        </w:rPr>
        <w:t xml:space="preserve">     @Sites VARCHAR(100)</w:t>
      </w:r>
    </w:p>
    <w:p w14:paraId="3DEBAE5F" w14:textId="77777777" w:rsidR="00020A13" w:rsidRPr="00D97445" w:rsidRDefault="00020A13" w:rsidP="00020A13">
      <w:pPr>
        <w:autoSpaceDE w:val="0"/>
        <w:autoSpaceDN w:val="0"/>
        <w:adjustRightInd w:val="0"/>
        <w:ind w:left="720"/>
        <w:rPr>
          <w:rFonts w:cs="Courier New"/>
          <w:color w:val="5E5E5E" w:themeColor="accent5" w:themeShade="80"/>
        </w:rPr>
      </w:pPr>
      <w:r w:rsidRPr="00D97445">
        <w:rPr>
          <w:rFonts w:cs="Courier New"/>
          <w:color w:val="5E5E5E" w:themeColor="accent5" w:themeShade="80"/>
        </w:rPr>
        <w:t xml:space="preserve">    ,@CompanyId INT</w:t>
      </w:r>
    </w:p>
    <w:p w14:paraId="3DEBAE60" w14:textId="77777777" w:rsidR="00020A13" w:rsidRPr="00D97445" w:rsidRDefault="00020A13" w:rsidP="00020A13">
      <w:pPr>
        <w:autoSpaceDE w:val="0"/>
        <w:autoSpaceDN w:val="0"/>
        <w:adjustRightInd w:val="0"/>
        <w:ind w:left="720"/>
        <w:rPr>
          <w:rFonts w:cs="Courier New"/>
          <w:color w:val="5E5E5E" w:themeColor="accent5" w:themeShade="80"/>
        </w:rPr>
      </w:pPr>
      <w:r w:rsidRPr="00D97445">
        <w:rPr>
          <w:rFonts w:cs="Courier New"/>
          <w:color w:val="5E5E5E" w:themeColor="accent5" w:themeShade="80"/>
        </w:rPr>
        <w:t>AS</w:t>
      </w:r>
    </w:p>
    <w:p w14:paraId="3DEBAE61" w14:textId="77777777" w:rsidR="00020A13" w:rsidRDefault="00020A13" w:rsidP="00020A13">
      <w:pPr>
        <w:autoSpaceDE w:val="0"/>
        <w:autoSpaceDN w:val="0"/>
        <w:adjustRightInd w:val="0"/>
        <w:ind w:left="720"/>
        <w:rPr>
          <w:rFonts w:cs="Courier New"/>
          <w:color w:val="5E5E5E" w:themeColor="accent5" w:themeShade="80"/>
        </w:rPr>
      </w:pPr>
      <w:r w:rsidRPr="00D97445">
        <w:rPr>
          <w:rFonts w:cs="Courier New"/>
          <w:color w:val="5E5E5E" w:themeColor="accent5" w:themeShade="80"/>
        </w:rPr>
        <w:t>BEGIN</w:t>
      </w:r>
    </w:p>
    <w:p w14:paraId="758BC9FF" w14:textId="720EDAF2" w:rsidR="00A978B1" w:rsidRPr="00D97445" w:rsidDel="00BE400E" w:rsidRDefault="00A978B1" w:rsidP="00020A13">
      <w:pPr>
        <w:autoSpaceDE w:val="0"/>
        <w:autoSpaceDN w:val="0"/>
        <w:adjustRightInd w:val="0"/>
        <w:ind w:left="720"/>
        <w:rPr>
          <w:del w:id="983" w:author="Kraig Hughes" w:date="2021-03-12T15:14:00Z"/>
          <w:rFonts w:cs="Courier New"/>
          <w:color w:val="5E5E5E" w:themeColor="accent5" w:themeShade="80"/>
        </w:rPr>
      </w:pPr>
    </w:p>
    <w:p w14:paraId="3DEBAE62" w14:textId="77777777" w:rsidR="00020A13" w:rsidRPr="00D97445" w:rsidRDefault="00020A13" w:rsidP="00020A13">
      <w:pPr>
        <w:autoSpaceDE w:val="0"/>
        <w:autoSpaceDN w:val="0"/>
        <w:adjustRightInd w:val="0"/>
        <w:ind w:left="720"/>
        <w:rPr>
          <w:rFonts w:cs="Courier New"/>
          <w:color w:val="5E5E5E" w:themeColor="accent5" w:themeShade="80"/>
        </w:rPr>
      </w:pPr>
      <w:r w:rsidRPr="00D97445">
        <w:rPr>
          <w:rFonts w:cs="Courier New"/>
          <w:color w:val="5E5E5E" w:themeColor="accent5" w:themeShade="80"/>
        </w:rPr>
        <w:tab/>
        <w:t>SET NOCOUNT ON</w:t>
      </w:r>
    </w:p>
    <w:p w14:paraId="3DEBAE63" w14:textId="13D95110" w:rsidR="00020A13" w:rsidRPr="00D97445" w:rsidDel="00BE400E" w:rsidRDefault="00020A13" w:rsidP="00020A13">
      <w:pPr>
        <w:autoSpaceDE w:val="0"/>
        <w:autoSpaceDN w:val="0"/>
        <w:adjustRightInd w:val="0"/>
        <w:ind w:left="720"/>
        <w:rPr>
          <w:del w:id="984" w:author="Kraig Hughes" w:date="2021-03-12T15:14:00Z"/>
          <w:rFonts w:cs="Courier New"/>
          <w:color w:val="5E5E5E" w:themeColor="accent5" w:themeShade="80"/>
        </w:rPr>
      </w:pPr>
    </w:p>
    <w:p w14:paraId="3DEBAE64" w14:textId="77777777" w:rsidR="00020A13" w:rsidRPr="00D97445" w:rsidRDefault="00020A13" w:rsidP="00020A13">
      <w:pPr>
        <w:autoSpaceDE w:val="0"/>
        <w:autoSpaceDN w:val="0"/>
        <w:adjustRightInd w:val="0"/>
        <w:ind w:left="720"/>
        <w:rPr>
          <w:rFonts w:cs="Courier New"/>
          <w:color w:val="5E5E5E" w:themeColor="accent5" w:themeShade="80"/>
        </w:rPr>
      </w:pPr>
      <w:r w:rsidRPr="00D97445">
        <w:rPr>
          <w:rFonts w:cs="Courier New"/>
          <w:color w:val="5E5E5E" w:themeColor="accent5" w:themeShade="80"/>
        </w:rPr>
        <w:tab/>
        <w:t>EXEC dbo.sp_who2</w:t>
      </w:r>
    </w:p>
    <w:p w14:paraId="3DEBAE65" w14:textId="77777777" w:rsidR="00020A13" w:rsidRPr="00D97445" w:rsidRDefault="00020A13" w:rsidP="00020A13">
      <w:pPr>
        <w:autoSpaceDE w:val="0"/>
        <w:autoSpaceDN w:val="0"/>
        <w:adjustRightInd w:val="0"/>
        <w:ind w:left="720"/>
        <w:rPr>
          <w:rFonts w:cs="Courier New"/>
          <w:color w:val="5E5E5E" w:themeColor="accent5" w:themeShade="80"/>
        </w:rPr>
      </w:pPr>
      <w:r w:rsidRPr="00D97445">
        <w:rPr>
          <w:rFonts w:cs="Courier New"/>
          <w:color w:val="5E5E5E" w:themeColor="accent5" w:themeShade="80"/>
        </w:rPr>
        <w:lastRenderedPageBreak/>
        <w:t>…</w:t>
      </w:r>
    </w:p>
    <w:p w14:paraId="3DEBAE66" w14:textId="77777777" w:rsidR="00020A13" w:rsidRPr="00D97445" w:rsidRDefault="00020A13" w:rsidP="00020A13">
      <w:pPr>
        <w:autoSpaceDE w:val="0"/>
        <w:autoSpaceDN w:val="0"/>
        <w:adjustRightInd w:val="0"/>
        <w:ind w:left="720"/>
        <w:rPr>
          <w:rFonts w:cs="Courier New"/>
          <w:color w:val="5E5E5E" w:themeColor="accent5" w:themeShade="80"/>
        </w:rPr>
      </w:pPr>
      <w:r w:rsidRPr="00D97445">
        <w:rPr>
          <w:rFonts w:cs="Courier New"/>
          <w:color w:val="5E5E5E" w:themeColor="accent5" w:themeShade="80"/>
        </w:rPr>
        <w:t>END</w:t>
      </w:r>
    </w:p>
    <w:p w14:paraId="3DEBAE67" w14:textId="77777777" w:rsidR="00051AF1" w:rsidRDefault="00020A13" w:rsidP="00051AF1">
      <w:pPr>
        <w:pStyle w:val="Heading3"/>
      </w:pPr>
      <w:bookmarkStart w:id="985" w:name="_Toc33791651"/>
      <w:r>
        <w:t>Declaration Section</w:t>
      </w:r>
      <w:bookmarkEnd w:id="985"/>
    </w:p>
    <w:p w14:paraId="3DEBAE68" w14:textId="54E86DE6" w:rsidR="00020A13" w:rsidDel="00BE400E" w:rsidRDefault="00020A13" w:rsidP="00051AF1">
      <w:pPr>
        <w:rPr>
          <w:del w:id="986" w:author="Kraig Hughes" w:date="2021-03-12T15:15:00Z"/>
        </w:rPr>
      </w:pPr>
    </w:p>
    <w:p w14:paraId="3DEBAE69" w14:textId="77777777" w:rsidR="00020A13" w:rsidRPr="00D97445" w:rsidRDefault="00020A13" w:rsidP="00C102AE">
      <w:pPr>
        <w:pStyle w:val="TableBullet"/>
        <w:numPr>
          <w:ilvl w:val="0"/>
          <w:numId w:val="38"/>
        </w:numPr>
        <w:spacing w:after="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 xml:space="preserve">DECLARE statements for </w:t>
      </w:r>
      <w:r w:rsidRPr="00D97445">
        <w:rPr>
          <w:rFonts w:asciiTheme="minorHAnsi" w:hAnsiTheme="minorHAnsi"/>
          <w:color w:val="5E5E5E" w:themeColor="accent5" w:themeShade="80"/>
        </w:rPr>
        <w:t xml:space="preserve">ALL </w:t>
      </w:r>
      <w:r w:rsidRPr="00D97445">
        <w:rPr>
          <w:rFonts w:asciiTheme="minorHAnsi" w:hAnsiTheme="minorHAnsi" w:cs="TTE2898618t00"/>
          <w:color w:val="5E5E5E" w:themeColor="accent5" w:themeShade="80"/>
        </w:rPr>
        <w:t>variables used in the stored procedure have to be placed at the beginning of the procedure’s code;</w:t>
      </w:r>
    </w:p>
    <w:p w14:paraId="3DEBAE6A" w14:textId="77777777" w:rsidR="00020A13" w:rsidRPr="00D97445" w:rsidRDefault="00020A13" w:rsidP="00C102AE">
      <w:pPr>
        <w:pStyle w:val="TableBullet"/>
        <w:numPr>
          <w:ilvl w:val="0"/>
          <w:numId w:val="38"/>
        </w:numPr>
        <w:spacing w:after="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Table variables and temporary tables as well as cursor declarations also have to be declared/created in this section;</w:t>
      </w:r>
    </w:p>
    <w:p w14:paraId="3DEBAE6B" w14:textId="77777777" w:rsidR="00020A13" w:rsidRPr="00D97445" w:rsidRDefault="00020A13" w:rsidP="00020A13">
      <w:pPr>
        <w:pStyle w:val="TableBullet"/>
        <w:numPr>
          <w:ilvl w:val="0"/>
          <w:numId w:val="0"/>
        </w:numPr>
        <w:ind w:left="1080"/>
        <w:rPr>
          <w:rFonts w:asciiTheme="minorHAnsi" w:hAnsiTheme="minorHAnsi" w:cs="TTE2898618t00"/>
          <w:color w:val="5E5E5E" w:themeColor="accent5" w:themeShade="80"/>
        </w:rPr>
      </w:pPr>
    </w:p>
    <w:p w14:paraId="3DEBAE6C" w14:textId="77777777" w:rsidR="00020A13" w:rsidRPr="00D97445" w:rsidRDefault="00020A13" w:rsidP="00020A13">
      <w:pPr>
        <w:pStyle w:val="TableBullet"/>
        <w:numPr>
          <w:ilvl w:val="0"/>
          <w:numId w:val="0"/>
        </w:numPr>
        <w:ind w:left="342"/>
        <w:rPr>
          <w:rFonts w:asciiTheme="minorHAnsi" w:hAnsiTheme="minorHAnsi"/>
          <w:color w:val="5E5E5E" w:themeColor="accent5" w:themeShade="80"/>
          <w:u w:val="single"/>
        </w:rPr>
      </w:pPr>
      <w:r w:rsidRPr="00D97445">
        <w:rPr>
          <w:rFonts w:asciiTheme="minorHAnsi" w:hAnsiTheme="minorHAnsi"/>
          <w:color w:val="5E5E5E" w:themeColor="accent5" w:themeShade="80"/>
          <w:u w:val="single"/>
        </w:rPr>
        <w:t>Example:</w:t>
      </w:r>
    </w:p>
    <w:p w14:paraId="3DEBAE6D" w14:textId="77777777" w:rsidR="00020A13" w:rsidRPr="00D97445" w:rsidRDefault="00020A13" w:rsidP="00020A13">
      <w:pPr>
        <w:pStyle w:val="TableBullet"/>
        <w:numPr>
          <w:ilvl w:val="0"/>
          <w:numId w:val="0"/>
        </w:numPr>
        <w:ind w:left="720"/>
        <w:rPr>
          <w:rFonts w:asciiTheme="minorHAnsi" w:hAnsiTheme="minorHAnsi" w:cs="Courier New"/>
          <w:color w:val="5E5E5E" w:themeColor="accent5" w:themeShade="80"/>
        </w:rPr>
      </w:pPr>
      <w:r w:rsidRPr="00D97445">
        <w:rPr>
          <w:rFonts w:asciiTheme="minorHAnsi" w:hAnsiTheme="minorHAnsi" w:cs="Courier New"/>
          <w:color w:val="5E5E5E" w:themeColor="accent5" w:themeShade="80"/>
        </w:rPr>
        <w:t>AS</w:t>
      </w:r>
      <w:r w:rsidRPr="00D97445">
        <w:rPr>
          <w:rFonts w:asciiTheme="minorHAnsi" w:hAnsiTheme="minorHAnsi" w:cs="Courier New"/>
          <w:color w:val="5E5E5E" w:themeColor="accent5" w:themeShade="80"/>
        </w:rPr>
        <w:br/>
        <w:t>BEGIN</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DECLARE @dtTestDateTime</w:t>
      </w:r>
      <w:r w:rsidRPr="00D97445">
        <w:rPr>
          <w:rFonts w:asciiTheme="minorHAnsi" w:hAnsiTheme="minorHAnsi" w:cs="Courier New"/>
          <w:color w:val="5E5E5E" w:themeColor="accent5" w:themeShade="80"/>
        </w:rPr>
        <w:tab/>
        <w:t>AS DATETIME</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 xml:space="preserve">       ,@cSiteId</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AS CHAR(3)</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 xml:space="preserve">       ,@vcSerialNumber</w:t>
      </w:r>
      <w:r w:rsidRPr="00D97445">
        <w:rPr>
          <w:rFonts w:asciiTheme="minorHAnsi" w:hAnsiTheme="minorHAnsi" w:cs="Courier New"/>
          <w:color w:val="5E5E5E" w:themeColor="accent5" w:themeShade="80"/>
        </w:rPr>
        <w:tab/>
        <w:t>AS VARCHAR(50)</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w:t>
      </w:r>
    </w:p>
    <w:p w14:paraId="3DEBAE6E" w14:textId="77777777" w:rsidR="00051AF1" w:rsidRDefault="00020A13" w:rsidP="00051AF1">
      <w:pPr>
        <w:pStyle w:val="Heading3"/>
      </w:pPr>
      <w:r>
        <w:t xml:space="preserve"> </w:t>
      </w:r>
      <w:bookmarkStart w:id="987" w:name="_Toc33791652"/>
      <w:r>
        <w:t>Initialization Section</w:t>
      </w:r>
      <w:bookmarkEnd w:id="987"/>
    </w:p>
    <w:p w14:paraId="3DEBAE6F" w14:textId="0FD6A7C8" w:rsidR="00020A13" w:rsidDel="00BE400E" w:rsidRDefault="00020A13" w:rsidP="00051AF1">
      <w:pPr>
        <w:rPr>
          <w:del w:id="988" w:author="Kraig Hughes" w:date="2021-03-12T15:15:00Z"/>
        </w:rPr>
      </w:pPr>
    </w:p>
    <w:p w14:paraId="3DEBAE70" w14:textId="77777777" w:rsidR="00020A13" w:rsidRPr="00D97445" w:rsidRDefault="00020A13" w:rsidP="00C102AE">
      <w:pPr>
        <w:numPr>
          <w:ilvl w:val="0"/>
          <w:numId w:val="39"/>
        </w:numPr>
        <w:spacing w:before="0" w:after="0" w:line="240" w:lineRule="auto"/>
        <w:rPr>
          <w:color w:val="5E5E5E" w:themeColor="accent5" w:themeShade="80"/>
        </w:rPr>
      </w:pPr>
      <w:r w:rsidRPr="00D97445">
        <w:rPr>
          <w:color w:val="5E5E5E" w:themeColor="accent5" w:themeShade="80"/>
        </w:rPr>
        <w:lastRenderedPageBreak/>
        <w:t>All variables declared within a stored procedure should be initialized; however, because all variables are automatically initialized to NULL when they are declared, do not initialize them to NULL;</w:t>
      </w:r>
    </w:p>
    <w:p w14:paraId="3DEBAE71" w14:textId="77777777" w:rsidR="00020A13" w:rsidRPr="00D97445" w:rsidRDefault="00020A13" w:rsidP="00C102AE">
      <w:pPr>
        <w:numPr>
          <w:ilvl w:val="0"/>
          <w:numId w:val="39"/>
        </w:numPr>
        <w:spacing w:before="0" w:after="0" w:line="240" w:lineRule="auto"/>
        <w:rPr>
          <w:color w:val="5E5E5E" w:themeColor="accent5" w:themeShade="80"/>
        </w:rPr>
      </w:pPr>
      <w:r w:rsidRPr="00D97445">
        <w:rPr>
          <w:color w:val="5E5E5E" w:themeColor="accent5" w:themeShade="80"/>
        </w:rPr>
        <w:t>Variables should be initialized directly in the declare statement</w:t>
      </w:r>
    </w:p>
    <w:p w14:paraId="3DEBAE72" w14:textId="77777777" w:rsidR="00020A13" w:rsidRPr="00D97445" w:rsidRDefault="00020A13" w:rsidP="00020A13">
      <w:pPr>
        <w:ind w:left="360"/>
        <w:rPr>
          <w:color w:val="5E5E5E" w:themeColor="accent5" w:themeShade="80"/>
          <w:u w:val="single"/>
        </w:rPr>
      </w:pPr>
      <w:r w:rsidRPr="00D97445">
        <w:rPr>
          <w:color w:val="5E5E5E" w:themeColor="accent5" w:themeShade="80"/>
        </w:rPr>
        <w:br/>
      </w:r>
      <w:r w:rsidRPr="00D97445">
        <w:rPr>
          <w:color w:val="5E5E5E" w:themeColor="accent5" w:themeShade="80"/>
          <w:u w:val="single"/>
        </w:rPr>
        <w:t>Example:</w:t>
      </w:r>
    </w:p>
    <w:p w14:paraId="3DEBAE73" w14:textId="77777777" w:rsidR="00020A13" w:rsidRPr="00D97445" w:rsidRDefault="00020A13" w:rsidP="00020A13">
      <w:pPr>
        <w:pStyle w:val="TableBullet"/>
        <w:numPr>
          <w:ilvl w:val="0"/>
          <w:numId w:val="0"/>
        </w:numPr>
        <w:ind w:left="1080"/>
        <w:rPr>
          <w:rFonts w:asciiTheme="minorHAnsi" w:hAnsiTheme="minorHAnsi" w:cs="Courier New"/>
          <w:color w:val="5E5E5E" w:themeColor="accent5" w:themeShade="80"/>
        </w:rPr>
      </w:pPr>
      <w:r w:rsidRPr="00D97445">
        <w:rPr>
          <w:rFonts w:asciiTheme="minorHAnsi" w:hAnsiTheme="minorHAnsi" w:cs="Courier New"/>
          <w:color w:val="5E5E5E" w:themeColor="accent5" w:themeShade="80"/>
        </w:rPr>
        <w:t>DECLARE @iFunctionalTotal</w:t>
      </w:r>
      <w:r w:rsidRPr="00D97445">
        <w:rPr>
          <w:rFonts w:asciiTheme="minorHAnsi" w:hAnsiTheme="minorHAnsi" w:cs="Courier New"/>
          <w:color w:val="5E5E5E" w:themeColor="accent5" w:themeShade="80"/>
        </w:rPr>
        <w:tab/>
        <w:t>INT = 0;</w:t>
      </w:r>
    </w:p>
    <w:p w14:paraId="3DEBAE74" w14:textId="77777777" w:rsidR="00020A13" w:rsidRPr="00D97445" w:rsidRDefault="00020A13" w:rsidP="00020A13">
      <w:pPr>
        <w:pStyle w:val="TableBullet"/>
        <w:numPr>
          <w:ilvl w:val="0"/>
          <w:numId w:val="0"/>
        </w:numPr>
        <w:ind w:left="792"/>
        <w:rPr>
          <w:rFonts w:asciiTheme="minorHAnsi" w:hAnsiTheme="minorHAnsi" w:cs="Courier New"/>
          <w:color w:val="5E5E5E" w:themeColor="accent5" w:themeShade="80"/>
        </w:rPr>
      </w:pPr>
      <w:r w:rsidRPr="00D97445">
        <w:rPr>
          <w:rFonts w:asciiTheme="minorHAnsi" w:hAnsiTheme="minorHAnsi" w:cs="Courier New"/>
          <w:color w:val="5E5E5E" w:themeColor="accent5" w:themeShade="80"/>
        </w:rPr>
        <w:t xml:space="preserve">         ,@iFunctionalPF</w:t>
      </w:r>
      <w:r w:rsidRPr="00D97445">
        <w:rPr>
          <w:rFonts w:asciiTheme="minorHAnsi" w:hAnsiTheme="minorHAnsi" w:cs="Courier New"/>
          <w:color w:val="5E5E5E" w:themeColor="accent5" w:themeShade="80"/>
        </w:rPr>
        <w:tab/>
        <w:t>INT = 0;</w:t>
      </w:r>
    </w:p>
    <w:p w14:paraId="3DEBAE75" w14:textId="4092AF27" w:rsidR="00020A13" w:rsidRPr="00D97445" w:rsidRDefault="00020A13" w:rsidP="00020A13">
      <w:pPr>
        <w:pStyle w:val="TableBullet"/>
        <w:numPr>
          <w:ilvl w:val="0"/>
          <w:numId w:val="0"/>
        </w:numPr>
        <w:ind w:left="792"/>
        <w:rPr>
          <w:rFonts w:asciiTheme="minorHAnsi" w:hAnsiTheme="minorHAnsi" w:cs="Courier New"/>
          <w:color w:val="5E5E5E" w:themeColor="accent5" w:themeShade="80"/>
        </w:rPr>
      </w:pPr>
      <w:r w:rsidRPr="00D97445">
        <w:rPr>
          <w:rFonts w:asciiTheme="minorHAnsi" w:hAnsiTheme="minorHAnsi" w:cs="Courier New"/>
          <w:color w:val="5E5E5E" w:themeColor="accent5" w:themeShade="80"/>
        </w:rPr>
        <w:t xml:space="preserve">         ,@iRowsProcessed</w:t>
      </w:r>
      <w:ins w:id="989" w:author="Kraig Hughes" w:date="2021-03-12T15:15:00Z">
        <w:r w:rsidR="00BE400E">
          <w:rPr>
            <w:rFonts w:asciiTheme="minorHAnsi" w:hAnsiTheme="minorHAnsi" w:cs="Courier New"/>
            <w:color w:val="5E5E5E" w:themeColor="accent5" w:themeShade="80"/>
          </w:rPr>
          <w:t xml:space="preserve"> </w:t>
        </w:r>
      </w:ins>
      <w:del w:id="990" w:author="Kraig Hughes" w:date="2021-03-12T15:15:00Z">
        <w:r w:rsidRPr="00D97445" w:rsidDel="00BE400E">
          <w:rPr>
            <w:rFonts w:asciiTheme="minorHAnsi" w:hAnsiTheme="minorHAnsi" w:cs="Courier New"/>
            <w:color w:val="5E5E5E" w:themeColor="accent5" w:themeShade="80"/>
          </w:rPr>
          <w:tab/>
        </w:r>
      </w:del>
      <w:r w:rsidRPr="00D97445">
        <w:rPr>
          <w:rFonts w:asciiTheme="minorHAnsi" w:hAnsiTheme="minorHAnsi" w:cs="Courier New"/>
          <w:color w:val="5E5E5E" w:themeColor="accent5" w:themeShade="80"/>
        </w:rPr>
        <w:t xml:space="preserve">INT = </w:t>
      </w:r>
      <w:ins w:id="991" w:author="Kraig Hughes" w:date="2021-03-12T15:15:00Z">
        <w:r w:rsidR="00BE400E">
          <w:rPr>
            <w:rFonts w:asciiTheme="minorHAnsi" w:hAnsiTheme="minorHAnsi" w:cs="Courier New"/>
            <w:color w:val="5E5E5E" w:themeColor="accent5" w:themeShade="80"/>
          </w:rPr>
          <w:t>0;</w:t>
        </w:r>
      </w:ins>
    </w:p>
    <w:p w14:paraId="3DEBAE76" w14:textId="77777777" w:rsidR="00051AF1" w:rsidRDefault="00020A13" w:rsidP="00051AF1">
      <w:pPr>
        <w:pStyle w:val="Heading3"/>
      </w:pPr>
      <w:r>
        <w:t xml:space="preserve"> </w:t>
      </w:r>
      <w:bookmarkStart w:id="992" w:name="_Toc33791653"/>
      <w:r>
        <w:t>Main Code Section</w:t>
      </w:r>
      <w:bookmarkEnd w:id="992"/>
    </w:p>
    <w:p w14:paraId="3DEBAE77" w14:textId="39D8057D" w:rsidR="00020A13" w:rsidDel="00BE400E" w:rsidRDefault="00020A13" w:rsidP="00051AF1">
      <w:pPr>
        <w:rPr>
          <w:del w:id="993" w:author="Kraig Hughes" w:date="2021-03-12T15:16:00Z"/>
        </w:rPr>
      </w:pPr>
    </w:p>
    <w:p w14:paraId="3DEBAE78" w14:textId="77777777" w:rsidR="00020A13" w:rsidRPr="00D97445" w:rsidRDefault="00020A13" w:rsidP="00C102AE">
      <w:pPr>
        <w:pStyle w:val="TableBullet"/>
        <w:numPr>
          <w:ilvl w:val="0"/>
          <w:numId w:val="40"/>
        </w:numPr>
        <w:spacing w:after="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 xml:space="preserve">Code should be commented so that other developers, DBAs and support staff can understand the logic flow.  If there is any doubt regarding quantity or quality of comments, do a code review with another developer, DBA or support staff.  If they can’t understand the logic flow, comments should be adjusted and updated; </w:t>
      </w:r>
    </w:p>
    <w:p w14:paraId="3DEBAE79" w14:textId="63F1B60A" w:rsidR="00020A13" w:rsidRPr="00BE400E" w:rsidRDefault="00020A13" w:rsidP="00C102AE">
      <w:pPr>
        <w:pStyle w:val="TableBullet"/>
        <w:numPr>
          <w:ilvl w:val="0"/>
          <w:numId w:val="40"/>
        </w:numPr>
        <w:spacing w:after="0"/>
        <w:contextualSpacing w:val="0"/>
        <w:rPr>
          <w:ins w:id="994" w:author="Kraig Hughes" w:date="2021-03-12T15:16:00Z"/>
          <w:rFonts w:asciiTheme="minorHAnsi" w:hAnsiTheme="minorHAnsi" w:cs="TTE2898618t00"/>
          <w:color w:val="5E5E5E" w:themeColor="accent5" w:themeShade="80"/>
          <w:rPrChange w:id="995" w:author="Kraig Hughes" w:date="2021-03-12T15:16:00Z">
            <w:rPr>
              <w:ins w:id="996" w:author="Kraig Hughes" w:date="2021-03-12T15:16:00Z"/>
              <w:rFonts w:asciiTheme="minorHAnsi" w:hAnsiTheme="minorHAnsi" w:cs="Helvetica"/>
              <w:color w:val="5E5E5E" w:themeColor="accent5" w:themeShade="80"/>
            </w:rPr>
          </w:rPrChange>
        </w:rPr>
      </w:pPr>
      <w:r w:rsidRPr="00D97445">
        <w:rPr>
          <w:rFonts w:asciiTheme="minorHAnsi" w:hAnsiTheme="minorHAnsi" w:cs="Helvetica"/>
          <w:color w:val="5E5E5E" w:themeColor="accent5" w:themeShade="80"/>
        </w:rPr>
        <w:t>Use ORDER BY clause only when it is really necessary – mostly in the final, not intermediate SELECT statement;</w:t>
      </w:r>
    </w:p>
    <w:p w14:paraId="4AE18602" w14:textId="77777777" w:rsidR="00BE400E" w:rsidRPr="00D97445" w:rsidRDefault="00BE400E" w:rsidP="00BE400E">
      <w:pPr>
        <w:pStyle w:val="TableBullet"/>
        <w:numPr>
          <w:ilvl w:val="0"/>
          <w:numId w:val="0"/>
        </w:numPr>
        <w:spacing w:after="0"/>
        <w:ind w:left="342" w:hanging="270"/>
        <w:contextualSpacing w:val="0"/>
        <w:rPr>
          <w:rFonts w:asciiTheme="minorHAnsi" w:hAnsiTheme="minorHAnsi" w:cs="TTE2898618t00"/>
          <w:color w:val="5E5E5E" w:themeColor="accent5" w:themeShade="80"/>
        </w:rPr>
        <w:pPrChange w:id="997" w:author="Kraig Hughes" w:date="2021-03-12T15:16:00Z">
          <w:pPr>
            <w:pStyle w:val="TableBullet"/>
            <w:numPr>
              <w:numId w:val="40"/>
            </w:numPr>
            <w:spacing w:after="0"/>
            <w:ind w:left="720" w:hanging="360"/>
            <w:contextualSpacing w:val="0"/>
          </w:pPr>
        </w:pPrChange>
      </w:pPr>
    </w:p>
    <w:p w14:paraId="3DEBAE7B" w14:textId="02315F1C" w:rsidR="00051AF1" w:rsidRDefault="00051AF1" w:rsidP="00051AF1">
      <w:pPr>
        <w:pStyle w:val="Heading1"/>
      </w:pPr>
      <w:bookmarkStart w:id="998" w:name="_Toc33791654"/>
      <w:bookmarkStart w:id="999" w:name="_Toc66428344"/>
      <w:r>
        <w:t>User Defined Function Development Sta</w:t>
      </w:r>
      <w:del w:id="1000" w:author="kraig.hughes@plexus.com" w:date="2021-03-11T12:39:00Z">
        <w:r w:rsidDel="00241EF8">
          <w:delText>d</w:delText>
        </w:r>
      </w:del>
      <w:r>
        <w:t>n</w:t>
      </w:r>
      <w:ins w:id="1001" w:author="kraig.hughes@plexus.com" w:date="2021-03-11T12:39:00Z">
        <w:r w:rsidR="00241EF8">
          <w:t>d</w:t>
        </w:r>
      </w:ins>
      <w:r>
        <w:t>ards</w:t>
      </w:r>
      <w:bookmarkEnd w:id="998"/>
      <w:bookmarkEnd w:id="999"/>
    </w:p>
    <w:p w14:paraId="3DEBAE7C" w14:textId="77777777" w:rsidR="00020A13" w:rsidRPr="00D97445" w:rsidRDefault="00020A13" w:rsidP="00020A13">
      <w:pPr>
        <w:rPr>
          <w:color w:val="5E5E5E" w:themeColor="accent5" w:themeShade="80"/>
        </w:rPr>
      </w:pPr>
      <w:r w:rsidRPr="00D97445">
        <w:rPr>
          <w:color w:val="5E5E5E" w:themeColor="accent5" w:themeShade="80"/>
        </w:rPr>
        <w:t>Every user-created function must consist of the following sections:</w:t>
      </w:r>
    </w:p>
    <w:p w14:paraId="3DEBAE7D" w14:textId="77777777" w:rsidR="00020A13" w:rsidRPr="00D97445" w:rsidRDefault="00020A13" w:rsidP="00C102AE">
      <w:pPr>
        <w:pStyle w:val="TableBullet"/>
        <w:numPr>
          <w:ilvl w:val="0"/>
          <w:numId w:val="34"/>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Description;</w:t>
      </w:r>
    </w:p>
    <w:p w14:paraId="3DEBAE7E" w14:textId="77777777" w:rsidR="00020A13" w:rsidRPr="00D97445" w:rsidRDefault="00020A13" w:rsidP="00C102AE">
      <w:pPr>
        <w:pStyle w:val="TableBullet"/>
        <w:numPr>
          <w:ilvl w:val="0"/>
          <w:numId w:val="34"/>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lastRenderedPageBreak/>
        <w:t>Title;</w:t>
      </w:r>
    </w:p>
    <w:p w14:paraId="3DEBAE7F" w14:textId="77777777" w:rsidR="00020A13" w:rsidRPr="00D97445" w:rsidRDefault="00020A13" w:rsidP="00C102AE">
      <w:pPr>
        <w:pStyle w:val="TableBullet"/>
        <w:numPr>
          <w:ilvl w:val="0"/>
          <w:numId w:val="34"/>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List of parameters;</w:t>
      </w:r>
    </w:p>
    <w:p w14:paraId="3DEBAE80" w14:textId="77777777" w:rsidR="00020A13" w:rsidRDefault="00020A13" w:rsidP="00C102AE">
      <w:pPr>
        <w:pStyle w:val="TableBullet"/>
        <w:numPr>
          <w:ilvl w:val="0"/>
          <w:numId w:val="34"/>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Return value;</w:t>
      </w:r>
    </w:p>
    <w:p w14:paraId="0D31D6BC" w14:textId="77777777" w:rsidR="00A978B1" w:rsidRDefault="00A978B1" w:rsidP="00A978B1">
      <w:pPr>
        <w:pStyle w:val="TableBullet"/>
        <w:numPr>
          <w:ilvl w:val="0"/>
          <w:numId w:val="0"/>
        </w:numPr>
        <w:spacing w:after="0"/>
        <w:ind w:left="342" w:hanging="270"/>
        <w:contextualSpacing w:val="0"/>
        <w:rPr>
          <w:rFonts w:asciiTheme="minorHAnsi" w:hAnsiTheme="minorHAnsi"/>
          <w:color w:val="5E5E5E" w:themeColor="accent5" w:themeShade="80"/>
        </w:rPr>
      </w:pPr>
    </w:p>
    <w:p w14:paraId="419A2A6B" w14:textId="77777777" w:rsidR="00A978B1" w:rsidRPr="00D97445" w:rsidRDefault="00A978B1" w:rsidP="00A978B1">
      <w:pPr>
        <w:pStyle w:val="TableBullet"/>
        <w:numPr>
          <w:ilvl w:val="0"/>
          <w:numId w:val="0"/>
        </w:numPr>
        <w:spacing w:after="0"/>
        <w:ind w:left="342" w:hanging="270"/>
        <w:contextualSpacing w:val="0"/>
        <w:rPr>
          <w:rFonts w:asciiTheme="minorHAnsi" w:hAnsiTheme="minorHAnsi"/>
          <w:color w:val="5E5E5E" w:themeColor="accent5" w:themeShade="80"/>
        </w:rPr>
      </w:pPr>
    </w:p>
    <w:p w14:paraId="3DEBAE81" w14:textId="77777777" w:rsidR="00020A13" w:rsidRPr="00D97445" w:rsidRDefault="00020A13" w:rsidP="00C102AE">
      <w:pPr>
        <w:pStyle w:val="TableBullet"/>
        <w:numPr>
          <w:ilvl w:val="0"/>
          <w:numId w:val="34"/>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Body of the procedure, which, in turn, consist of the following sections:</w:t>
      </w:r>
    </w:p>
    <w:p w14:paraId="3DEBAE82" w14:textId="77777777" w:rsidR="00020A13" w:rsidRPr="00D97445" w:rsidRDefault="00020A13" w:rsidP="00C102AE">
      <w:pPr>
        <w:pStyle w:val="TableBullet"/>
        <w:numPr>
          <w:ilvl w:val="1"/>
          <w:numId w:val="34"/>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Declaration section (optional);</w:t>
      </w:r>
    </w:p>
    <w:p w14:paraId="3DEBAE83" w14:textId="77777777" w:rsidR="00020A13" w:rsidRPr="00D97445" w:rsidRDefault="00020A13" w:rsidP="00C102AE">
      <w:pPr>
        <w:pStyle w:val="TableBullet"/>
        <w:numPr>
          <w:ilvl w:val="1"/>
          <w:numId w:val="34"/>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Initialization section (optional);</w:t>
      </w:r>
    </w:p>
    <w:p w14:paraId="3DEBAE84" w14:textId="77777777" w:rsidR="00020A13" w:rsidRPr="00D97445" w:rsidRDefault="00020A13" w:rsidP="00C102AE">
      <w:pPr>
        <w:pStyle w:val="TableBullet"/>
        <w:numPr>
          <w:ilvl w:val="1"/>
          <w:numId w:val="34"/>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Main code section;</w:t>
      </w:r>
    </w:p>
    <w:p w14:paraId="3DEBAE85" w14:textId="77777777" w:rsidR="00020A13" w:rsidRPr="00D97445" w:rsidRDefault="00020A13" w:rsidP="00020A13">
      <w:pPr>
        <w:pStyle w:val="TableBullet"/>
        <w:numPr>
          <w:ilvl w:val="0"/>
          <w:numId w:val="0"/>
        </w:numPr>
        <w:spacing w:after="0"/>
        <w:ind w:left="1440"/>
        <w:contextualSpacing w:val="0"/>
        <w:rPr>
          <w:rFonts w:asciiTheme="minorHAnsi" w:hAnsiTheme="minorHAnsi"/>
          <w:color w:val="5E5E5E" w:themeColor="accent5" w:themeShade="80"/>
        </w:rPr>
      </w:pPr>
    </w:p>
    <w:p w14:paraId="3DEBAE86" w14:textId="62FE8336" w:rsidR="00020A13" w:rsidRDefault="00020A13" w:rsidP="00020A13">
      <w:pPr>
        <w:pStyle w:val="TableBullet"/>
        <w:numPr>
          <w:ilvl w:val="0"/>
          <w:numId w:val="0"/>
        </w:numPr>
        <w:spacing w:after="0"/>
        <w:ind w:left="720"/>
        <w:contextualSpacing w:val="0"/>
        <w:rPr>
          <w:ins w:id="1002" w:author="Kraig Hughes" w:date="2021-03-12T15:16:00Z"/>
          <w:rFonts w:asciiTheme="minorHAnsi" w:hAnsiTheme="minorHAnsi"/>
          <w:color w:val="5E5E5E" w:themeColor="accent5" w:themeShade="80"/>
        </w:rPr>
      </w:pPr>
      <w:r w:rsidRPr="00D97445">
        <w:rPr>
          <w:rFonts w:asciiTheme="minorHAnsi" w:hAnsiTheme="minorHAnsi" w:cs="TTE2895370t00"/>
          <w:b/>
          <w:color w:val="5E5E5E" w:themeColor="accent5" w:themeShade="80"/>
        </w:rPr>
        <w:t>NOTE</w:t>
      </w:r>
      <w:r w:rsidRPr="00D97445">
        <w:rPr>
          <w:rFonts w:asciiTheme="minorHAnsi" w:hAnsiTheme="minorHAnsi"/>
          <w:b/>
          <w:color w:val="5E5E5E" w:themeColor="accent5" w:themeShade="80"/>
        </w:rPr>
        <w:t>:</w:t>
      </w:r>
      <w:r w:rsidRPr="00D97445">
        <w:rPr>
          <w:rFonts w:asciiTheme="minorHAnsi" w:hAnsiTheme="minorHAnsi"/>
          <w:color w:val="5E5E5E" w:themeColor="accent5" w:themeShade="80"/>
        </w:rPr>
        <w:t xml:space="preserve"> Sections within the body of the function may be separated by multiple empty lines or by applicable separators for readability;</w:t>
      </w:r>
    </w:p>
    <w:p w14:paraId="58FCA467" w14:textId="77777777" w:rsidR="00BE400E" w:rsidRPr="00D97445" w:rsidRDefault="00BE400E" w:rsidP="00020A13">
      <w:pPr>
        <w:pStyle w:val="TableBullet"/>
        <w:numPr>
          <w:ilvl w:val="0"/>
          <w:numId w:val="0"/>
        </w:numPr>
        <w:spacing w:after="0"/>
        <w:ind w:left="720"/>
        <w:contextualSpacing w:val="0"/>
        <w:rPr>
          <w:rFonts w:asciiTheme="minorHAnsi" w:hAnsiTheme="minorHAnsi"/>
          <w:color w:val="5E5E5E" w:themeColor="accent5" w:themeShade="80"/>
        </w:rPr>
      </w:pPr>
    </w:p>
    <w:p w14:paraId="3DEBAE87" w14:textId="77777777" w:rsidR="00051AF1" w:rsidRDefault="00051AF1" w:rsidP="00051AF1">
      <w:pPr>
        <w:pStyle w:val="Heading2"/>
      </w:pPr>
      <w:bookmarkStart w:id="1003" w:name="_Toc33791655"/>
      <w:r>
        <w:t>Description</w:t>
      </w:r>
      <w:bookmarkEnd w:id="1003"/>
    </w:p>
    <w:p w14:paraId="3DEBAE88" w14:textId="217417D9" w:rsidR="00020A13" w:rsidDel="00BE400E" w:rsidRDefault="00020A13" w:rsidP="00051AF1">
      <w:pPr>
        <w:rPr>
          <w:del w:id="1004" w:author="Kraig Hughes" w:date="2021-03-12T15:16:00Z"/>
          <w:sz w:val="21"/>
          <w:szCs w:val="21"/>
        </w:rPr>
      </w:pPr>
    </w:p>
    <w:p w14:paraId="3DEBAE89" w14:textId="77777777" w:rsidR="00020A13" w:rsidRPr="00D97445" w:rsidRDefault="00020A13" w:rsidP="00C102AE">
      <w:pPr>
        <w:pStyle w:val="TableBullet"/>
        <w:numPr>
          <w:ilvl w:val="0"/>
          <w:numId w:val="41"/>
        </w:numPr>
        <w:spacing w:after="0"/>
        <w:ind w:left="108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Description must include the following elements:</w:t>
      </w:r>
    </w:p>
    <w:p w14:paraId="3DEBAE8A" w14:textId="77777777" w:rsidR="00020A13" w:rsidRPr="00D97445" w:rsidRDefault="00020A13" w:rsidP="00C102AE">
      <w:pPr>
        <w:numPr>
          <w:ilvl w:val="1"/>
          <w:numId w:val="41"/>
        </w:numPr>
        <w:spacing w:before="0" w:after="0" w:line="240" w:lineRule="auto"/>
        <w:ind w:left="1800"/>
        <w:rPr>
          <w:color w:val="5E5E5E" w:themeColor="accent5" w:themeShade="80"/>
        </w:rPr>
      </w:pPr>
      <w:r w:rsidRPr="00D97445">
        <w:rPr>
          <w:b/>
          <w:i/>
          <w:color w:val="5E5E5E" w:themeColor="accent5" w:themeShade="80"/>
        </w:rPr>
        <w:t>Function:</w:t>
      </w:r>
      <w:r w:rsidRPr="00D97445">
        <w:rPr>
          <w:color w:val="5E5E5E" w:themeColor="accent5" w:themeShade="80"/>
        </w:rPr>
        <w:t xml:space="preserve"> The full name of the function including schema owner’s name;</w:t>
      </w:r>
    </w:p>
    <w:p w14:paraId="3DEBAE8B" w14:textId="77777777" w:rsidR="00020A13" w:rsidRPr="00D97445" w:rsidRDefault="00020A13" w:rsidP="00C102AE">
      <w:pPr>
        <w:numPr>
          <w:ilvl w:val="1"/>
          <w:numId w:val="41"/>
        </w:numPr>
        <w:spacing w:before="0" w:after="0" w:line="240" w:lineRule="auto"/>
        <w:ind w:left="1800"/>
        <w:rPr>
          <w:color w:val="5E5E5E" w:themeColor="accent5" w:themeShade="80"/>
        </w:rPr>
      </w:pPr>
      <w:r w:rsidRPr="00D97445">
        <w:rPr>
          <w:b/>
          <w:i/>
          <w:color w:val="5E5E5E" w:themeColor="accent5" w:themeShade="80"/>
        </w:rPr>
        <w:t>Used by:</w:t>
      </w:r>
      <w:r w:rsidRPr="00D97445">
        <w:rPr>
          <w:color w:val="5E5E5E" w:themeColor="accent5" w:themeShade="80"/>
        </w:rPr>
        <w:t xml:space="preserve"> The name of an application, module, report, solution, etc. that is the primary method used to call the function;</w:t>
      </w:r>
    </w:p>
    <w:p w14:paraId="3DEBAE8C" w14:textId="77777777" w:rsidR="00020A13" w:rsidRPr="00D97445" w:rsidRDefault="00020A13" w:rsidP="00C102AE">
      <w:pPr>
        <w:numPr>
          <w:ilvl w:val="1"/>
          <w:numId w:val="41"/>
        </w:numPr>
        <w:spacing w:before="0" w:after="0" w:line="240" w:lineRule="auto"/>
        <w:ind w:left="1800"/>
        <w:rPr>
          <w:color w:val="5E5E5E" w:themeColor="accent5" w:themeShade="80"/>
        </w:rPr>
      </w:pPr>
      <w:r w:rsidRPr="00D97445">
        <w:rPr>
          <w:b/>
          <w:i/>
          <w:color w:val="5E5E5E" w:themeColor="accent5" w:themeShade="80"/>
        </w:rPr>
        <w:t>Notes:</w:t>
      </w:r>
      <w:r w:rsidRPr="00D97445">
        <w:rPr>
          <w:color w:val="5E5E5E" w:themeColor="accent5" w:themeShade="80"/>
        </w:rPr>
        <w:t xml:space="preserve"> A description of what the function does, or any other relevant information regarding the function;</w:t>
      </w:r>
    </w:p>
    <w:p w14:paraId="3DEBAE8D" w14:textId="77777777" w:rsidR="00020A13" w:rsidRPr="00D97445" w:rsidRDefault="00020A13" w:rsidP="00C102AE">
      <w:pPr>
        <w:numPr>
          <w:ilvl w:val="1"/>
          <w:numId w:val="41"/>
        </w:numPr>
        <w:spacing w:before="0" w:after="0" w:line="240" w:lineRule="auto"/>
        <w:ind w:left="1800"/>
        <w:rPr>
          <w:color w:val="5E5E5E" w:themeColor="accent5" w:themeShade="80"/>
        </w:rPr>
      </w:pPr>
      <w:r w:rsidRPr="00D97445">
        <w:rPr>
          <w:b/>
          <w:i/>
          <w:color w:val="5E5E5E" w:themeColor="accent5" w:themeShade="80"/>
        </w:rPr>
        <w:lastRenderedPageBreak/>
        <w:t>Modification History:</w:t>
      </w:r>
      <w:r w:rsidRPr="00D97445">
        <w:rPr>
          <w:color w:val="5E5E5E" w:themeColor="accent5" w:themeShade="80"/>
        </w:rPr>
        <w:t xml:space="preserve"> This section has several data elements. Note that the first entry holds data related to the creation of the function;</w:t>
      </w:r>
    </w:p>
    <w:p w14:paraId="3DEBAE8E" w14:textId="77777777" w:rsidR="00020A13" w:rsidRPr="00D97445" w:rsidRDefault="00020A13" w:rsidP="00C102AE">
      <w:pPr>
        <w:numPr>
          <w:ilvl w:val="2"/>
          <w:numId w:val="41"/>
        </w:numPr>
        <w:spacing w:before="0" w:after="0" w:line="240" w:lineRule="auto"/>
        <w:ind w:left="2520"/>
        <w:rPr>
          <w:color w:val="5E5E5E" w:themeColor="accent5" w:themeShade="80"/>
        </w:rPr>
      </w:pPr>
      <w:r w:rsidRPr="00D97445">
        <w:rPr>
          <w:b/>
          <w:i/>
          <w:color w:val="5E5E5E" w:themeColor="accent5" w:themeShade="80"/>
        </w:rPr>
        <w:t>Date:</w:t>
      </w:r>
      <w:r w:rsidRPr="00D97445">
        <w:rPr>
          <w:color w:val="5E5E5E" w:themeColor="accent5" w:themeShade="80"/>
        </w:rPr>
        <w:t xml:space="preserve"> Date of the modification</w:t>
      </w:r>
    </w:p>
    <w:p w14:paraId="3DEBAE8F" w14:textId="77777777" w:rsidR="00020A13" w:rsidRPr="00D97445" w:rsidRDefault="00020A13" w:rsidP="00C102AE">
      <w:pPr>
        <w:numPr>
          <w:ilvl w:val="2"/>
          <w:numId w:val="41"/>
        </w:numPr>
        <w:spacing w:before="0" w:after="0" w:line="240" w:lineRule="auto"/>
        <w:ind w:left="2520"/>
        <w:rPr>
          <w:color w:val="5E5E5E" w:themeColor="accent5" w:themeShade="80"/>
        </w:rPr>
      </w:pPr>
      <w:r w:rsidRPr="00D97445">
        <w:rPr>
          <w:b/>
          <w:i/>
          <w:color w:val="5E5E5E" w:themeColor="accent5" w:themeShade="80"/>
        </w:rPr>
        <w:t>Modified By:</w:t>
      </w:r>
      <w:r w:rsidRPr="00D97445">
        <w:rPr>
          <w:color w:val="5E5E5E" w:themeColor="accent5" w:themeShade="80"/>
        </w:rPr>
        <w:t xml:space="preserve"> Developer who made the modification</w:t>
      </w:r>
    </w:p>
    <w:p w14:paraId="3DEBAE90" w14:textId="77777777" w:rsidR="00020A13" w:rsidRPr="00D97445" w:rsidRDefault="00020A13" w:rsidP="00C102AE">
      <w:pPr>
        <w:numPr>
          <w:ilvl w:val="2"/>
          <w:numId w:val="41"/>
        </w:numPr>
        <w:spacing w:before="0" w:after="0" w:line="240" w:lineRule="auto"/>
        <w:ind w:left="2520"/>
        <w:rPr>
          <w:color w:val="5E5E5E" w:themeColor="accent5" w:themeShade="80"/>
        </w:rPr>
      </w:pPr>
      <w:r w:rsidRPr="00D97445">
        <w:rPr>
          <w:b/>
          <w:i/>
          <w:color w:val="5E5E5E" w:themeColor="accent5" w:themeShade="80"/>
        </w:rPr>
        <w:t>Change Description:</w:t>
      </w:r>
      <w:r w:rsidRPr="00D97445">
        <w:rPr>
          <w:color w:val="5E5E5E" w:themeColor="accent5" w:themeShade="80"/>
        </w:rPr>
        <w:t xml:space="preserve"> Any notes relevant to the modification in question;</w:t>
      </w:r>
    </w:p>
    <w:p w14:paraId="3DEBAE91" w14:textId="77777777" w:rsidR="00020A13" w:rsidRPr="00D97445" w:rsidRDefault="00020A13" w:rsidP="00020A13">
      <w:pPr>
        <w:ind w:left="774"/>
        <w:rPr>
          <w:color w:val="5E5E5E" w:themeColor="accent5" w:themeShade="80"/>
          <w:u w:val="single"/>
        </w:rPr>
      </w:pPr>
      <w:r w:rsidRPr="00D97445">
        <w:rPr>
          <w:color w:val="5E5E5E" w:themeColor="accent5" w:themeShade="80"/>
          <w:u w:val="single"/>
        </w:rPr>
        <w:t>Example</w:t>
      </w:r>
    </w:p>
    <w:p w14:paraId="3DEBAE92" w14:textId="77777777" w:rsidR="00020A13" w:rsidRPr="00D97445" w:rsidRDefault="00020A13" w:rsidP="00020A13">
      <w:pPr>
        <w:pStyle w:val="TableBullet"/>
        <w:numPr>
          <w:ilvl w:val="0"/>
          <w:numId w:val="0"/>
        </w:numPr>
        <w:ind w:left="1116"/>
        <w:rPr>
          <w:rFonts w:asciiTheme="minorHAnsi" w:hAnsiTheme="minorHAnsi" w:cs="Courier New"/>
          <w:color w:val="5E5E5E" w:themeColor="accent5" w:themeShade="80"/>
        </w:rPr>
      </w:pPr>
      <w:r w:rsidRPr="00D97445">
        <w:rPr>
          <w:rFonts w:asciiTheme="minorHAnsi" w:hAnsiTheme="minorHAnsi" w:cs="Courier New"/>
          <w:color w:val="5E5E5E" w:themeColor="accent5" w:themeShade="80"/>
        </w:rPr>
        <w:t>/*</w:t>
      </w:r>
      <w:r w:rsidRPr="00D97445">
        <w:rPr>
          <w:rFonts w:asciiTheme="minorHAnsi" w:hAnsiTheme="minorHAnsi" w:cs="Courier New"/>
          <w:color w:val="5E5E5E" w:themeColor="accent5" w:themeShade="80"/>
        </w:rPr>
        <w:br/>
        <w:t>----------------------------------------------------------------------------</w:t>
      </w:r>
      <w:r w:rsidRPr="00D97445">
        <w:rPr>
          <w:rFonts w:asciiTheme="minorHAnsi" w:hAnsiTheme="minorHAnsi" w:cs="Courier New"/>
          <w:color w:val="5E5E5E" w:themeColor="accent5" w:themeShade="80"/>
        </w:rPr>
        <w:br/>
        <w:t>Function:</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dbo.utf_GetSpName</w:t>
      </w:r>
      <w:r w:rsidRPr="00D97445">
        <w:rPr>
          <w:rFonts w:asciiTheme="minorHAnsi" w:hAnsiTheme="minorHAnsi" w:cs="Courier New"/>
          <w:color w:val="5E5E5E" w:themeColor="accent5" w:themeShade="80"/>
        </w:rPr>
        <w:br/>
        <w:t>Used by:</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Service Process interface</w:t>
      </w:r>
      <w:r w:rsidRPr="00D97445">
        <w:rPr>
          <w:rFonts w:asciiTheme="minorHAnsi" w:hAnsiTheme="minorHAnsi" w:cs="Courier New"/>
          <w:color w:val="5E5E5E" w:themeColor="accent5" w:themeShade="80"/>
        </w:rPr>
        <w:br/>
        <w:t>Notes:</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Used to get service process name</w:t>
      </w:r>
      <w:r w:rsidRPr="00D97445">
        <w:rPr>
          <w:rFonts w:asciiTheme="minorHAnsi" w:hAnsiTheme="minorHAnsi" w:cs="Courier New"/>
          <w:color w:val="5E5E5E" w:themeColor="accent5" w:themeShade="80"/>
        </w:rPr>
        <w:br/>
        <w:t>Modification History:</w:t>
      </w:r>
      <w:r w:rsidRPr="00D97445">
        <w:rPr>
          <w:rFonts w:asciiTheme="minorHAnsi" w:hAnsiTheme="minorHAnsi" w:cs="Courier New"/>
          <w:color w:val="5E5E5E" w:themeColor="accent5" w:themeShade="80"/>
        </w:rPr>
        <w:br/>
        <w:t>Date</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Modified by</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Change Description</w:t>
      </w:r>
      <w:r w:rsidRPr="00D97445">
        <w:rPr>
          <w:rFonts w:asciiTheme="minorHAnsi" w:hAnsiTheme="minorHAnsi" w:cs="Courier New"/>
          <w:color w:val="5E5E5E" w:themeColor="accent5" w:themeShade="80"/>
        </w:rPr>
        <w:br/>
        <w:t>----------  ----------------------- -----------------------------</w:t>
      </w:r>
      <w:r w:rsidRPr="00D97445">
        <w:rPr>
          <w:rFonts w:asciiTheme="minorHAnsi" w:hAnsiTheme="minorHAnsi" w:cs="Courier New"/>
          <w:color w:val="5E5E5E" w:themeColor="accent5" w:themeShade="80"/>
        </w:rPr>
        <w:br/>
        <w:t>2012-05-01  Kraig Hughes            Initial Creation</w:t>
      </w:r>
      <w:r w:rsidRPr="00D97445">
        <w:rPr>
          <w:rFonts w:asciiTheme="minorHAnsi" w:hAnsiTheme="minorHAnsi" w:cs="Courier New"/>
          <w:color w:val="5E5E5E" w:themeColor="accent5" w:themeShade="80"/>
        </w:rPr>
        <w:br/>
        <w:t>2014-12-19</w:t>
      </w:r>
      <w:r w:rsidRPr="00D97445">
        <w:rPr>
          <w:rFonts w:asciiTheme="minorHAnsi" w:hAnsiTheme="minorHAnsi" w:cs="Courier New"/>
          <w:color w:val="5E5E5E" w:themeColor="accent5" w:themeShade="80"/>
        </w:rPr>
        <w:tab/>
        <w:t>Kraig Hughes</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Updated Where clause to</w:t>
      </w:r>
      <w:r w:rsidRPr="00D97445">
        <w:rPr>
          <w:rFonts w:asciiTheme="minorHAnsi" w:hAnsiTheme="minorHAnsi" w:cs="Courier New"/>
          <w:color w:val="5E5E5E" w:themeColor="accent5" w:themeShade="80"/>
        </w:rPr>
        <w:br/>
        <w:t xml:space="preserve">                                    reflect change in customers</w:t>
      </w:r>
      <w:r w:rsidRPr="00D97445">
        <w:rPr>
          <w:rFonts w:asciiTheme="minorHAnsi" w:hAnsiTheme="minorHAnsi" w:cs="Courier New"/>
          <w:color w:val="5E5E5E" w:themeColor="accent5" w:themeShade="80"/>
        </w:rPr>
        <w:br/>
        <w:t>----------------------------------------------------------------------------</w:t>
      </w:r>
    </w:p>
    <w:p w14:paraId="3DEBAE93" w14:textId="71333D3F" w:rsidR="00020A13" w:rsidRDefault="00020A13" w:rsidP="00020A13">
      <w:pPr>
        <w:pStyle w:val="TableBullet"/>
        <w:numPr>
          <w:ilvl w:val="0"/>
          <w:numId w:val="0"/>
        </w:numPr>
        <w:ind w:left="1116"/>
        <w:rPr>
          <w:ins w:id="1005" w:author="Kraig Hughes" w:date="2021-03-12T15:16:00Z"/>
          <w:rFonts w:asciiTheme="minorHAnsi" w:hAnsiTheme="minorHAnsi" w:cs="Courier New"/>
          <w:color w:val="5E5E5E" w:themeColor="accent5" w:themeShade="80"/>
        </w:rPr>
      </w:pPr>
      <w:r w:rsidRPr="00D97445">
        <w:rPr>
          <w:rFonts w:asciiTheme="minorHAnsi" w:hAnsiTheme="minorHAnsi" w:cs="Courier New"/>
          <w:color w:val="5E5E5E" w:themeColor="accent5" w:themeShade="80"/>
        </w:rPr>
        <w:t>*/</w:t>
      </w:r>
    </w:p>
    <w:p w14:paraId="55C19AFD" w14:textId="77777777" w:rsidR="00BE400E" w:rsidRPr="00D97445" w:rsidRDefault="00BE400E" w:rsidP="00020A13">
      <w:pPr>
        <w:pStyle w:val="TableBullet"/>
        <w:numPr>
          <w:ilvl w:val="0"/>
          <w:numId w:val="0"/>
        </w:numPr>
        <w:ind w:left="1116"/>
        <w:rPr>
          <w:rFonts w:asciiTheme="minorHAnsi" w:hAnsiTheme="minorHAnsi" w:cs="Courier New"/>
          <w:color w:val="5E5E5E" w:themeColor="accent5" w:themeShade="80"/>
        </w:rPr>
      </w:pPr>
    </w:p>
    <w:p w14:paraId="3DEBAE94" w14:textId="77777777" w:rsidR="00051AF1" w:rsidRDefault="00051AF1" w:rsidP="00051AF1">
      <w:pPr>
        <w:pStyle w:val="Heading2"/>
      </w:pPr>
      <w:bookmarkStart w:id="1006" w:name="_Toc33791656"/>
      <w:r>
        <w:t>Title</w:t>
      </w:r>
      <w:bookmarkEnd w:id="1006"/>
    </w:p>
    <w:p w14:paraId="3DEBAE95" w14:textId="66149ABE" w:rsidR="00020A13" w:rsidDel="00BE400E" w:rsidRDefault="00020A13" w:rsidP="00051AF1">
      <w:pPr>
        <w:rPr>
          <w:del w:id="1007" w:author="Kraig Hughes" w:date="2021-03-12T15:16:00Z"/>
          <w:sz w:val="21"/>
          <w:szCs w:val="21"/>
        </w:rPr>
      </w:pPr>
    </w:p>
    <w:p w14:paraId="3DEBAE96" w14:textId="77777777" w:rsidR="00020A13" w:rsidRPr="00D97445" w:rsidRDefault="00020A13" w:rsidP="00C102AE">
      <w:pPr>
        <w:numPr>
          <w:ilvl w:val="0"/>
          <w:numId w:val="43"/>
        </w:numPr>
        <w:spacing w:before="0" w:after="0" w:line="240" w:lineRule="auto"/>
        <w:rPr>
          <w:color w:val="5E5E5E" w:themeColor="accent5" w:themeShade="80"/>
        </w:rPr>
      </w:pPr>
      <w:r w:rsidRPr="00D97445">
        <w:rPr>
          <w:color w:val="5E5E5E" w:themeColor="accent5" w:themeShade="80"/>
        </w:rPr>
        <w:lastRenderedPageBreak/>
        <w:t xml:space="preserve">CREATE/ALTER FUNCTION statement defines the title of the function and must be specified in </w:t>
      </w:r>
      <w:r w:rsidRPr="00D97445">
        <w:rPr>
          <w:rFonts w:cs="TTE2898618t00"/>
          <w:color w:val="5E5E5E" w:themeColor="accent5" w:themeShade="80"/>
        </w:rPr>
        <w:t>separate line followed by the name of the function;</w:t>
      </w:r>
    </w:p>
    <w:p w14:paraId="3DEBAE97" w14:textId="77777777" w:rsidR="00020A13" w:rsidRPr="00D97445" w:rsidRDefault="00020A13" w:rsidP="00C102AE">
      <w:pPr>
        <w:pStyle w:val="TableBullet"/>
        <w:numPr>
          <w:ilvl w:val="0"/>
          <w:numId w:val="42"/>
        </w:numPr>
        <w:spacing w:after="0"/>
        <w:contextualSpacing w:val="0"/>
        <w:rPr>
          <w:rFonts w:asciiTheme="minorHAnsi" w:hAnsiTheme="minorHAnsi" w:cs="TTE2898618t00"/>
          <w:color w:val="5E5E5E" w:themeColor="accent5" w:themeShade="80"/>
        </w:rPr>
      </w:pPr>
      <w:r w:rsidRPr="00D97445">
        <w:rPr>
          <w:rFonts w:asciiTheme="minorHAnsi" w:hAnsiTheme="minorHAnsi"/>
          <w:color w:val="5E5E5E" w:themeColor="accent5" w:themeShade="80"/>
        </w:rPr>
        <w:t xml:space="preserve">Schema owner </w:t>
      </w:r>
      <w:r w:rsidRPr="00D97445">
        <w:rPr>
          <w:rFonts w:asciiTheme="minorHAnsi" w:hAnsiTheme="minorHAnsi" w:cs="TTE2898618t00"/>
          <w:color w:val="5E5E5E" w:themeColor="accent5" w:themeShade="80"/>
        </w:rPr>
        <w:t>of the function must be specified explicitly in the CREATE/ALTER statement;</w:t>
      </w:r>
    </w:p>
    <w:p w14:paraId="3DEBAE98" w14:textId="77777777" w:rsidR="00020A13" w:rsidRPr="00D97445" w:rsidRDefault="00020A13" w:rsidP="00C102AE">
      <w:pPr>
        <w:numPr>
          <w:ilvl w:val="0"/>
          <w:numId w:val="43"/>
        </w:numPr>
        <w:spacing w:before="0" w:after="0" w:line="240" w:lineRule="auto"/>
        <w:rPr>
          <w:color w:val="5E5E5E" w:themeColor="accent5" w:themeShade="80"/>
        </w:rPr>
      </w:pPr>
      <w:r w:rsidRPr="00D97445">
        <w:rPr>
          <w:rFonts w:cs="TTE2898618t00"/>
          <w:color w:val="5E5E5E" w:themeColor="accent5" w:themeShade="80"/>
        </w:rPr>
        <w:t>All keywords acceptable in the CREATE/ALTER statement, as well as the name of the function itself have to be separated by a single space from each other;</w:t>
      </w:r>
    </w:p>
    <w:p w14:paraId="3DEBAE99" w14:textId="77777777" w:rsidR="00020A13" w:rsidRPr="00D97445" w:rsidRDefault="00020A13" w:rsidP="00020A13">
      <w:pPr>
        <w:pStyle w:val="TableBullet"/>
        <w:numPr>
          <w:ilvl w:val="0"/>
          <w:numId w:val="0"/>
        </w:numPr>
        <w:ind w:left="360"/>
        <w:rPr>
          <w:rFonts w:asciiTheme="minorHAnsi" w:hAnsiTheme="minorHAnsi" w:cs="TTE2895370t00"/>
          <w:color w:val="5E5E5E" w:themeColor="accent5" w:themeShade="80"/>
          <w:u w:val="single"/>
        </w:rPr>
      </w:pPr>
      <w:r w:rsidRPr="00D97445">
        <w:rPr>
          <w:rFonts w:asciiTheme="minorHAnsi" w:hAnsiTheme="minorHAnsi" w:cs="TTE2898618t00"/>
          <w:color w:val="5E5E5E" w:themeColor="accent5" w:themeShade="80"/>
        </w:rPr>
        <w:br/>
      </w:r>
      <w:r w:rsidRPr="00D97445">
        <w:rPr>
          <w:rFonts w:asciiTheme="minorHAnsi" w:hAnsiTheme="minorHAnsi" w:cs="TTE2895370t00"/>
          <w:color w:val="5E5E5E" w:themeColor="accent5" w:themeShade="80"/>
          <w:u w:val="single"/>
        </w:rPr>
        <w:t>Example:</w:t>
      </w:r>
    </w:p>
    <w:p w14:paraId="3DEBAE9A" w14:textId="1FA550B8" w:rsidR="00020A13" w:rsidRDefault="00020A13" w:rsidP="00020A13">
      <w:pPr>
        <w:pStyle w:val="TableBullet"/>
        <w:numPr>
          <w:ilvl w:val="0"/>
          <w:numId w:val="0"/>
        </w:numPr>
        <w:ind w:left="1440"/>
        <w:rPr>
          <w:ins w:id="1008" w:author="Kraig Hughes" w:date="2021-03-12T15:16:00Z"/>
          <w:rFonts w:asciiTheme="minorHAnsi" w:hAnsiTheme="minorHAnsi" w:cs="Courier New"/>
          <w:color w:val="5E5E5E" w:themeColor="accent5" w:themeShade="80"/>
        </w:rPr>
      </w:pPr>
      <w:r w:rsidRPr="00D97445">
        <w:rPr>
          <w:rFonts w:asciiTheme="minorHAnsi" w:hAnsiTheme="minorHAnsi" w:cs="Courier New"/>
          <w:color w:val="5E5E5E" w:themeColor="accent5" w:themeShade="80"/>
        </w:rPr>
        <w:t>CREATE FUNCTION dbo.utf_GetSPName</w:t>
      </w:r>
    </w:p>
    <w:p w14:paraId="241664EF" w14:textId="77777777" w:rsidR="00BE400E" w:rsidRPr="00D97445" w:rsidRDefault="00BE400E" w:rsidP="00020A13">
      <w:pPr>
        <w:pStyle w:val="TableBullet"/>
        <w:numPr>
          <w:ilvl w:val="0"/>
          <w:numId w:val="0"/>
        </w:numPr>
        <w:ind w:left="1440"/>
        <w:rPr>
          <w:rFonts w:asciiTheme="minorHAnsi" w:hAnsiTheme="minorHAnsi" w:cs="Courier New"/>
          <w:color w:val="5E5E5E" w:themeColor="accent5" w:themeShade="80"/>
        </w:rPr>
      </w:pPr>
    </w:p>
    <w:p w14:paraId="3DEBAE9B" w14:textId="77777777" w:rsidR="00051AF1" w:rsidRDefault="00051AF1" w:rsidP="00051AF1">
      <w:pPr>
        <w:pStyle w:val="Heading2"/>
      </w:pPr>
      <w:bookmarkStart w:id="1009" w:name="_Toc33791657"/>
      <w:r>
        <w:t>Parameters</w:t>
      </w:r>
      <w:bookmarkEnd w:id="1009"/>
      <w:r>
        <w:t xml:space="preserve"> </w:t>
      </w:r>
    </w:p>
    <w:p w14:paraId="3DEBAE9C" w14:textId="1D1499A2" w:rsidR="007F28AE" w:rsidDel="00BE400E" w:rsidRDefault="007F28AE" w:rsidP="00051AF1">
      <w:pPr>
        <w:rPr>
          <w:del w:id="1010" w:author="Kraig Hughes" w:date="2021-03-12T15:16:00Z"/>
          <w:sz w:val="21"/>
          <w:szCs w:val="21"/>
        </w:rPr>
      </w:pPr>
    </w:p>
    <w:p w14:paraId="3DEBAE9D" w14:textId="77777777" w:rsidR="007F28AE" w:rsidRPr="00D97445" w:rsidRDefault="007F28AE" w:rsidP="00C102AE">
      <w:pPr>
        <w:pStyle w:val="TableBullet"/>
        <w:numPr>
          <w:ilvl w:val="0"/>
          <w:numId w:val="44"/>
        </w:numPr>
        <w:spacing w:after="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 xml:space="preserve">List of parameters must be specified </w:t>
      </w:r>
      <w:r w:rsidRPr="00D97445">
        <w:rPr>
          <w:rFonts w:asciiTheme="minorHAnsi" w:hAnsiTheme="minorHAnsi"/>
          <w:color w:val="5E5E5E" w:themeColor="accent5" w:themeShade="80"/>
        </w:rPr>
        <w:t xml:space="preserve">AFTER </w:t>
      </w:r>
      <w:r w:rsidRPr="00D97445">
        <w:rPr>
          <w:rFonts w:asciiTheme="minorHAnsi" w:hAnsiTheme="minorHAnsi" w:cs="TTE2898618t00"/>
          <w:color w:val="5E5E5E" w:themeColor="accent5" w:themeShade="80"/>
        </w:rPr>
        <w:t>the description of the function in a separate line;</w:t>
      </w:r>
    </w:p>
    <w:p w14:paraId="3DEBAE9E" w14:textId="77777777" w:rsidR="007F28AE" w:rsidRPr="00D97445" w:rsidRDefault="007F28AE" w:rsidP="00C102AE">
      <w:pPr>
        <w:pStyle w:val="TableBullet"/>
        <w:numPr>
          <w:ilvl w:val="0"/>
          <w:numId w:val="44"/>
        </w:numPr>
        <w:spacing w:after="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Open parentheses can be either specified in the same line as the first parameter, or follow the name of the function in the title section;</w:t>
      </w:r>
    </w:p>
    <w:p w14:paraId="3DEBAE9F" w14:textId="77777777" w:rsidR="007F28AE" w:rsidRPr="00D97445" w:rsidRDefault="007F28AE" w:rsidP="00C102AE">
      <w:pPr>
        <w:pStyle w:val="TableBullet"/>
        <w:numPr>
          <w:ilvl w:val="0"/>
          <w:numId w:val="44"/>
        </w:numPr>
        <w:spacing w:after="0"/>
        <w:contextualSpacing w:val="0"/>
        <w:rPr>
          <w:rFonts w:asciiTheme="minorHAnsi" w:hAnsiTheme="minorHAnsi"/>
          <w:i/>
          <w:color w:val="5E5E5E" w:themeColor="accent5" w:themeShade="80"/>
        </w:rPr>
      </w:pPr>
      <w:r w:rsidRPr="00D97445">
        <w:rPr>
          <w:rFonts w:asciiTheme="minorHAnsi" w:hAnsiTheme="minorHAnsi" w:cs="TTE2898618t00"/>
          <w:color w:val="5E5E5E" w:themeColor="accent5" w:themeShade="80"/>
        </w:rPr>
        <w:t>In all cases, the optional keyword “AS” must be used between variable and datatype;</w:t>
      </w:r>
    </w:p>
    <w:p w14:paraId="3DEBAEA0" w14:textId="77777777" w:rsidR="007F28AE" w:rsidRPr="00D97445" w:rsidRDefault="007F28AE" w:rsidP="00C102AE">
      <w:pPr>
        <w:pStyle w:val="TableBullet"/>
        <w:numPr>
          <w:ilvl w:val="0"/>
          <w:numId w:val="44"/>
        </w:numPr>
        <w:spacing w:after="0"/>
        <w:contextualSpacing w:val="0"/>
        <w:rPr>
          <w:rFonts w:asciiTheme="minorHAnsi" w:hAnsiTheme="minorHAnsi"/>
          <w:b/>
          <w:i/>
          <w:color w:val="5E5E5E" w:themeColor="accent5" w:themeShade="80"/>
        </w:rPr>
      </w:pPr>
      <w:r w:rsidRPr="00D97445">
        <w:rPr>
          <w:rFonts w:asciiTheme="minorHAnsi" w:hAnsiTheme="minorHAnsi" w:cs="TTE2898618t00"/>
          <w:color w:val="5E5E5E" w:themeColor="accent5" w:themeShade="80"/>
        </w:rPr>
        <w:t>Close parentheses must follow the last parameter in the list;</w:t>
      </w:r>
    </w:p>
    <w:p w14:paraId="3DEBAEA1" w14:textId="77777777" w:rsidR="007F28AE" w:rsidRPr="00D97445" w:rsidRDefault="007F28AE" w:rsidP="007F28AE">
      <w:pPr>
        <w:pStyle w:val="TableBullet"/>
        <w:numPr>
          <w:ilvl w:val="0"/>
          <w:numId w:val="0"/>
        </w:numPr>
        <w:ind w:left="342"/>
        <w:rPr>
          <w:rFonts w:asciiTheme="minorHAnsi" w:hAnsiTheme="minorHAnsi" w:cs="TTE2898618t00"/>
          <w:color w:val="5E5E5E" w:themeColor="accent5" w:themeShade="80"/>
        </w:rPr>
      </w:pPr>
    </w:p>
    <w:p w14:paraId="3DEBAEA2" w14:textId="77777777" w:rsidR="007F28AE" w:rsidRPr="00D97445" w:rsidRDefault="007F28AE" w:rsidP="007F28AE">
      <w:pPr>
        <w:pStyle w:val="TableBullet"/>
        <w:numPr>
          <w:ilvl w:val="0"/>
          <w:numId w:val="0"/>
        </w:numPr>
        <w:ind w:left="342"/>
        <w:rPr>
          <w:rFonts w:asciiTheme="minorHAnsi" w:hAnsiTheme="minorHAnsi"/>
          <w:color w:val="5E5E5E" w:themeColor="accent5" w:themeShade="80"/>
          <w:u w:val="single"/>
        </w:rPr>
      </w:pPr>
      <w:r w:rsidRPr="00D97445">
        <w:rPr>
          <w:rFonts w:asciiTheme="minorHAnsi" w:hAnsiTheme="minorHAnsi"/>
          <w:color w:val="5E5E5E" w:themeColor="accent5" w:themeShade="80"/>
          <w:u w:val="single"/>
        </w:rPr>
        <w:t>Example:</w:t>
      </w:r>
    </w:p>
    <w:p w14:paraId="3DEBAEA3" w14:textId="77777777" w:rsidR="007F28AE" w:rsidRPr="00D97445" w:rsidRDefault="007F28AE" w:rsidP="007F28AE">
      <w:pPr>
        <w:pStyle w:val="TableBullet"/>
        <w:numPr>
          <w:ilvl w:val="0"/>
          <w:numId w:val="0"/>
        </w:numPr>
        <w:ind w:left="720"/>
        <w:rPr>
          <w:rFonts w:asciiTheme="minorHAnsi" w:hAnsiTheme="minorHAnsi" w:cs="Courier New"/>
          <w:color w:val="5E5E5E" w:themeColor="accent5" w:themeShade="80"/>
        </w:rPr>
      </w:pPr>
      <w:r w:rsidRPr="00D97445">
        <w:rPr>
          <w:rFonts w:asciiTheme="minorHAnsi" w:hAnsiTheme="minorHAnsi" w:cs="Courier New"/>
          <w:color w:val="5E5E5E" w:themeColor="accent5" w:themeShade="80"/>
        </w:rPr>
        <w:t xml:space="preserve">CREATE FUNCTION dbo.utf_SnRangeFound </w:t>
      </w:r>
    </w:p>
    <w:p w14:paraId="3DEBAEA4" w14:textId="77777777" w:rsidR="007F28AE" w:rsidRPr="00D97445" w:rsidRDefault="007F28AE" w:rsidP="007F28AE">
      <w:pPr>
        <w:pStyle w:val="TableBullet"/>
        <w:numPr>
          <w:ilvl w:val="0"/>
          <w:numId w:val="0"/>
        </w:numPr>
        <w:ind w:left="720"/>
        <w:rPr>
          <w:rFonts w:asciiTheme="minorHAnsi" w:hAnsiTheme="minorHAnsi" w:cs="Courier New"/>
          <w:color w:val="5E5E5E" w:themeColor="accent5" w:themeShade="80"/>
        </w:rPr>
      </w:pPr>
      <w:r w:rsidRPr="00D97445">
        <w:rPr>
          <w:rFonts w:asciiTheme="minorHAnsi" w:hAnsiTheme="minorHAnsi" w:cs="Courier New"/>
          <w:color w:val="5E5E5E" w:themeColor="accent5" w:themeShade="80"/>
        </w:rPr>
        <w:t>/*</w:t>
      </w:r>
    </w:p>
    <w:p w14:paraId="3DEBAEA5" w14:textId="77777777" w:rsidR="007F28AE" w:rsidRPr="00D97445" w:rsidRDefault="007F28AE" w:rsidP="007F28AE">
      <w:pPr>
        <w:pStyle w:val="TableBullet"/>
        <w:numPr>
          <w:ilvl w:val="0"/>
          <w:numId w:val="0"/>
        </w:numPr>
        <w:ind w:left="720"/>
        <w:rPr>
          <w:rFonts w:asciiTheme="minorHAnsi" w:hAnsiTheme="minorHAnsi" w:cs="Courier New"/>
          <w:color w:val="5E5E5E" w:themeColor="accent5" w:themeShade="80"/>
        </w:rPr>
      </w:pPr>
      <w:r w:rsidRPr="00D97445">
        <w:rPr>
          <w:rFonts w:asciiTheme="minorHAnsi" w:hAnsiTheme="minorHAnsi" w:cs="Courier New"/>
          <w:color w:val="5E5E5E" w:themeColor="accent5" w:themeShade="80"/>
        </w:rPr>
        <w:t>Description Section</w:t>
      </w:r>
    </w:p>
    <w:p w14:paraId="3DEBAEA6" w14:textId="77777777" w:rsidR="007F28AE" w:rsidRPr="00D97445" w:rsidRDefault="007F28AE" w:rsidP="007F28AE">
      <w:pPr>
        <w:pStyle w:val="TableBullet"/>
        <w:numPr>
          <w:ilvl w:val="0"/>
          <w:numId w:val="0"/>
        </w:numPr>
        <w:ind w:left="720"/>
        <w:rPr>
          <w:rFonts w:asciiTheme="minorHAnsi" w:hAnsiTheme="minorHAnsi" w:cs="Courier New"/>
          <w:color w:val="5E5E5E" w:themeColor="accent5" w:themeShade="80"/>
        </w:rPr>
      </w:pPr>
      <w:r w:rsidRPr="00D97445">
        <w:rPr>
          <w:rFonts w:asciiTheme="minorHAnsi" w:hAnsiTheme="minorHAnsi" w:cs="Courier New"/>
          <w:color w:val="5E5E5E" w:themeColor="accent5" w:themeShade="80"/>
        </w:rPr>
        <w:t>*/</w:t>
      </w:r>
    </w:p>
    <w:p w14:paraId="3DEBAEA7" w14:textId="77777777" w:rsidR="007F28AE" w:rsidRPr="00D97445" w:rsidRDefault="007F28AE" w:rsidP="007F28AE">
      <w:pPr>
        <w:pStyle w:val="TableBullet"/>
        <w:numPr>
          <w:ilvl w:val="0"/>
          <w:numId w:val="0"/>
        </w:numPr>
        <w:ind w:left="720"/>
        <w:rPr>
          <w:rFonts w:asciiTheme="minorHAnsi" w:hAnsiTheme="minorHAnsi" w:cs="Courier New"/>
          <w:color w:val="5E5E5E" w:themeColor="accent5" w:themeShade="80"/>
        </w:rPr>
      </w:pPr>
      <w:r w:rsidRPr="00D97445">
        <w:rPr>
          <w:rFonts w:asciiTheme="minorHAnsi" w:hAnsiTheme="minorHAnsi" w:cs="Courier New"/>
          <w:color w:val="5E5E5E" w:themeColor="accent5" w:themeShade="80"/>
        </w:rPr>
        <w:lastRenderedPageBreak/>
        <w:t>(</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 xml:space="preserve"> @p_SoughtStart</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AS VARCHAR(20)</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,@p_SoughtEnd</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AS VARCHAR(20)</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,@p_SearchedStart</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AS VARCHAR(20)</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,@p_SearchedEnd</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AS VARCHAR(20)</w:t>
      </w:r>
    </w:p>
    <w:p w14:paraId="3DEBAEA8" w14:textId="1DD13358" w:rsidR="007F28AE" w:rsidRDefault="007F28AE" w:rsidP="007F28AE">
      <w:pPr>
        <w:pStyle w:val="TableBullet"/>
        <w:numPr>
          <w:ilvl w:val="0"/>
          <w:numId w:val="0"/>
        </w:numPr>
        <w:ind w:left="720"/>
        <w:rPr>
          <w:ins w:id="1011" w:author="Kraig Hughes" w:date="2021-03-12T15:16:00Z"/>
          <w:rFonts w:asciiTheme="minorHAnsi" w:hAnsiTheme="minorHAnsi" w:cs="Courier New"/>
          <w:color w:val="5E5E5E" w:themeColor="accent5" w:themeShade="80"/>
        </w:rPr>
      </w:pPr>
      <w:r w:rsidRPr="00D97445">
        <w:rPr>
          <w:rFonts w:asciiTheme="minorHAnsi" w:hAnsiTheme="minorHAnsi" w:cs="Courier New"/>
          <w:color w:val="5E5E5E" w:themeColor="accent5" w:themeShade="80"/>
        </w:rPr>
        <w:t>)</w:t>
      </w:r>
    </w:p>
    <w:p w14:paraId="7DAB7B60" w14:textId="77777777" w:rsidR="00BE400E" w:rsidRPr="00D97445" w:rsidRDefault="00BE400E" w:rsidP="007F28AE">
      <w:pPr>
        <w:pStyle w:val="TableBullet"/>
        <w:numPr>
          <w:ilvl w:val="0"/>
          <w:numId w:val="0"/>
        </w:numPr>
        <w:ind w:left="720"/>
        <w:rPr>
          <w:rFonts w:asciiTheme="minorHAnsi" w:hAnsiTheme="minorHAnsi" w:cs="Courier New"/>
          <w:color w:val="5E5E5E" w:themeColor="accent5" w:themeShade="80"/>
        </w:rPr>
      </w:pPr>
    </w:p>
    <w:p w14:paraId="3DEBAEA9" w14:textId="77777777" w:rsidR="00051AF1" w:rsidRDefault="00051AF1" w:rsidP="00051AF1">
      <w:pPr>
        <w:pStyle w:val="Heading2"/>
      </w:pPr>
      <w:bookmarkStart w:id="1012" w:name="_Toc33791658"/>
      <w:r>
        <w:t>Return Value</w:t>
      </w:r>
      <w:bookmarkEnd w:id="1012"/>
    </w:p>
    <w:p w14:paraId="3DEBAEAA" w14:textId="70591A44" w:rsidR="007F28AE" w:rsidDel="00BE400E" w:rsidRDefault="007F28AE" w:rsidP="00051AF1">
      <w:pPr>
        <w:rPr>
          <w:del w:id="1013" w:author="Kraig Hughes" w:date="2021-03-12T15:16:00Z"/>
          <w:sz w:val="21"/>
          <w:szCs w:val="21"/>
        </w:rPr>
      </w:pPr>
    </w:p>
    <w:p w14:paraId="3DEBAEAB" w14:textId="77777777" w:rsidR="007F28AE" w:rsidRPr="00D97445" w:rsidRDefault="007F28AE" w:rsidP="00C102AE">
      <w:pPr>
        <w:pStyle w:val="TableBullet"/>
        <w:numPr>
          <w:ilvl w:val="1"/>
          <w:numId w:val="45"/>
        </w:numPr>
        <w:spacing w:after="0"/>
        <w:ind w:left="72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Keyword RETURNS must be separated from the parameters section by an empty line, be specified in a new line indented by one tab from CREATE/ALTER keyword;</w:t>
      </w:r>
    </w:p>
    <w:p w14:paraId="3DEBAEAC" w14:textId="77777777" w:rsidR="007F28AE" w:rsidRPr="00D97445" w:rsidRDefault="007F28AE" w:rsidP="00C102AE">
      <w:pPr>
        <w:pStyle w:val="TableBullet"/>
        <w:numPr>
          <w:ilvl w:val="1"/>
          <w:numId w:val="45"/>
        </w:numPr>
        <w:spacing w:after="0"/>
        <w:ind w:left="72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scalar_return_data_type must be specified in the same line as RETURNS keyword;</w:t>
      </w:r>
    </w:p>
    <w:p w14:paraId="3DEBAEAD" w14:textId="77777777" w:rsidR="007F28AE" w:rsidRPr="00D97445" w:rsidRDefault="007F28AE" w:rsidP="00C102AE">
      <w:pPr>
        <w:pStyle w:val="TableBullet"/>
        <w:numPr>
          <w:ilvl w:val="1"/>
          <w:numId w:val="45"/>
        </w:numPr>
        <w:spacing w:after="0"/>
        <w:ind w:left="720"/>
        <w:contextualSpacing w:val="0"/>
        <w:rPr>
          <w:rFonts w:asciiTheme="minorHAnsi" w:hAnsiTheme="minorHAnsi" w:cs="TTE2895370t00"/>
          <w:b/>
          <w:i/>
          <w:color w:val="5E5E5E" w:themeColor="accent5" w:themeShade="80"/>
        </w:rPr>
      </w:pPr>
      <w:r w:rsidRPr="00D97445">
        <w:rPr>
          <w:rFonts w:asciiTheme="minorHAnsi" w:hAnsiTheme="minorHAnsi" w:cs="TTE2898618t00"/>
          <w:color w:val="5E5E5E" w:themeColor="accent5" w:themeShade="80"/>
        </w:rPr>
        <w:t>“WITH &lt;function_options&gt;” clause of the CREATE/ALTER FUNCTION statement must be provided in a new line indented by one tab from CREATE/ALTER keyword;</w:t>
      </w:r>
    </w:p>
    <w:p w14:paraId="3DEBAEAE" w14:textId="77777777" w:rsidR="007F28AE" w:rsidRPr="00D97445" w:rsidRDefault="007F28AE" w:rsidP="007F28AE">
      <w:pPr>
        <w:pStyle w:val="TableBullet"/>
        <w:numPr>
          <w:ilvl w:val="0"/>
          <w:numId w:val="0"/>
        </w:numPr>
        <w:ind w:left="270"/>
        <w:rPr>
          <w:rFonts w:asciiTheme="minorHAnsi" w:hAnsiTheme="minorHAnsi" w:cs="TTE2895370t00"/>
          <w:color w:val="5E5E5E" w:themeColor="accent5" w:themeShade="80"/>
          <w:u w:val="single"/>
        </w:rPr>
      </w:pPr>
      <w:r w:rsidRPr="00D97445">
        <w:rPr>
          <w:rFonts w:asciiTheme="minorHAnsi" w:hAnsiTheme="minorHAnsi" w:cs="TTE2895370t00"/>
          <w:color w:val="5E5E5E" w:themeColor="accent5" w:themeShade="80"/>
          <w:u w:val="single"/>
        </w:rPr>
        <w:t>Example:</w:t>
      </w:r>
    </w:p>
    <w:p w14:paraId="71FFEAF4" w14:textId="77777777" w:rsidR="00A978B1" w:rsidRDefault="007F28AE" w:rsidP="007F28AE">
      <w:pPr>
        <w:pStyle w:val="TableBullet"/>
        <w:numPr>
          <w:ilvl w:val="0"/>
          <w:numId w:val="0"/>
        </w:numPr>
        <w:ind w:left="648"/>
        <w:rPr>
          <w:ins w:id="1014" w:author="Deb Will-Jochman" w:date="2020-04-21T15:12:00Z"/>
          <w:rFonts w:asciiTheme="minorHAnsi" w:hAnsiTheme="minorHAnsi" w:cs="Courier New"/>
          <w:color w:val="5E5E5E" w:themeColor="accent5" w:themeShade="80"/>
        </w:rPr>
      </w:pPr>
      <w:r w:rsidRPr="00D97445">
        <w:rPr>
          <w:rFonts w:asciiTheme="minorHAnsi" w:hAnsiTheme="minorHAnsi" w:cs="Courier New"/>
          <w:color w:val="5E5E5E" w:themeColor="accent5" w:themeShade="80"/>
        </w:rPr>
        <w:br/>
        <w:t>/*---------------------------------------------------------------------------</w:t>
      </w:r>
      <w:r w:rsidRPr="00D97445">
        <w:rPr>
          <w:rFonts w:asciiTheme="minorHAnsi" w:hAnsiTheme="minorHAnsi" w:cs="Courier New"/>
          <w:color w:val="5E5E5E" w:themeColor="accent5" w:themeShade="80"/>
        </w:rPr>
        <w:br/>
        <w:t>Function:</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dbo.utf_SplitListAsVarChar</w:t>
      </w:r>
      <w:r w:rsidRPr="00D97445">
        <w:rPr>
          <w:rFonts w:asciiTheme="minorHAnsi" w:hAnsiTheme="minorHAnsi" w:cs="Courier New"/>
          <w:color w:val="5E5E5E" w:themeColor="accent5" w:themeShade="80"/>
        </w:rPr>
        <w:br/>
        <w:t>Used by:</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Test Reports</w:t>
      </w:r>
      <w:r w:rsidRPr="00D97445">
        <w:rPr>
          <w:rFonts w:asciiTheme="minorHAnsi" w:hAnsiTheme="minorHAnsi" w:cs="Courier New"/>
          <w:color w:val="5E5E5E" w:themeColor="accent5" w:themeShade="80"/>
        </w:rPr>
        <w:br/>
        <w:t>Notes:</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Returns a table created from a comma separated list</w:t>
      </w:r>
      <w:r w:rsidRPr="00D97445">
        <w:rPr>
          <w:rFonts w:asciiTheme="minorHAnsi" w:hAnsiTheme="minorHAnsi" w:cs="Courier New"/>
          <w:color w:val="5E5E5E" w:themeColor="accent5" w:themeShade="80"/>
        </w:rPr>
        <w:br/>
        <w:t>Modification History:</w:t>
      </w:r>
    </w:p>
    <w:p w14:paraId="5D790EA6" w14:textId="77777777" w:rsidR="00A978B1" w:rsidRDefault="00A978B1" w:rsidP="007F28AE">
      <w:pPr>
        <w:pStyle w:val="TableBullet"/>
        <w:numPr>
          <w:ilvl w:val="0"/>
          <w:numId w:val="0"/>
        </w:numPr>
        <w:ind w:left="648"/>
        <w:rPr>
          <w:ins w:id="1015" w:author="Deb Will-Jochman" w:date="2020-04-21T15:12:00Z"/>
          <w:rFonts w:asciiTheme="minorHAnsi" w:hAnsiTheme="minorHAnsi" w:cs="Courier New"/>
          <w:color w:val="5E5E5E" w:themeColor="accent5" w:themeShade="80"/>
        </w:rPr>
      </w:pPr>
    </w:p>
    <w:p w14:paraId="3DEBAEAF" w14:textId="01E58702" w:rsidR="007F28AE" w:rsidRPr="00D97445" w:rsidRDefault="007F28AE" w:rsidP="007F28AE">
      <w:pPr>
        <w:pStyle w:val="TableBullet"/>
        <w:numPr>
          <w:ilvl w:val="0"/>
          <w:numId w:val="0"/>
        </w:numPr>
        <w:ind w:left="648"/>
        <w:rPr>
          <w:rFonts w:asciiTheme="minorHAnsi" w:hAnsiTheme="minorHAnsi" w:cs="Courier New"/>
          <w:color w:val="5E5E5E" w:themeColor="accent5" w:themeShade="80"/>
        </w:rPr>
      </w:pPr>
      <w:r w:rsidRPr="00D97445">
        <w:rPr>
          <w:rFonts w:asciiTheme="minorHAnsi" w:hAnsiTheme="minorHAnsi" w:cs="Courier New"/>
          <w:color w:val="5E5E5E" w:themeColor="accent5" w:themeShade="80"/>
        </w:rPr>
        <w:lastRenderedPageBreak/>
        <w:br/>
        <w:t>Date</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Modified by</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Change Description</w:t>
      </w:r>
      <w:r w:rsidRPr="00D97445">
        <w:rPr>
          <w:rFonts w:asciiTheme="minorHAnsi" w:hAnsiTheme="minorHAnsi" w:cs="Courier New"/>
          <w:color w:val="5E5E5E" w:themeColor="accent5" w:themeShade="80"/>
        </w:rPr>
        <w:br/>
        <w:t>----------  ----------------------- -----------------------------</w:t>
      </w:r>
      <w:r w:rsidRPr="00D97445">
        <w:rPr>
          <w:rFonts w:asciiTheme="minorHAnsi" w:hAnsiTheme="minorHAnsi" w:cs="Courier New"/>
          <w:color w:val="5E5E5E" w:themeColor="accent5" w:themeShade="80"/>
        </w:rPr>
        <w:br/>
        <w:t>2012-05-01  Kraig Hughes            Initial Creation</w:t>
      </w:r>
      <w:r w:rsidRPr="00D97445">
        <w:rPr>
          <w:rFonts w:asciiTheme="minorHAnsi" w:hAnsiTheme="minorHAnsi" w:cs="Courier New"/>
          <w:color w:val="5E5E5E" w:themeColor="accent5" w:themeShade="80"/>
        </w:rPr>
        <w:br/>
        <w:t>2014-12-19</w:t>
      </w:r>
      <w:r w:rsidRPr="00D97445">
        <w:rPr>
          <w:rFonts w:asciiTheme="minorHAnsi" w:hAnsiTheme="minorHAnsi" w:cs="Courier New"/>
          <w:color w:val="5E5E5E" w:themeColor="accent5" w:themeShade="80"/>
        </w:rPr>
        <w:tab/>
        <w:t>Kraig Hughes</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Updated Where clause to</w:t>
      </w:r>
      <w:r w:rsidRPr="00D97445">
        <w:rPr>
          <w:rFonts w:asciiTheme="minorHAnsi" w:hAnsiTheme="minorHAnsi" w:cs="Courier New"/>
          <w:color w:val="5E5E5E" w:themeColor="accent5" w:themeShade="80"/>
        </w:rPr>
        <w:br/>
        <w:t xml:space="preserve">                                    reflect change in customers</w:t>
      </w:r>
      <w:r w:rsidRPr="00D97445">
        <w:rPr>
          <w:rFonts w:asciiTheme="minorHAnsi" w:hAnsiTheme="minorHAnsi" w:cs="Courier New"/>
          <w:color w:val="5E5E5E" w:themeColor="accent5" w:themeShade="80"/>
        </w:rPr>
        <w:br/>
        <w:t>----------------------------------------------------------------------------</w:t>
      </w:r>
    </w:p>
    <w:p w14:paraId="3DEBAEB0" w14:textId="77777777" w:rsidR="007F28AE" w:rsidRPr="00D97445" w:rsidRDefault="007F28AE" w:rsidP="007F28AE">
      <w:pPr>
        <w:pStyle w:val="TableBullet"/>
        <w:numPr>
          <w:ilvl w:val="0"/>
          <w:numId w:val="0"/>
        </w:numPr>
        <w:ind w:left="648"/>
        <w:rPr>
          <w:rFonts w:asciiTheme="minorHAnsi" w:hAnsiTheme="minorHAnsi" w:cs="TTE2898618t00"/>
          <w:color w:val="5E5E5E" w:themeColor="accent5" w:themeShade="80"/>
        </w:rPr>
      </w:pPr>
      <w:r w:rsidRPr="00D97445">
        <w:rPr>
          <w:rFonts w:asciiTheme="minorHAnsi" w:hAnsiTheme="minorHAnsi" w:cs="Courier New"/>
          <w:color w:val="5E5E5E" w:themeColor="accent5" w:themeShade="80"/>
        </w:rPr>
        <w:t>*/</w:t>
      </w:r>
    </w:p>
    <w:p w14:paraId="3DEBAEB1" w14:textId="4BC4D20E" w:rsidR="007F28AE" w:rsidRDefault="007F28AE" w:rsidP="007F28AE">
      <w:pPr>
        <w:pStyle w:val="TableBullet"/>
        <w:numPr>
          <w:ilvl w:val="0"/>
          <w:numId w:val="0"/>
        </w:numPr>
        <w:ind w:left="648"/>
        <w:rPr>
          <w:ins w:id="1016" w:author="Kraig Hughes" w:date="2021-03-12T15:16:00Z"/>
          <w:rFonts w:asciiTheme="minorHAnsi" w:hAnsiTheme="minorHAnsi" w:cs="Courier New"/>
          <w:color w:val="5E5E5E" w:themeColor="accent5" w:themeShade="80"/>
        </w:rPr>
      </w:pPr>
      <w:r w:rsidRPr="00D97445">
        <w:rPr>
          <w:rFonts w:asciiTheme="minorHAnsi" w:hAnsiTheme="minorHAnsi" w:cs="Courier New"/>
          <w:color w:val="5E5E5E" w:themeColor="accent5" w:themeShade="80"/>
        </w:rPr>
        <w:t>CREATE FUNCTION dbo.utf_SplitListAsVarChar</w:t>
      </w:r>
    </w:p>
    <w:p w14:paraId="58BB4FBB" w14:textId="77777777" w:rsidR="00BE400E" w:rsidRPr="00D97445" w:rsidRDefault="00BE400E" w:rsidP="007F28AE">
      <w:pPr>
        <w:pStyle w:val="TableBullet"/>
        <w:numPr>
          <w:ilvl w:val="0"/>
          <w:numId w:val="0"/>
        </w:numPr>
        <w:ind w:left="648"/>
        <w:rPr>
          <w:rFonts w:asciiTheme="minorHAnsi" w:hAnsiTheme="minorHAnsi" w:cs="Courier New"/>
          <w:color w:val="5E5E5E" w:themeColor="accent5" w:themeShade="80"/>
        </w:rPr>
      </w:pPr>
    </w:p>
    <w:p w14:paraId="3DEBAEB2" w14:textId="77777777" w:rsidR="00051AF1" w:rsidRDefault="00051AF1" w:rsidP="00051AF1">
      <w:pPr>
        <w:pStyle w:val="Heading2"/>
      </w:pPr>
      <w:bookmarkStart w:id="1017" w:name="_Toc33791659"/>
      <w:r>
        <w:t>Function Body</w:t>
      </w:r>
      <w:bookmarkEnd w:id="1017"/>
    </w:p>
    <w:p w14:paraId="3DEBAEB3" w14:textId="3E0A1BE6" w:rsidR="007F28AE" w:rsidRPr="0004399F" w:rsidDel="00BE400E" w:rsidRDefault="007F28AE" w:rsidP="00051AF1">
      <w:pPr>
        <w:rPr>
          <w:del w:id="1018" w:author="Kraig Hughes" w:date="2021-03-12T15:16:00Z"/>
          <w:color w:val="5E5E5E" w:themeColor="accent5" w:themeShade="80"/>
          <w:sz w:val="21"/>
          <w:szCs w:val="21"/>
        </w:rPr>
      </w:pPr>
    </w:p>
    <w:p w14:paraId="3DEBAEB4" w14:textId="77777777" w:rsidR="007F28AE" w:rsidRPr="00D97445" w:rsidRDefault="007F28AE" w:rsidP="00C102AE">
      <w:pPr>
        <w:pStyle w:val="TableBullet"/>
        <w:numPr>
          <w:ilvl w:val="0"/>
          <w:numId w:val="46"/>
        </w:numPr>
        <w:spacing w:after="0"/>
        <w:ind w:left="1080"/>
        <w:contextualSpacing w:val="0"/>
        <w:rPr>
          <w:rFonts w:asciiTheme="minorHAnsi" w:hAnsiTheme="minorHAnsi"/>
          <w:i/>
          <w:color w:val="5E5E5E" w:themeColor="accent5" w:themeShade="80"/>
        </w:rPr>
      </w:pPr>
      <w:r w:rsidRPr="00D97445">
        <w:rPr>
          <w:rFonts w:asciiTheme="minorHAnsi" w:hAnsiTheme="minorHAnsi"/>
          <w:color w:val="5E5E5E" w:themeColor="accent5" w:themeShade="80"/>
        </w:rPr>
        <w:t>Requirements for developing body of stored procedures provided in “</w:t>
      </w:r>
      <w:r w:rsidRPr="00D97445">
        <w:rPr>
          <w:rFonts w:asciiTheme="minorHAnsi" w:hAnsiTheme="minorHAnsi" w:cs="TTE2895370t00"/>
          <w:color w:val="5E5E5E" w:themeColor="accent5" w:themeShade="80"/>
        </w:rPr>
        <w:t>Body of a stored procedure</w:t>
      </w:r>
      <w:r w:rsidRPr="00D97445">
        <w:rPr>
          <w:rFonts w:asciiTheme="minorHAnsi" w:hAnsiTheme="minorHAnsi"/>
          <w:color w:val="5E5E5E" w:themeColor="accent5" w:themeShade="80"/>
        </w:rPr>
        <w:t>” section earlier in the document also applicable to user defined functions;</w:t>
      </w:r>
      <w:r w:rsidRPr="00D97445">
        <w:rPr>
          <w:rFonts w:asciiTheme="minorHAnsi" w:hAnsiTheme="minorHAnsi"/>
          <w:color w:val="5E5E5E" w:themeColor="accent5" w:themeShade="80"/>
        </w:rPr>
        <w:br/>
      </w:r>
    </w:p>
    <w:p w14:paraId="3DEBAEB5" w14:textId="77777777" w:rsidR="007F28AE" w:rsidRPr="00D97445" w:rsidRDefault="007F28AE" w:rsidP="007F28AE">
      <w:pPr>
        <w:pStyle w:val="TableBullet"/>
        <w:numPr>
          <w:ilvl w:val="0"/>
          <w:numId w:val="0"/>
        </w:numPr>
        <w:ind w:left="702"/>
        <w:rPr>
          <w:rFonts w:asciiTheme="minorHAnsi" w:hAnsiTheme="minorHAnsi"/>
          <w:i/>
          <w:color w:val="5E5E5E" w:themeColor="accent5" w:themeShade="80"/>
        </w:rPr>
      </w:pPr>
      <w:r w:rsidRPr="00D97445">
        <w:rPr>
          <w:rFonts w:asciiTheme="minorHAnsi" w:hAnsiTheme="minorHAnsi"/>
          <w:b/>
          <w:i/>
          <w:color w:val="5E5E5E" w:themeColor="accent5" w:themeShade="80"/>
        </w:rPr>
        <w:t>Example</w:t>
      </w:r>
    </w:p>
    <w:p w14:paraId="3DEBAEB6" w14:textId="39DD50D3" w:rsidR="007F28AE" w:rsidRDefault="007F28AE" w:rsidP="007F28AE">
      <w:pPr>
        <w:pStyle w:val="TableBullet"/>
        <w:numPr>
          <w:ilvl w:val="0"/>
          <w:numId w:val="0"/>
        </w:numPr>
        <w:ind w:left="1080"/>
        <w:rPr>
          <w:ins w:id="1019" w:author="Kraig Hughes" w:date="2021-03-12T15:16:00Z"/>
          <w:rFonts w:asciiTheme="minorHAnsi" w:hAnsiTheme="minorHAnsi" w:cs="Courier New"/>
          <w:color w:val="5E5E5E" w:themeColor="accent5" w:themeShade="80"/>
        </w:rPr>
      </w:pPr>
      <w:r w:rsidRPr="00D97445">
        <w:rPr>
          <w:rFonts w:asciiTheme="minorHAnsi" w:hAnsiTheme="minorHAnsi" w:cs="Courier New"/>
          <w:color w:val="5E5E5E" w:themeColor="accent5" w:themeShade="80"/>
        </w:rPr>
        <w:t>...</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RETURNS @op_ResultList TABLE (RecordId VARCHAR(50) PRIMARY KEY)</w:t>
      </w:r>
      <w:r w:rsidRPr="00D97445">
        <w:rPr>
          <w:rFonts w:asciiTheme="minorHAnsi" w:hAnsiTheme="minorHAnsi" w:cs="Courier New"/>
          <w:color w:val="5E5E5E" w:themeColor="accent5" w:themeShade="80"/>
        </w:rPr>
        <w:br/>
        <w:t>AS</w:t>
      </w:r>
      <w:r w:rsidRPr="00D97445">
        <w:rPr>
          <w:rFonts w:asciiTheme="minorHAnsi" w:hAnsiTheme="minorHAnsi" w:cs="Courier New"/>
          <w:color w:val="5E5E5E" w:themeColor="accent5" w:themeShade="80"/>
        </w:rPr>
        <w:br/>
        <w:t>BEGIN</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 xml:space="preserve">DECLARE @vcAnElementOfTheList </w:t>
      </w:r>
      <w:r w:rsidRPr="00D97445">
        <w:rPr>
          <w:rFonts w:asciiTheme="minorHAnsi" w:hAnsiTheme="minorHAnsi" w:cs="Courier New"/>
          <w:color w:val="5E5E5E" w:themeColor="accent5" w:themeShade="80"/>
        </w:rPr>
        <w:tab/>
        <w:t>AS VARCHAR(10)</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 xml:space="preserve">       ,@vcHelpString</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AS VARCHAR(1000)</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 xml:space="preserve">       ,@iPosition</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AS INT</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DECLARE @tblTheList TABLE (RecordId VARCHAR(50) PRIMARY KEY)</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lastRenderedPageBreak/>
        <w:tab/>
        <w:t>...</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RETURN</w:t>
      </w:r>
      <w:r w:rsidRPr="00D97445">
        <w:rPr>
          <w:rFonts w:asciiTheme="minorHAnsi" w:hAnsiTheme="minorHAnsi" w:cs="Courier New"/>
          <w:color w:val="5E5E5E" w:themeColor="accent5" w:themeShade="80"/>
        </w:rPr>
        <w:br/>
        <w:t>END</w:t>
      </w:r>
    </w:p>
    <w:p w14:paraId="7A728A96" w14:textId="77777777" w:rsidR="00BE400E" w:rsidRPr="00D97445" w:rsidRDefault="00BE400E" w:rsidP="007F28AE">
      <w:pPr>
        <w:pStyle w:val="TableBullet"/>
        <w:numPr>
          <w:ilvl w:val="0"/>
          <w:numId w:val="0"/>
        </w:numPr>
        <w:ind w:left="1080"/>
        <w:rPr>
          <w:rFonts w:asciiTheme="minorHAnsi" w:hAnsiTheme="minorHAnsi" w:cs="Courier New"/>
          <w:color w:val="5E5E5E" w:themeColor="accent5" w:themeShade="80"/>
        </w:rPr>
      </w:pPr>
    </w:p>
    <w:p w14:paraId="3DEBAEB8" w14:textId="77777777" w:rsidR="00051AF1" w:rsidRDefault="00051AF1" w:rsidP="00051AF1">
      <w:pPr>
        <w:pStyle w:val="Heading1"/>
      </w:pPr>
      <w:bookmarkStart w:id="1020" w:name="_Toc33791660"/>
      <w:bookmarkStart w:id="1021" w:name="_Toc66428345"/>
      <w:r>
        <w:t>View Development Standards</w:t>
      </w:r>
      <w:bookmarkEnd w:id="1020"/>
      <w:bookmarkEnd w:id="1021"/>
    </w:p>
    <w:p w14:paraId="3DEBAEB9" w14:textId="77777777" w:rsidR="007F28AE" w:rsidRPr="00D97445" w:rsidRDefault="007F28AE" w:rsidP="007F28AE">
      <w:pPr>
        <w:rPr>
          <w:color w:val="5E5E5E" w:themeColor="accent5" w:themeShade="80"/>
        </w:rPr>
      </w:pPr>
      <w:r w:rsidRPr="00D97445">
        <w:rPr>
          <w:color w:val="5E5E5E" w:themeColor="accent5" w:themeShade="80"/>
        </w:rPr>
        <w:t xml:space="preserve">Every </w:t>
      </w:r>
      <w:r w:rsidRPr="00D97445">
        <w:rPr>
          <w:rFonts w:cs="TTE2898618t00"/>
          <w:color w:val="5E5E5E" w:themeColor="accent5" w:themeShade="80"/>
        </w:rPr>
        <w:t>user-created view must consist of the following sections</w:t>
      </w:r>
      <w:r w:rsidRPr="00D97445">
        <w:rPr>
          <w:color w:val="5E5E5E" w:themeColor="accent5" w:themeShade="80"/>
        </w:rPr>
        <w:t>:</w:t>
      </w:r>
    </w:p>
    <w:p w14:paraId="3DEBAEBA" w14:textId="77777777" w:rsidR="007F28AE" w:rsidRPr="00D97445" w:rsidRDefault="007F28AE" w:rsidP="00C102AE">
      <w:pPr>
        <w:pStyle w:val="TableBullet"/>
        <w:numPr>
          <w:ilvl w:val="1"/>
          <w:numId w:val="34"/>
        </w:numPr>
        <w:spacing w:after="0"/>
        <w:ind w:left="1008"/>
        <w:contextualSpacing w:val="0"/>
        <w:rPr>
          <w:rFonts w:asciiTheme="minorHAnsi" w:hAnsiTheme="minorHAnsi"/>
          <w:color w:val="5E5E5E" w:themeColor="accent5" w:themeShade="80"/>
        </w:rPr>
      </w:pPr>
      <w:r w:rsidRPr="00D97445">
        <w:rPr>
          <w:rFonts w:asciiTheme="minorHAnsi" w:hAnsiTheme="minorHAnsi"/>
          <w:color w:val="5E5E5E" w:themeColor="accent5" w:themeShade="80"/>
        </w:rPr>
        <w:t>Description;</w:t>
      </w:r>
    </w:p>
    <w:p w14:paraId="3DEBAEBB" w14:textId="77777777" w:rsidR="007F28AE" w:rsidRPr="00D97445" w:rsidRDefault="007F28AE" w:rsidP="00C102AE">
      <w:pPr>
        <w:pStyle w:val="TableBullet"/>
        <w:numPr>
          <w:ilvl w:val="1"/>
          <w:numId w:val="34"/>
        </w:numPr>
        <w:spacing w:after="0"/>
        <w:ind w:left="1008"/>
        <w:contextualSpacing w:val="0"/>
        <w:rPr>
          <w:rFonts w:asciiTheme="minorHAnsi" w:hAnsiTheme="minorHAnsi"/>
          <w:color w:val="5E5E5E" w:themeColor="accent5" w:themeShade="80"/>
        </w:rPr>
      </w:pPr>
      <w:r w:rsidRPr="00D97445">
        <w:rPr>
          <w:rFonts w:asciiTheme="minorHAnsi" w:hAnsiTheme="minorHAnsi"/>
          <w:color w:val="5E5E5E" w:themeColor="accent5" w:themeShade="80"/>
        </w:rPr>
        <w:t>Title;</w:t>
      </w:r>
    </w:p>
    <w:p w14:paraId="3DEBAEBC" w14:textId="349AA000" w:rsidR="007F28AE" w:rsidRDefault="007F28AE" w:rsidP="00C102AE">
      <w:pPr>
        <w:pStyle w:val="TableBullet"/>
        <w:numPr>
          <w:ilvl w:val="1"/>
          <w:numId w:val="34"/>
        </w:numPr>
        <w:spacing w:after="0"/>
        <w:ind w:left="1008"/>
        <w:contextualSpacing w:val="0"/>
        <w:rPr>
          <w:ins w:id="1022" w:author="Kraig Hughes" w:date="2021-03-12T15:16:00Z"/>
          <w:rFonts w:asciiTheme="minorHAnsi" w:hAnsiTheme="minorHAnsi"/>
          <w:color w:val="5E5E5E" w:themeColor="accent5" w:themeShade="80"/>
        </w:rPr>
      </w:pPr>
      <w:r w:rsidRPr="00D97445">
        <w:rPr>
          <w:rFonts w:asciiTheme="minorHAnsi" w:hAnsiTheme="minorHAnsi"/>
          <w:color w:val="5E5E5E" w:themeColor="accent5" w:themeShade="80"/>
        </w:rPr>
        <w:t>Body of the view;</w:t>
      </w:r>
    </w:p>
    <w:p w14:paraId="2AF8E157" w14:textId="77777777" w:rsidR="00BE400E" w:rsidRPr="00D97445" w:rsidRDefault="00BE400E" w:rsidP="00BE400E">
      <w:pPr>
        <w:pStyle w:val="TableBullet"/>
        <w:numPr>
          <w:ilvl w:val="0"/>
          <w:numId w:val="0"/>
        </w:numPr>
        <w:spacing w:after="0"/>
        <w:ind w:left="720"/>
        <w:contextualSpacing w:val="0"/>
        <w:rPr>
          <w:rFonts w:asciiTheme="minorHAnsi" w:hAnsiTheme="minorHAnsi"/>
          <w:color w:val="5E5E5E" w:themeColor="accent5" w:themeShade="80"/>
        </w:rPr>
        <w:pPrChange w:id="1023" w:author="Kraig Hughes" w:date="2021-03-12T15:16:00Z">
          <w:pPr>
            <w:pStyle w:val="TableBullet"/>
            <w:numPr>
              <w:ilvl w:val="1"/>
              <w:numId w:val="34"/>
            </w:numPr>
            <w:spacing w:after="0"/>
            <w:ind w:left="1008" w:hanging="360"/>
            <w:contextualSpacing w:val="0"/>
          </w:pPr>
        </w:pPrChange>
      </w:pPr>
    </w:p>
    <w:p w14:paraId="3DEBAEBD" w14:textId="77777777" w:rsidR="00051AF1" w:rsidRDefault="00051AF1" w:rsidP="00051AF1">
      <w:pPr>
        <w:pStyle w:val="Heading2"/>
      </w:pPr>
      <w:bookmarkStart w:id="1024" w:name="_Toc33791661"/>
      <w:r>
        <w:t>Description</w:t>
      </w:r>
      <w:bookmarkEnd w:id="1024"/>
    </w:p>
    <w:p w14:paraId="3DEBAEBE" w14:textId="416B04E2" w:rsidR="007F28AE" w:rsidDel="00BE400E" w:rsidRDefault="007F28AE" w:rsidP="00051AF1">
      <w:pPr>
        <w:rPr>
          <w:del w:id="1025" w:author="Kraig Hughes" w:date="2021-03-12T15:16:00Z"/>
          <w:sz w:val="21"/>
          <w:szCs w:val="21"/>
        </w:rPr>
      </w:pPr>
    </w:p>
    <w:p w14:paraId="3DEBAEBF" w14:textId="77777777" w:rsidR="007F28AE" w:rsidRPr="00D97445" w:rsidRDefault="007F28AE" w:rsidP="00C102AE">
      <w:pPr>
        <w:pStyle w:val="TableBullet"/>
        <w:numPr>
          <w:ilvl w:val="1"/>
          <w:numId w:val="47"/>
        </w:numPr>
        <w:spacing w:after="0"/>
        <w:ind w:left="72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Description must follow the title of the view in a separate line with no extra tabs added;</w:t>
      </w:r>
    </w:p>
    <w:p w14:paraId="3DEBAEC0" w14:textId="77777777" w:rsidR="007F28AE" w:rsidRPr="00D97445" w:rsidRDefault="007F28AE" w:rsidP="00C102AE">
      <w:pPr>
        <w:pStyle w:val="TableBullet"/>
        <w:numPr>
          <w:ilvl w:val="1"/>
          <w:numId w:val="47"/>
        </w:numPr>
        <w:spacing w:after="0"/>
        <w:ind w:left="72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Description must include the following elements:</w:t>
      </w:r>
    </w:p>
    <w:p w14:paraId="3DEBAEC1" w14:textId="77777777" w:rsidR="007F28AE" w:rsidRPr="00D97445" w:rsidRDefault="007F28AE" w:rsidP="00C102AE">
      <w:pPr>
        <w:pStyle w:val="ListParagraph"/>
        <w:numPr>
          <w:ilvl w:val="2"/>
          <w:numId w:val="47"/>
        </w:numPr>
        <w:spacing w:before="0" w:after="0" w:line="240" w:lineRule="auto"/>
        <w:ind w:left="1440"/>
        <w:rPr>
          <w:color w:val="5E5E5E" w:themeColor="accent5" w:themeShade="80"/>
        </w:rPr>
      </w:pPr>
      <w:r w:rsidRPr="00D97445">
        <w:rPr>
          <w:b/>
          <w:i/>
          <w:color w:val="5E5E5E" w:themeColor="accent5" w:themeShade="80"/>
        </w:rPr>
        <w:t>View:</w:t>
      </w:r>
      <w:r w:rsidRPr="00D97445">
        <w:rPr>
          <w:color w:val="5E5E5E" w:themeColor="accent5" w:themeShade="80"/>
        </w:rPr>
        <w:t xml:space="preserve"> The full name of the view including schema owner’s name;</w:t>
      </w:r>
    </w:p>
    <w:p w14:paraId="3DEBAEC2" w14:textId="77777777" w:rsidR="007F28AE" w:rsidRPr="00D97445" w:rsidRDefault="007F28AE" w:rsidP="00C102AE">
      <w:pPr>
        <w:pStyle w:val="ListParagraph"/>
        <w:numPr>
          <w:ilvl w:val="2"/>
          <w:numId w:val="47"/>
        </w:numPr>
        <w:spacing w:before="0" w:after="0" w:line="240" w:lineRule="auto"/>
        <w:ind w:left="1440"/>
        <w:rPr>
          <w:color w:val="5E5E5E" w:themeColor="accent5" w:themeShade="80"/>
        </w:rPr>
      </w:pPr>
      <w:r w:rsidRPr="00D97445">
        <w:rPr>
          <w:b/>
          <w:i/>
          <w:color w:val="5E5E5E" w:themeColor="accent5" w:themeShade="80"/>
        </w:rPr>
        <w:t>Used by:</w:t>
      </w:r>
      <w:r w:rsidRPr="00D97445">
        <w:rPr>
          <w:color w:val="5E5E5E" w:themeColor="accent5" w:themeShade="80"/>
        </w:rPr>
        <w:t xml:space="preserve"> The name of an application, module, report, solution, etc. that primarily uses the view;</w:t>
      </w:r>
    </w:p>
    <w:p w14:paraId="3DEBAEC3" w14:textId="77777777" w:rsidR="007F28AE" w:rsidRPr="00D97445" w:rsidRDefault="007F28AE" w:rsidP="00C102AE">
      <w:pPr>
        <w:pStyle w:val="ListParagraph"/>
        <w:numPr>
          <w:ilvl w:val="2"/>
          <w:numId w:val="47"/>
        </w:numPr>
        <w:spacing w:before="0" w:after="0" w:line="240" w:lineRule="auto"/>
        <w:ind w:left="1440"/>
        <w:rPr>
          <w:color w:val="5E5E5E" w:themeColor="accent5" w:themeShade="80"/>
        </w:rPr>
      </w:pPr>
      <w:r w:rsidRPr="00D97445">
        <w:rPr>
          <w:b/>
          <w:i/>
          <w:color w:val="5E5E5E" w:themeColor="accent5" w:themeShade="80"/>
        </w:rPr>
        <w:t>Notes:</w:t>
      </w:r>
      <w:r w:rsidRPr="00D97445">
        <w:rPr>
          <w:color w:val="5E5E5E" w:themeColor="accent5" w:themeShade="80"/>
        </w:rPr>
        <w:t xml:space="preserve"> A description of what the view does, or any other relevant information regarding the view;</w:t>
      </w:r>
    </w:p>
    <w:p w14:paraId="3DEBAEC4" w14:textId="77777777" w:rsidR="007F28AE" w:rsidRPr="00D97445" w:rsidRDefault="007F28AE" w:rsidP="00C102AE">
      <w:pPr>
        <w:pStyle w:val="ListParagraph"/>
        <w:numPr>
          <w:ilvl w:val="2"/>
          <w:numId w:val="47"/>
        </w:numPr>
        <w:spacing w:before="0" w:after="0" w:line="240" w:lineRule="auto"/>
        <w:ind w:left="1440"/>
        <w:rPr>
          <w:color w:val="5E5E5E" w:themeColor="accent5" w:themeShade="80"/>
        </w:rPr>
      </w:pPr>
      <w:r w:rsidRPr="00D97445">
        <w:rPr>
          <w:b/>
          <w:i/>
          <w:color w:val="5E5E5E" w:themeColor="accent5" w:themeShade="80"/>
        </w:rPr>
        <w:t>Modification History:</w:t>
      </w:r>
      <w:r w:rsidRPr="00D97445">
        <w:rPr>
          <w:color w:val="5E5E5E" w:themeColor="accent5" w:themeShade="80"/>
        </w:rPr>
        <w:t xml:space="preserve"> This section has several data elements. Note that the first entry holds data related to the creation of the view;</w:t>
      </w:r>
    </w:p>
    <w:p w14:paraId="3DEBAEC5" w14:textId="77777777" w:rsidR="007F28AE" w:rsidRPr="00D97445" w:rsidRDefault="007F28AE" w:rsidP="00C102AE">
      <w:pPr>
        <w:pStyle w:val="ListParagraph"/>
        <w:numPr>
          <w:ilvl w:val="3"/>
          <w:numId w:val="47"/>
        </w:numPr>
        <w:spacing w:before="0" w:after="0" w:line="240" w:lineRule="auto"/>
        <w:ind w:left="2160"/>
        <w:rPr>
          <w:color w:val="5E5E5E" w:themeColor="accent5" w:themeShade="80"/>
        </w:rPr>
      </w:pPr>
      <w:r w:rsidRPr="00D97445">
        <w:rPr>
          <w:b/>
          <w:i/>
          <w:color w:val="5E5E5E" w:themeColor="accent5" w:themeShade="80"/>
        </w:rPr>
        <w:t>Date:</w:t>
      </w:r>
      <w:r w:rsidRPr="00D97445">
        <w:rPr>
          <w:color w:val="5E5E5E" w:themeColor="accent5" w:themeShade="80"/>
        </w:rPr>
        <w:t xml:space="preserve"> Date of the modification</w:t>
      </w:r>
    </w:p>
    <w:p w14:paraId="3DEBAEC6" w14:textId="77777777" w:rsidR="007F28AE" w:rsidRPr="00D97445" w:rsidRDefault="007F28AE" w:rsidP="00C102AE">
      <w:pPr>
        <w:pStyle w:val="ListParagraph"/>
        <w:numPr>
          <w:ilvl w:val="3"/>
          <w:numId w:val="47"/>
        </w:numPr>
        <w:spacing w:before="0" w:after="0" w:line="240" w:lineRule="auto"/>
        <w:ind w:left="2160"/>
        <w:rPr>
          <w:color w:val="5E5E5E" w:themeColor="accent5" w:themeShade="80"/>
        </w:rPr>
      </w:pPr>
      <w:r w:rsidRPr="00D97445">
        <w:rPr>
          <w:b/>
          <w:i/>
          <w:color w:val="5E5E5E" w:themeColor="accent5" w:themeShade="80"/>
        </w:rPr>
        <w:t>Modified By:</w:t>
      </w:r>
      <w:r w:rsidRPr="00D97445">
        <w:rPr>
          <w:color w:val="5E5E5E" w:themeColor="accent5" w:themeShade="80"/>
        </w:rPr>
        <w:t xml:space="preserve"> Developer who made the modification</w:t>
      </w:r>
    </w:p>
    <w:p w14:paraId="3DEBAEC7" w14:textId="77777777" w:rsidR="007F28AE" w:rsidRPr="00D97445" w:rsidRDefault="007F28AE" w:rsidP="00C102AE">
      <w:pPr>
        <w:pStyle w:val="ListParagraph"/>
        <w:numPr>
          <w:ilvl w:val="3"/>
          <w:numId w:val="47"/>
        </w:numPr>
        <w:spacing w:before="0" w:after="0" w:line="240" w:lineRule="auto"/>
        <w:ind w:left="2160"/>
        <w:rPr>
          <w:color w:val="5E5E5E" w:themeColor="accent5" w:themeShade="80"/>
        </w:rPr>
      </w:pPr>
      <w:r w:rsidRPr="00D97445">
        <w:rPr>
          <w:b/>
          <w:i/>
          <w:color w:val="5E5E5E" w:themeColor="accent5" w:themeShade="80"/>
        </w:rPr>
        <w:lastRenderedPageBreak/>
        <w:t>Change Description:</w:t>
      </w:r>
      <w:r w:rsidRPr="00D97445">
        <w:rPr>
          <w:color w:val="5E5E5E" w:themeColor="accent5" w:themeShade="80"/>
        </w:rPr>
        <w:t xml:space="preserve"> Any notes relevant to the modification in question;</w:t>
      </w:r>
    </w:p>
    <w:p w14:paraId="3DEBAEC8" w14:textId="77777777" w:rsidR="007F28AE" w:rsidRPr="00D97445" w:rsidRDefault="007F28AE" w:rsidP="007F28AE">
      <w:pPr>
        <w:ind w:left="720"/>
        <w:rPr>
          <w:color w:val="5E5E5E" w:themeColor="accent5" w:themeShade="80"/>
          <w:u w:val="single"/>
        </w:rPr>
      </w:pPr>
      <w:r w:rsidRPr="00D97445">
        <w:rPr>
          <w:color w:val="5E5E5E" w:themeColor="accent5" w:themeShade="80"/>
          <w:u w:val="single"/>
        </w:rPr>
        <w:t>Example</w:t>
      </w:r>
    </w:p>
    <w:p w14:paraId="3DEBAEC9" w14:textId="77777777" w:rsidR="007F28AE" w:rsidRPr="00D97445" w:rsidRDefault="007F28AE" w:rsidP="007F28AE">
      <w:pPr>
        <w:pStyle w:val="TableBullet"/>
        <w:numPr>
          <w:ilvl w:val="0"/>
          <w:numId w:val="0"/>
        </w:numPr>
        <w:ind w:left="1440"/>
        <w:rPr>
          <w:rFonts w:asciiTheme="minorHAnsi" w:hAnsiTheme="minorHAnsi" w:cs="Courier New"/>
          <w:color w:val="5E5E5E" w:themeColor="accent5" w:themeShade="80"/>
        </w:rPr>
      </w:pPr>
      <w:r w:rsidRPr="00D97445">
        <w:rPr>
          <w:rFonts w:asciiTheme="minorHAnsi" w:hAnsiTheme="minorHAnsi" w:cs="Courier New"/>
          <w:color w:val="5E5E5E" w:themeColor="accent5" w:themeShade="80"/>
        </w:rPr>
        <w:t>/*</w:t>
      </w:r>
      <w:r w:rsidRPr="00D97445">
        <w:rPr>
          <w:rFonts w:asciiTheme="minorHAnsi" w:hAnsiTheme="minorHAnsi" w:cs="Courier New"/>
          <w:color w:val="5E5E5E" w:themeColor="accent5" w:themeShade="80"/>
        </w:rPr>
        <w:br/>
        <w:t>----------------------------------------------------------------------------</w:t>
      </w:r>
      <w:r w:rsidRPr="00D97445">
        <w:rPr>
          <w:rFonts w:asciiTheme="minorHAnsi" w:hAnsiTheme="minorHAnsi" w:cs="Courier New"/>
          <w:color w:val="5E5E5E" w:themeColor="accent5" w:themeShade="80"/>
        </w:rPr>
        <w:br/>
        <w:t>View:</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dbo.vw_SnsByBranch</w:t>
      </w:r>
      <w:r w:rsidRPr="00D97445">
        <w:rPr>
          <w:rFonts w:asciiTheme="minorHAnsi" w:hAnsiTheme="minorHAnsi" w:cs="Courier New"/>
          <w:color w:val="5E5E5E" w:themeColor="accent5" w:themeShade="80"/>
        </w:rPr>
        <w:br/>
        <w:t>Used by:</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Service Process interface</w:t>
      </w:r>
      <w:r w:rsidRPr="00D97445">
        <w:rPr>
          <w:rFonts w:asciiTheme="minorHAnsi" w:hAnsiTheme="minorHAnsi" w:cs="Courier New"/>
          <w:color w:val="5E5E5E" w:themeColor="accent5" w:themeShade="80"/>
        </w:rPr>
        <w:br/>
        <w:t>Notes:</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Used to get service process name</w:t>
      </w:r>
      <w:r w:rsidRPr="00D97445">
        <w:rPr>
          <w:rFonts w:asciiTheme="minorHAnsi" w:hAnsiTheme="minorHAnsi" w:cs="Courier New"/>
          <w:color w:val="5E5E5E" w:themeColor="accent5" w:themeShade="80"/>
        </w:rPr>
        <w:br/>
        <w:t>Modification History:</w:t>
      </w:r>
      <w:r w:rsidRPr="00D97445">
        <w:rPr>
          <w:rFonts w:asciiTheme="minorHAnsi" w:hAnsiTheme="minorHAnsi" w:cs="Courier New"/>
          <w:color w:val="5E5E5E" w:themeColor="accent5" w:themeShade="80"/>
        </w:rPr>
        <w:br/>
        <w:t>Date</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Modified by</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Change Description</w:t>
      </w:r>
      <w:r w:rsidRPr="00D97445">
        <w:rPr>
          <w:rFonts w:asciiTheme="minorHAnsi" w:hAnsiTheme="minorHAnsi" w:cs="Courier New"/>
          <w:color w:val="5E5E5E" w:themeColor="accent5" w:themeShade="80"/>
        </w:rPr>
        <w:br/>
        <w:t>----------  ----------------------- -----------------------------</w:t>
      </w:r>
      <w:r w:rsidRPr="00D97445">
        <w:rPr>
          <w:rFonts w:asciiTheme="minorHAnsi" w:hAnsiTheme="minorHAnsi" w:cs="Courier New"/>
          <w:color w:val="5E5E5E" w:themeColor="accent5" w:themeShade="80"/>
        </w:rPr>
        <w:br/>
        <w:t>2012-05-01  Kraig Hughes            Initial Creation</w:t>
      </w:r>
      <w:r w:rsidRPr="00D97445">
        <w:rPr>
          <w:rFonts w:asciiTheme="minorHAnsi" w:hAnsiTheme="minorHAnsi" w:cs="Courier New"/>
          <w:color w:val="5E5E5E" w:themeColor="accent5" w:themeShade="80"/>
        </w:rPr>
        <w:br/>
        <w:t>2014-12-19</w:t>
      </w:r>
      <w:r w:rsidRPr="00D97445">
        <w:rPr>
          <w:rFonts w:asciiTheme="minorHAnsi" w:hAnsiTheme="minorHAnsi" w:cs="Courier New"/>
          <w:color w:val="5E5E5E" w:themeColor="accent5" w:themeShade="80"/>
        </w:rPr>
        <w:tab/>
        <w:t>Kraig Hughes</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Updated Where clause to</w:t>
      </w:r>
      <w:r w:rsidRPr="00D97445">
        <w:rPr>
          <w:rFonts w:asciiTheme="minorHAnsi" w:hAnsiTheme="minorHAnsi" w:cs="Courier New"/>
          <w:color w:val="5E5E5E" w:themeColor="accent5" w:themeShade="80"/>
        </w:rPr>
        <w:br/>
        <w:t xml:space="preserve">                                    reflect change in customers</w:t>
      </w:r>
      <w:r w:rsidRPr="00D97445">
        <w:rPr>
          <w:rFonts w:asciiTheme="minorHAnsi" w:hAnsiTheme="minorHAnsi" w:cs="Courier New"/>
          <w:color w:val="5E5E5E" w:themeColor="accent5" w:themeShade="80"/>
        </w:rPr>
        <w:br/>
        <w:t>----------------------------------------------------------------------------</w:t>
      </w:r>
    </w:p>
    <w:p w14:paraId="3DEBAECA" w14:textId="77777777" w:rsidR="007F28AE" w:rsidRPr="00D97445" w:rsidRDefault="007F28AE" w:rsidP="007F28AE">
      <w:pPr>
        <w:pStyle w:val="TableBullet"/>
        <w:numPr>
          <w:ilvl w:val="0"/>
          <w:numId w:val="0"/>
        </w:numPr>
        <w:ind w:left="1440"/>
        <w:rPr>
          <w:rFonts w:asciiTheme="minorHAnsi" w:hAnsiTheme="minorHAnsi" w:cs="TTE2898618t00"/>
          <w:color w:val="5E5E5E" w:themeColor="accent5" w:themeShade="80"/>
        </w:rPr>
      </w:pPr>
      <w:r w:rsidRPr="00D97445">
        <w:rPr>
          <w:rFonts w:asciiTheme="minorHAnsi" w:hAnsiTheme="minorHAnsi" w:cs="Courier New"/>
          <w:color w:val="5E5E5E" w:themeColor="accent5" w:themeShade="80"/>
        </w:rPr>
        <w:t>*/</w:t>
      </w:r>
    </w:p>
    <w:p w14:paraId="3DEBAECB" w14:textId="77777777" w:rsidR="00051AF1" w:rsidRDefault="00051AF1" w:rsidP="00051AF1">
      <w:pPr>
        <w:pStyle w:val="Heading2"/>
      </w:pPr>
      <w:bookmarkStart w:id="1026" w:name="_Toc33791662"/>
      <w:r>
        <w:t>Title</w:t>
      </w:r>
      <w:bookmarkEnd w:id="1026"/>
    </w:p>
    <w:p w14:paraId="3DEBAECC" w14:textId="43837003" w:rsidR="007F28AE" w:rsidRPr="0004399F" w:rsidDel="00BE400E" w:rsidRDefault="007F28AE" w:rsidP="00051AF1">
      <w:pPr>
        <w:rPr>
          <w:del w:id="1027" w:author="Kraig Hughes" w:date="2021-03-12T15:16:00Z"/>
          <w:color w:val="5E5E5E" w:themeColor="accent5" w:themeShade="80"/>
          <w:sz w:val="21"/>
          <w:szCs w:val="21"/>
        </w:rPr>
      </w:pPr>
    </w:p>
    <w:p w14:paraId="3DEBAECD" w14:textId="77777777" w:rsidR="007F28AE" w:rsidRPr="00D97445" w:rsidRDefault="007F28AE" w:rsidP="00C102AE">
      <w:pPr>
        <w:pStyle w:val="TableBullet"/>
        <w:numPr>
          <w:ilvl w:val="0"/>
          <w:numId w:val="48"/>
        </w:numPr>
        <w:spacing w:after="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CREATE/ALTER VIEW statement defines the title of a view and must be specified in a separate line;</w:t>
      </w:r>
    </w:p>
    <w:p w14:paraId="3DEBAECE" w14:textId="77777777" w:rsidR="007F28AE" w:rsidRPr="00D97445" w:rsidRDefault="007F28AE" w:rsidP="00C102AE">
      <w:pPr>
        <w:pStyle w:val="TableBullet"/>
        <w:numPr>
          <w:ilvl w:val="0"/>
          <w:numId w:val="48"/>
        </w:numPr>
        <w:spacing w:after="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Schema owner of the view must be explicitly provided in the CREATE/ALTER statement;</w:t>
      </w:r>
    </w:p>
    <w:p w14:paraId="3DEBAECF" w14:textId="77777777" w:rsidR="007F28AE" w:rsidRPr="00D97445" w:rsidRDefault="007F28AE" w:rsidP="00C102AE">
      <w:pPr>
        <w:pStyle w:val="TableBullet"/>
        <w:numPr>
          <w:ilvl w:val="0"/>
          <w:numId w:val="48"/>
        </w:numPr>
        <w:spacing w:after="0"/>
        <w:contextualSpacing w:val="0"/>
        <w:rPr>
          <w:rFonts w:asciiTheme="minorHAnsi" w:hAnsiTheme="minorHAnsi" w:cs="TTE2895370t00"/>
          <w:i/>
          <w:color w:val="5E5E5E" w:themeColor="accent5" w:themeShade="80"/>
        </w:rPr>
      </w:pPr>
      <w:r w:rsidRPr="00D97445">
        <w:rPr>
          <w:rFonts w:asciiTheme="minorHAnsi" w:hAnsiTheme="minorHAnsi" w:cs="TTE2898618t00"/>
          <w:color w:val="5E5E5E" w:themeColor="accent5" w:themeShade="80"/>
        </w:rPr>
        <w:lastRenderedPageBreak/>
        <w:t>WITH CHECK OPTION keywords have to be also specified in a separate line if applicable;</w:t>
      </w:r>
      <w:r w:rsidRPr="00D97445">
        <w:rPr>
          <w:rFonts w:asciiTheme="minorHAnsi" w:hAnsiTheme="minorHAnsi" w:cs="TTE2898618t00"/>
          <w:color w:val="5E5E5E" w:themeColor="accent5" w:themeShade="80"/>
        </w:rPr>
        <w:br/>
      </w:r>
    </w:p>
    <w:p w14:paraId="3DEBAED0" w14:textId="77777777" w:rsidR="007F28AE" w:rsidRPr="00D97445" w:rsidRDefault="007F28AE" w:rsidP="007F28AE">
      <w:pPr>
        <w:pStyle w:val="TableBullet"/>
        <w:numPr>
          <w:ilvl w:val="0"/>
          <w:numId w:val="0"/>
        </w:numPr>
        <w:ind w:left="342"/>
        <w:rPr>
          <w:rFonts w:asciiTheme="minorHAnsi" w:hAnsiTheme="minorHAnsi" w:cs="TTE2895370t00"/>
          <w:color w:val="5E5E5E" w:themeColor="accent5" w:themeShade="80"/>
          <w:u w:val="single"/>
        </w:rPr>
      </w:pPr>
      <w:r w:rsidRPr="00D97445">
        <w:rPr>
          <w:rFonts w:asciiTheme="minorHAnsi" w:hAnsiTheme="minorHAnsi" w:cs="TTE2895370t00"/>
          <w:color w:val="5E5E5E" w:themeColor="accent5" w:themeShade="80"/>
          <w:u w:val="single"/>
        </w:rPr>
        <w:t>Example:</w:t>
      </w:r>
    </w:p>
    <w:p w14:paraId="3DEBAED1" w14:textId="21E1EC9F" w:rsidR="007F28AE" w:rsidRDefault="007F28AE" w:rsidP="007F28AE">
      <w:pPr>
        <w:pStyle w:val="TableBullet"/>
        <w:numPr>
          <w:ilvl w:val="0"/>
          <w:numId w:val="0"/>
        </w:numPr>
        <w:ind w:left="1062"/>
        <w:rPr>
          <w:ins w:id="1028" w:author="Kraig Hughes" w:date="2021-03-12T15:16:00Z"/>
          <w:rFonts w:asciiTheme="minorHAnsi" w:hAnsiTheme="minorHAnsi" w:cs="Courier New"/>
          <w:color w:val="5E5E5E" w:themeColor="accent5" w:themeShade="80"/>
        </w:rPr>
      </w:pPr>
      <w:r w:rsidRPr="00D97445">
        <w:rPr>
          <w:rFonts w:asciiTheme="minorHAnsi" w:hAnsiTheme="minorHAnsi" w:cs="Courier New"/>
          <w:color w:val="5E5E5E" w:themeColor="accent5" w:themeShade="80"/>
        </w:rPr>
        <w:t>CREATE VIEW dbo.vw_ReportStatisticsAllCompanies</w:t>
      </w:r>
    </w:p>
    <w:p w14:paraId="733F5C1C" w14:textId="77777777" w:rsidR="00BE400E" w:rsidRPr="00D97445" w:rsidRDefault="00BE400E" w:rsidP="007F28AE">
      <w:pPr>
        <w:pStyle w:val="TableBullet"/>
        <w:numPr>
          <w:ilvl w:val="0"/>
          <w:numId w:val="0"/>
        </w:numPr>
        <w:ind w:left="1062"/>
        <w:rPr>
          <w:rFonts w:asciiTheme="minorHAnsi" w:hAnsiTheme="minorHAnsi" w:cs="Courier New"/>
          <w:color w:val="5E5E5E" w:themeColor="accent5" w:themeShade="80"/>
        </w:rPr>
      </w:pPr>
    </w:p>
    <w:p w14:paraId="3DEBAED2" w14:textId="77777777" w:rsidR="00051AF1" w:rsidRDefault="00051AF1" w:rsidP="00051AF1">
      <w:pPr>
        <w:pStyle w:val="Heading2"/>
      </w:pPr>
      <w:bookmarkStart w:id="1029" w:name="_Toc33791663"/>
      <w:r>
        <w:t>View Body</w:t>
      </w:r>
      <w:bookmarkEnd w:id="1029"/>
    </w:p>
    <w:p w14:paraId="3DEBAED3" w14:textId="6A9DFC68" w:rsidR="007F28AE" w:rsidRPr="0004399F" w:rsidDel="00BE400E" w:rsidRDefault="007F28AE" w:rsidP="00051AF1">
      <w:pPr>
        <w:rPr>
          <w:del w:id="1030" w:author="Kraig Hughes" w:date="2021-03-12T15:16:00Z"/>
          <w:color w:val="5E5E5E" w:themeColor="accent5" w:themeShade="80"/>
          <w:sz w:val="21"/>
          <w:szCs w:val="21"/>
        </w:rPr>
      </w:pPr>
    </w:p>
    <w:p w14:paraId="3DEBAED4" w14:textId="77777777" w:rsidR="007F28AE" w:rsidRPr="00D97445" w:rsidRDefault="007F28AE" w:rsidP="00C102AE">
      <w:pPr>
        <w:pStyle w:val="TableBullet"/>
        <w:numPr>
          <w:ilvl w:val="0"/>
          <w:numId w:val="34"/>
        </w:numPr>
        <w:spacing w:after="0"/>
        <w:contextualSpacing w:val="0"/>
        <w:rPr>
          <w:rFonts w:asciiTheme="minorHAnsi" w:hAnsiTheme="minorHAnsi"/>
          <w:color w:val="5E5E5E" w:themeColor="accent5" w:themeShade="80"/>
        </w:rPr>
      </w:pPr>
      <w:r w:rsidRPr="00D97445">
        <w:rPr>
          <w:rFonts w:asciiTheme="minorHAnsi" w:hAnsiTheme="minorHAnsi" w:cs="TTE2895370t00"/>
          <w:color w:val="5E5E5E" w:themeColor="accent5" w:themeShade="80"/>
        </w:rPr>
        <w:t xml:space="preserve">AS </w:t>
      </w:r>
      <w:r w:rsidRPr="00D97445">
        <w:rPr>
          <w:rFonts w:asciiTheme="minorHAnsi" w:hAnsiTheme="minorHAnsi"/>
          <w:color w:val="5E5E5E" w:themeColor="accent5" w:themeShade="80"/>
        </w:rPr>
        <w:t>keyword must to be specified in a new line after the Description section;</w:t>
      </w:r>
    </w:p>
    <w:p w14:paraId="3DEBAED5" w14:textId="77777777" w:rsidR="007F28AE" w:rsidRPr="00D97445" w:rsidRDefault="007F28AE" w:rsidP="00C102AE">
      <w:pPr>
        <w:pStyle w:val="TableBullet"/>
        <w:numPr>
          <w:ilvl w:val="0"/>
          <w:numId w:val="34"/>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Rules and standards for formatting will follow the Apex SQL Refactor template provided by the DBAs;</w:t>
      </w:r>
    </w:p>
    <w:p w14:paraId="3DEBAED6" w14:textId="77777777" w:rsidR="007F28AE" w:rsidRPr="00D97445" w:rsidRDefault="007F28AE" w:rsidP="007F28AE">
      <w:pPr>
        <w:pStyle w:val="TableBullet"/>
        <w:numPr>
          <w:ilvl w:val="0"/>
          <w:numId w:val="0"/>
        </w:numPr>
        <w:ind w:left="342"/>
        <w:rPr>
          <w:rFonts w:asciiTheme="minorHAnsi" w:hAnsiTheme="minorHAnsi"/>
          <w:color w:val="5E5E5E" w:themeColor="accent5" w:themeShade="80"/>
        </w:rPr>
      </w:pPr>
    </w:p>
    <w:p w14:paraId="3DEBAED7" w14:textId="77777777" w:rsidR="007F28AE" w:rsidRPr="00D97445" w:rsidRDefault="007F28AE" w:rsidP="007F28AE">
      <w:pPr>
        <w:pStyle w:val="TableBullet"/>
        <w:numPr>
          <w:ilvl w:val="0"/>
          <w:numId w:val="0"/>
        </w:numPr>
        <w:ind w:left="342"/>
        <w:rPr>
          <w:rFonts w:asciiTheme="minorHAnsi" w:hAnsiTheme="minorHAnsi" w:cs="TTE2895370t00"/>
          <w:color w:val="5E5E5E" w:themeColor="accent5" w:themeShade="80"/>
          <w:u w:val="single"/>
        </w:rPr>
      </w:pPr>
      <w:r w:rsidRPr="00D97445">
        <w:rPr>
          <w:rFonts w:asciiTheme="minorHAnsi" w:hAnsiTheme="minorHAnsi" w:cs="TTE2895370t00"/>
          <w:color w:val="5E5E5E" w:themeColor="accent5" w:themeShade="80"/>
          <w:u w:val="single"/>
        </w:rPr>
        <w:t>Example:</w:t>
      </w:r>
    </w:p>
    <w:p w14:paraId="3DEBAED8" w14:textId="77777777" w:rsidR="007F28AE" w:rsidRPr="00D97445" w:rsidRDefault="007F28AE" w:rsidP="007F28AE">
      <w:pPr>
        <w:autoSpaceDE w:val="0"/>
        <w:autoSpaceDN w:val="0"/>
        <w:adjustRightInd w:val="0"/>
        <w:ind w:left="720"/>
        <w:rPr>
          <w:rFonts w:cs="Courier New"/>
          <w:color w:val="5E5E5E" w:themeColor="accent5" w:themeShade="80"/>
        </w:rPr>
      </w:pPr>
      <w:r w:rsidRPr="00D97445">
        <w:rPr>
          <w:rFonts w:cs="Courier New"/>
          <w:color w:val="5E5E5E" w:themeColor="accent5" w:themeShade="80"/>
        </w:rPr>
        <w:t>-----------------------------------------------------------------------------</w:t>
      </w:r>
    </w:p>
    <w:p w14:paraId="3DEBAED9" w14:textId="77777777" w:rsidR="007F28AE" w:rsidRPr="00D97445" w:rsidRDefault="007F28AE" w:rsidP="007F28AE">
      <w:pPr>
        <w:autoSpaceDE w:val="0"/>
        <w:autoSpaceDN w:val="0"/>
        <w:adjustRightInd w:val="0"/>
        <w:ind w:left="720"/>
        <w:rPr>
          <w:rFonts w:cs="Courier New"/>
          <w:color w:val="5E5E5E" w:themeColor="accent5" w:themeShade="80"/>
        </w:rPr>
      </w:pPr>
      <w:r w:rsidRPr="00D97445">
        <w:rPr>
          <w:rFonts w:cs="Courier New"/>
          <w:color w:val="5E5E5E" w:themeColor="accent5" w:themeShade="80"/>
        </w:rPr>
        <w:t>View:</w:t>
      </w:r>
      <w:r w:rsidRPr="00D97445">
        <w:rPr>
          <w:rFonts w:cs="Courier New"/>
          <w:color w:val="5E5E5E" w:themeColor="accent5" w:themeShade="80"/>
        </w:rPr>
        <w:tab/>
      </w:r>
      <w:r w:rsidRPr="00D97445">
        <w:rPr>
          <w:rFonts w:cs="Courier New"/>
          <w:color w:val="5E5E5E" w:themeColor="accent5" w:themeShade="80"/>
        </w:rPr>
        <w:tab/>
      </w:r>
      <w:r w:rsidRPr="00D97445">
        <w:rPr>
          <w:rFonts w:cs="Courier New"/>
          <w:color w:val="5E5E5E" w:themeColor="accent5" w:themeShade="80"/>
        </w:rPr>
        <w:tab/>
        <w:t>dbo.vw_LastDayPerformance</w:t>
      </w:r>
    </w:p>
    <w:p w14:paraId="3DEBAEDA" w14:textId="77777777" w:rsidR="007F28AE" w:rsidRPr="00D97445" w:rsidRDefault="007F28AE" w:rsidP="007F28AE">
      <w:pPr>
        <w:autoSpaceDE w:val="0"/>
        <w:autoSpaceDN w:val="0"/>
        <w:adjustRightInd w:val="0"/>
        <w:ind w:left="720"/>
        <w:rPr>
          <w:rFonts w:cs="Courier New"/>
          <w:color w:val="5E5E5E" w:themeColor="accent5" w:themeShade="80"/>
        </w:rPr>
      </w:pPr>
      <w:r w:rsidRPr="00D97445">
        <w:rPr>
          <w:rFonts w:cs="Courier New"/>
          <w:color w:val="5E5E5E" w:themeColor="accent5" w:themeShade="80"/>
        </w:rPr>
        <w:t>Used by:</w:t>
      </w:r>
      <w:r w:rsidRPr="00D97445">
        <w:rPr>
          <w:rFonts w:cs="Courier New"/>
          <w:color w:val="5E5E5E" w:themeColor="accent5" w:themeShade="80"/>
        </w:rPr>
        <w:tab/>
      </w:r>
      <w:r w:rsidRPr="00D97445">
        <w:rPr>
          <w:rFonts w:cs="Courier New"/>
          <w:color w:val="5E5E5E" w:themeColor="accent5" w:themeShade="80"/>
        </w:rPr>
        <w:tab/>
        <w:t>Meter Configuration Performance Application</w:t>
      </w:r>
    </w:p>
    <w:p w14:paraId="3DEBAEDB" w14:textId="77777777" w:rsidR="007F28AE" w:rsidRPr="00D97445" w:rsidRDefault="007F28AE" w:rsidP="007F28AE">
      <w:pPr>
        <w:autoSpaceDE w:val="0"/>
        <w:autoSpaceDN w:val="0"/>
        <w:adjustRightInd w:val="0"/>
        <w:ind w:left="720"/>
        <w:rPr>
          <w:rFonts w:cs="Courier New"/>
          <w:color w:val="5E5E5E" w:themeColor="accent5" w:themeShade="80"/>
        </w:rPr>
      </w:pPr>
      <w:r w:rsidRPr="00D97445">
        <w:rPr>
          <w:rFonts w:cs="Courier New"/>
          <w:color w:val="5E5E5E" w:themeColor="accent5" w:themeShade="80"/>
        </w:rPr>
        <w:t>Notes:</w:t>
      </w:r>
      <w:r w:rsidRPr="00D97445">
        <w:rPr>
          <w:rFonts w:cs="Courier New"/>
          <w:color w:val="5E5E5E" w:themeColor="accent5" w:themeShade="80"/>
        </w:rPr>
        <w:tab/>
      </w:r>
      <w:r w:rsidRPr="00D97445">
        <w:rPr>
          <w:rFonts w:cs="Courier New"/>
          <w:color w:val="5E5E5E" w:themeColor="accent5" w:themeShade="80"/>
        </w:rPr>
        <w:tab/>
        <w:t>Used to get previous day's mfg performance metrics</w:t>
      </w:r>
    </w:p>
    <w:p w14:paraId="3DEBAEDC" w14:textId="77777777" w:rsidR="007F28AE" w:rsidRPr="00D97445" w:rsidRDefault="007F28AE" w:rsidP="007F28AE">
      <w:pPr>
        <w:autoSpaceDE w:val="0"/>
        <w:autoSpaceDN w:val="0"/>
        <w:adjustRightInd w:val="0"/>
        <w:ind w:left="720"/>
        <w:rPr>
          <w:rFonts w:cs="Courier New"/>
          <w:color w:val="5E5E5E" w:themeColor="accent5" w:themeShade="80"/>
        </w:rPr>
      </w:pPr>
      <w:r w:rsidRPr="00D97445">
        <w:rPr>
          <w:rFonts w:cs="Courier New"/>
          <w:color w:val="5E5E5E" w:themeColor="accent5" w:themeShade="80"/>
        </w:rPr>
        <w:t>Modification History:</w:t>
      </w:r>
    </w:p>
    <w:p w14:paraId="3DEBAEDD" w14:textId="77777777" w:rsidR="007F28AE" w:rsidRPr="00D97445" w:rsidRDefault="007F28AE" w:rsidP="007F28AE">
      <w:pPr>
        <w:autoSpaceDE w:val="0"/>
        <w:autoSpaceDN w:val="0"/>
        <w:adjustRightInd w:val="0"/>
        <w:ind w:left="720"/>
        <w:rPr>
          <w:rFonts w:cs="Courier New"/>
          <w:color w:val="5E5E5E" w:themeColor="accent5" w:themeShade="80"/>
        </w:rPr>
      </w:pPr>
      <w:r w:rsidRPr="00D97445">
        <w:rPr>
          <w:rFonts w:cs="Courier New"/>
          <w:color w:val="5E5E5E" w:themeColor="accent5" w:themeShade="80"/>
        </w:rPr>
        <w:t>Date</w:t>
      </w:r>
      <w:r w:rsidRPr="00D97445">
        <w:rPr>
          <w:rFonts w:cs="Courier New"/>
          <w:color w:val="5E5E5E" w:themeColor="accent5" w:themeShade="80"/>
        </w:rPr>
        <w:tab/>
      </w:r>
      <w:r w:rsidRPr="00D97445">
        <w:rPr>
          <w:rFonts w:cs="Courier New"/>
          <w:color w:val="5E5E5E" w:themeColor="accent5" w:themeShade="80"/>
        </w:rPr>
        <w:tab/>
        <w:t>Modified by            Change Description</w:t>
      </w:r>
    </w:p>
    <w:p w14:paraId="3DEBAEDE" w14:textId="77777777" w:rsidR="007F28AE" w:rsidRDefault="007F28AE" w:rsidP="007F28AE">
      <w:pPr>
        <w:autoSpaceDE w:val="0"/>
        <w:autoSpaceDN w:val="0"/>
        <w:adjustRightInd w:val="0"/>
        <w:ind w:left="720"/>
        <w:rPr>
          <w:ins w:id="1031" w:author="Deb Will-Jochman" w:date="2020-04-21T15:12:00Z"/>
          <w:rFonts w:cs="Courier New"/>
          <w:color w:val="5E5E5E" w:themeColor="accent5" w:themeShade="80"/>
        </w:rPr>
      </w:pPr>
      <w:r w:rsidRPr="00D97445">
        <w:rPr>
          <w:rFonts w:cs="Courier New"/>
          <w:color w:val="5E5E5E" w:themeColor="accent5" w:themeShade="80"/>
        </w:rPr>
        <w:t>----------  ---------------------- -----------------------------</w:t>
      </w:r>
    </w:p>
    <w:p w14:paraId="0833D59F" w14:textId="77777777" w:rsidR="00A978B1" w:rsidRPr="00D97445" w:rsidRDefault="00A978B1" w:rsidP="007F28AE">
      <w:pPr>
        <w:autoSpaceDE w:val="0"/>
        <w:autoSpaceDN w:val="0"/>
        <w:adjustRightInd w:val="0"/>
        <w:ind w:left="720"/>
        <w:rPr>
          <w:rFonts w:cs="Courier New"/>
          <w:color w:val="5E5E5E" w:themeColor="accent5" w:themeShade="80"/>
        </w:rPr>
      </w:pPr>
    </w:p>
    <w:p w14:paraId="3DEBAEDF" w14:textId="77777777" w:rsidR="007F28AE" w:rsidRPr="00D97445" w:rsidRDefault="007F28AE" w:rsidP="007F28AE">
      <w:pPr>
        <w:autoSpaceDE w:val="0"/>
        <w:autoSpaceDN w:val="0"/>
        <w:adjustRightInd w:val="0"/>
        <w:ind w:left="720"/>
        <w:rPr>
          <w:rFonts w:cs="Courier New"/>
          <w:color w:val="5E5E5E" w:themeColor="accent5" w:themeShade="80"/>
        </w:rPr>
      </w:pPr>
      <w:r w:rsidRPr="00D97445">
        <w:rPr>
          <w:rFonts w:cs="Courier New"/>
          <w:color w:val="5E5E5E" w:themeColor="accent5" w:themeShade="80"/>
        </w:rPr>
        <w:t>2012-05-01  Kraig Hughes           Initial Creation</w:t>
      </w:r>
    </w:p>
    <w:p w14:paraId="3DEBAEE0" w14:textId="77777777" w:rsidR="007F28AE" w:rsidRPr="00D97445" w:rsidRDefault="007F28AE" w:rsidP="007F28AE">
      <w:pPr>
        <w:autoSpaceDE w:val="0"/>
        <w:autoSpaceDN w:val="0"/>
        <w:adjustRightInd w:val="0"/>
        <w:ind w:left="720"/>
        <w:rPr>
          <w:rFonts w:cs="Courier New"/>
          <w:color w:val="5E5E5E" w:themeColor="accent5" w:themeShade="80"/>
        </w:rPr>
      </w:pPr>
      <w:r w:rsidRPr="00D97445">
        <w:rPr>
          <w:rFonts w:cs="Courier New"/>
          <w:color w:val="5E5E5E" w:themeColor="accent5" w:themeShade="80"/>
        </w:rPr>
        <w:t>2014-12-19</w:t>
      </w:r>
      <w:r w:rsidRPr="00D97445">
        <w:rPr>
          <w:rFonts w:cs="Courier New"/>
          <w:color w:val="5E5E5E" w:themeColor="accent5" w:themeShade="80"/>
        </w:rPr>
        <w:tab/>
        <w:t>Kraig Hughes           Update Where Clause to reflect</w:t>
      </w:r>
    </w:p>
    <w:p w14:paraId="3DEBAEE1" w14:textId="77777777" w:rsidR="007F28AE" w:rsidRPr="00D97445" w:rsidRDefault="007F28AE" w:rsidP="007F28AE">
      <w:pPr>
        <w:autoSpaceDE w:val="0"/>
        <w:autoSpaceDN w:val="0"/>
        <w:adjustRightInd w:val="0"/>
        <w:ind w:left="720"/>
        <w:rPr>
          <w:rFonts w:cs="Courier New"/>
          <w:color w:val="5E5E5E" w:themeColor="accent5" w:themeShade="80"/>
        </w:rPr>
      </w:pPr>
      <w:r w:rsidRPr="00D97445">
        <w:rPr>
          <w:rFonts w:cs="Courier New"/>
          <w:color w:val="5E5E5E" w:themeColor="accent5" w:themeShade="80"/>
        </w:rPr>
        <w:t xml:space="preserve">                                   change in customers</w:t>
      </w:r>
    </w:p>
    <w:p w14:paraId="3DEBAEE2" w14:textId="77777777" w:rsidR="007F28AE" w:rsidRPr="00D97445" w:rsidRDefault="007F28AE" w:rsidP="007F28AE">
      <w:pPr>
        <w:autoSpaceDE w:val="0"/>
        <w:autoSpaceDN w:val="0"/>
        <w:adjustRightInd w:val="0"/>
        <w:ind w:left="720"/>
        <w:rPr>
          <w:rFonts w:cs="Courier New"/>
          <w:color w:val="5E5E5E" w:themeColor="accent5" w:themeShade="80"/>
        </w:rPr>
      </w:pPr>
      <w:r w:rsidRPr="00D97445">
        <w:rPr>
          <w:rFonts w:cs="Courier New"/>
          <w:color w:val="5E5E5E" w:themeColor="accent5" w:themeShade="80"/>
        </w:rPr>
        <w:t>-----------------------------------------------------------------------------</w:t>
      </w:r>
    </w:p>
    <w:p w14:paraId="3DEBAEE3" w14:textId="77777777" w:rsidR="007F28AE" w:rsidRPr="00D97445" w:rsidRDefault="007F28AE" w:rsidP="007F28AE">
      <w:pPr>
        <w:autoSpaceDE w:val="0"/>
        <w:autoSpaceDN w:val="0"/>
        <w:adjustRightInd w:val="0"/>
        <w:ind w:left="720"/>
        <w:rPr>
          <w:rFonts w:cs="Courier New"/>
          <w:color w:val="5E5E5E" w:themeColor="accent5" w:themeShade="80"/>
        </w:rPr>
      </w:pPr>
      <w:r w:rsidRPr="00D97445">
        <w:rPr>
          <w:rFonts w:cs="Courier New"/>
          <w:color w:val="5E5E5E" w:themeColor="accent5" w:themeShade="80"/>
        </w:rPr>
        <w:t>CREATE VIEW dbo.vw_LastDayPerformance</w:t>
      </w:r>
    </w:p>
    <w:p w14:paraId="3DEBAEE4" w14:textId="77777777" w:rsidR="007F28AE" w:rsidRPr="00D97445" w:rsidRDefault="007F28AE" w:rsidP="007F28AE">
      <w:pPr>
        <w:autoSpaceDE w:val="0"/>
        <w:autoSpaceDN w:val="0"/>
        <w:adjustRightInd w:val="0"/>
        <w:ind w:left="720"/>
        <w:rPr>
          <w:rFonts w:cs="Courier New"/>
          <w:color w:val="5E5E5E" w:themeColor="accent5" w:themeShade="80"/>
        </w:rPr>
      </w:pPr>
      <w:r w:rsidRPr="00D97445">
        <w:rPr>
          <w:rFonts w:cs="Courier New"/>
          <w:color w:val="5E5E5E" w:themeColor="accent5" w:themeShade="80"/>
        </w:rPr>
        <w:t>AS</w:t>
      </w:r>
    </w:p>
    <w:p w14:paraId="3DEBAEE5" w14:textId="77777777" w:rsidR="007F28AE" w:rsidRPr="00D97445" w:rsidRDefault="007F28AE" w:rsidP="007F28AE">
      <w:pPr>
        <w:autoSpaceDE w:val="0"/>
        <w:autoSpaceDN w:val="0"/>
        <w:adjustRightInd w:val="0"/>
        <w:ind w:left="720"/>
        <w:rPr>
          <w:rFonts w:cs="Courier New"/>
          <w:color w:val="5E5E5E" w:themeColor="accent5" w:themeShade="80"/>
        </w:rPr>
      </w:pPr>
      <w:r w:rsidRPr="00D97445">
        <w:rPr>
          <w:rFonts w:cs="Courier New"/>
          <w:color w:val="5E5E5E" w:themeColor="accent5" w:themeShade="80"/>
        </w:rPr>
        <w:tab/>
        <w:t xml:space="preserve">SELECT </w:t>
      </w:r>
    </w:p>
    <w:p w14:paraId="3DEBAEE6" w14:textId="77777777" w:rsidR="007F28AE" w:rsidRPr="00D97445" w:rsidRDefault="007F28AE" w:rsidP="007F28AE">
      <w:pPr>
        <w:autoSpaceDE w:val="0"/>
        <w:autoSpaceDN w:val="0"/>
        <w:adjustRightInd w:val="0"/>
        <w:ind w:left="720"/>
        <w:rPr>
          <w:rFonts w:cs="Courier New"/>
          <w:color w:val="5E5E5E" w:themeColor="accent5" w:themeShade="80"/>
        </w:rPr>
      </w:pPr>
      <w:r w:rsidRPr="00D97445">
        <w:rPr>
          <w:rFonts w:cs="Courier New"/>
          <w:color w:val="5E5E5E" w:themeColor="accent5" w:themeShade="80"/>
        </w:rPr>
        <w:tab/>
        <w:t xml:space="preserve">     LineName</w:t>
      </w:r>
    </w:p>
    <w:p w14:paraId="3DEBAEE7" w14:textId="77777777" w:rsidR="007F28AE" w:rsidRPr="00D97445" w:rsidRDefault="007F28AE" w:rsidP="007F28AE">
      <w:pPr>
        <w:autoSpaceDE w:val="0"/>
        <w:autoSpaceDN w:val="0"/>
        <w:adjustRightInd w:val="0"/>
        <w:ind w:left="720"/>
        <w:rPr>
          <w:rFonts w:cs="Courier New"/>
          <w:color w:val="5E5E5E" w:themeColor="accent5" w:themeShade="80"/>
        </w:rPr>
      </w:pPr>
      <w:r w:rsidRPr="00D97445">
        <w:rPr>
          <w:rFonts w:cs="Courier New"/>
          <w:color w:val="5E5E5E" w:themeColor="accent5" w:themeShade="80"/>
        </w:rPr>
        <w:tab/>
        <w:t xml:space="preserve">    ,Operator</w:t>
      </w:r>
    </w:p>
    <w:p w14:paraId="3DEBAEE8" w14:textId="77777777" w:rsidR="007F28AE" w:rsidRPr="00D97445" w:rsidRDefault="007F28AE" w:rsidP="007F28AE">
      <w:pPr>
        <w:autoSpaceDE w:val="0"/>
        <w:autoSpaceDN w:val="0"/>
        <w:adjustRightInd w:val="0"/>
        <w:ind w:left="720"/>
        <w:rPr>
          <w:rFonts w:cs="Courier New"/>
          <w:color w:val="5E5E5E" w:themeColor="accent5" w:themeShade="80"/>
        </w:rPr>
      </w:pPr>
      <w:r w:rsidRPr="00D97445">
        <w:rPr>
          <w:rFonts w:cs="Courier New"/>
          <w:color w:val="5E5E5E" w:themeColor="accent5" w:themeShade="80"/>
        </w:rPr>
        <w:tab/>
        <w:t xml:space="preserve">    ,Quantity</w:t>
      </w:r>
    </w:p>
    <w:p w14:paraId="3DEBAEE9" w14:textId="77777777" w:rsidR="007F28AE" w:rsidRPr="00D97445" w:rsidRDefault="007F28AE" w:rsidP="007F28AE">
      <w:pPr>
        <w:autoSpaceDE w:val="0"/>
        <w:autoSpaceDN w:val="0"/>
        <w:adjustRightInd w:val="0"/>
        <w:ind w:left="720"/>
        <w:rPr>
          <w:rFonts w:cs="Courier New"/>
          <w:color w:val="5E5E5E" w:themeColor="accent5" w:themeShade="80"/>
        </w:rPr>
      </w:pPr>
      <w:r w:rsidRPr="00D97445">
        <w:rPr>
          <w:rFonts w:cs="Courier New"/>
          <w:color w:val="5E5E5E" w:themeColor="accent5" w:themeShade="80"/>
        </w:rPr>
        <w:tab/>
        <w:t xml:space="preserve">    ,StartTime</w:t>
      </w:r>
    </w:p>
    <w:p w14:paraId="3DEBAEEA" w14:textId="77777777" w:rsidR="007F28AE" w:rsidRPr="00D97445" w:rsidRDefault="007F28AE" w:rsidP="007F28AE">
      <w:pPr>
        <w:autoSpaceDE w:val="0"/>
        <w:autoSpaceDN w:val="0"/>
        <w:adjustRightInd w:val="0"/>
        <w:ind w:left="720"/>
        <w:rPr>
          <w:rFonts w:cs="Courier New"/>
          <w:color w:val="5E5E5E" w:themeColor="accent5" w:themeShade="80"/>
        </w:rPr>
      </w:pPr>
      <w:r w:rsidRPr="00D97445">
        <w:rPr>
          <w:rFonts w:cs="Courier New"/>
          <w:color w:val="5E5E5E" w:themeColor="accent5" w:themeShade="80"/>
        </w:rPr>
        <w:tab/>
        <w:t xml:space="preserve">    ,EndTime</w:t>
      </w:r>
    </w:p>
    <w:p w14:paraId="3DEBAEEB" w14:textId="77777777" w:rsidR="007F28AE" w:rsidRPr="00D97445" w:rsidRDefault="007F28AE" w:rsidP="007F28AE">
      <w:pPr>
        <w:autoSpaceDE w:val="0"/>
        <w:autoSpaceDN w:val="0"/>
        <w:adjustRightInd w:val="0"/>
        <w:ind w:left="720"/>
        <w:rPr>
          <w:rFonts w:cs="Courier New"/>
          <w:color w:val="5E5E5E" w:themeColor="accent5" w:themeShade="80"/>
        </w:rPr>
      </w:pPr>
      <w:r w:rsidRPr="00D97445">
        <w:rPr>
          <w:rFonts w:cs="Courier New"/>
          <w:color w:val="5E5E5E" w:themeColor="accent5" w:themeShade="80"/>
        </w:rPr>
        <w:tab/>
        <w:t xml:space="preserve">    ,UnitsPerMin</w:t>
      </w:r>
    </w:p>
    <w:p w14:paraId="3DEBAEEC" w14:textId="77777777" w:rsidR="007F28AE" w:rsidRPr="00D97445" w:rsidRDefault="007F28AE" w:rsidP="007F28AE">
      <w:pPr>
        <w:autoSpaceDE w:val="0"/>
        <w:autoSpaceDN w:val="0"/>
        <w:adjustRightInd w:val="0"/>
        <w:ind w:left="720"/>
        <w:rPr>
          <w:rFonts w:cs="Courier New"/>
          <w:color w:val="5E5E5E" w:themeColor="accent5" w:themeShade="80"/>
        </w:rPr>
      </w:pPr>
      <w:r w:rsidRPr="00D97445">
        <w:rPr>
          <w:rFonts w:cs="Courier New"/>
          <w:color w:val="5E5E5E" w:themeColor="accent5" w:themeShade="80"/>
        </w:rPr>
        <w:tab/>
        <w:t xml:space="preserve">FROM </w:t>
      </w:r>
    </w:p>
    <w:p w14:paraId="3DEBAEED" w14:textId="77777777" w:rsidR="007F28AE" w:rsidRPr="00D97445" w:rsidRDefault="007F28AE" w:rsidP="007F28AE">
      <w:pPr>
        <w:autoSpaceDE w:val="0"/>
        <w:autoSpaceDN w:val="0"/>
        <w:adjustRightInd w:val="0"/>
        <w:ind w:left="720"/>
        <w:rPr>
          <w:rFonts w:cs="Courier New"/>
          <w:color w:val="5E5E5E" w:themeColor="accent5" w:themeShade="80"/>
        </w:rPr>
      </w:pPr>
      <w:r w:rsidRPr="00D97445">
        <w:rPr>
          <w:rFonts w:cs="Courier New"/>
          <w:color w:val="5E5E5E" w:themeColor="accent5" w:themeShade="80"/>
        </w:rPr>
        <w:tab/>
      </w:r>
      <w:r w:rsidRPr="00D97445">
        <w:rPr>
          <w:rFonts w:cs="Courier New"/>
          <w:color w:val="5E5E5E" w:themeColor="accent5" w:themeShade="80"/>
        </w:rPr>
        <w:tab/>
        <w:t>dbo.PerformanceShowing</w:t>
      </w:r>
    </w:p>
    <w:p w14:paraId="3DEBAEEE" w14:textId="3028ED1D" w:rsidR="007F28AE" w:rsidRDefault="007F28AE" w:rsidP="007F28AE">
      <w:pPr>
        <w:autoSpaceDE w:val="0"/>
        <w:autoSpaceDN w:val="0"/>
        <w:adjustRightInd w:val="0"/>
        <w:ind w:left="720"/>
        <w:rPr>
          <w:ins w:id="1032" w:author="Kraig Hughes" w:date="2021-03-12T15:16:00Z"/>
          <w:rFonts w:cs="Courier New"/>
          <w:color w:val="5E5E5E" w:themeColor="accent5" w:themeShade="80"/>
        </w:rPr>
      </w:pPr>
      <w:r w:rsidRPr="00D97445">
        <w:rPr>
          <w:rFonts w:cs="Courier New"/>
          <w:color w:val="5E5E5E" w:themeColor="accent5" w:themeShade="80"/>
        </w:rPr>
        <w:lastRenderedPageBreak/>
        <w:tab/>
        <w:t>WHERE MeasureDate = CONVERT(CHAR(11),DATEADD(d,-1,GETDATE()))</w:t>
      </w:r>
    </w:p>
    <w:p w14:paraId="2D1D3F63" w14:textId="225DF0EF" w:rsidR="00BE400E" w:rsidRPr="00D97445" w:rsidDel="00BE400E" w:rsidRDefault="00BE400E" w:rsidP="007F28AE">
      <w:pPr>
        <w:autoSpaceDE w:val="0"/>
        <w:autoSpaceDN w:val="0"/>
        <w:adjustRightInd w:val="0"/>
        <w:ind w:left="720"/>
        <w:rPr>
          <w:del w:id="1033" w:author="Kraig Hughes" w:date="2021-03-12T15:17:00Z"/>
          <w:rFonts w:cs="Courier New"/>
          <w:color w:val="5E5E5E" w:themeColor="accent5" w:themeShade="80"/>
        </w:rPr>
      </w:pPr>
    </w:p>
    <w:p w14:paraId="3DEBAEEF" w14:textId="77777777" w:rsidR="00051AF1" w:rsidRDefault="00051AF1" w:rsidP="00051AF1">
      <w:pPr>
        <w:pStyle w:val="Heading1"/>
      </w:pPr>
      <w:bookmarkStart w:id="1034" w:name="_Toc33791664"/>
      <w:bookmarkStart w:id="1035" w:name="_Toc66428346"/>
      <w:r>
        <w:t>Trigger Development Standards</w:t>
      </w:r>
      <w:bookmarkEnd w:id="1034"/>
      <w:bookmarkEnd w:id="1035"/>
    </w:p>
    <w:p w14:paraId="3DEBAEF0" w14:textId="77777777" w:rsidR="007F28AE" w:rsidRPr="00D97445" w:rsidRDefault="007F28AE" w:rsidP="007F28AE">
      <w:pPr>
        <w:rPr>
          <w:color w:val="5E5E5E" w:themeColor="accent5" w:themeShade="80"/>
        </w:rPr>
      </w:pPr>
      <w:r w:rsidRPr="00D97445">
        <w:rPr>
          <w:color w:val="5E5E5E" w:themeColor="accent5" w:themeShade="80"/>
        </w:rPr>
        <w:t>When creating triggers, isolate insert, update or delete triggers into separate triggers whenever possible. Every user created trigger must consist of the following sections:</w:t>
      </w:r>
    </w:p>
    <w:p w14:paraId="3DEBAEF1" w14:textId="77777777" w:rsidR="007F28AE" w:rsidRPr="00D97445" w:rsidRDefault="007F28AE" w:rsidP="00C102AE">
      <w:pPr>
        <w:pStyle w:val="TableBullet"/>
        <w:numPr>
          <w:ilvl w:val="0"/>
          <w:numId w:val="34"/>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Description;</w:t>
      </w:r>
    </w:p>
    <w:p w14:paraId="3DEBAEF2" w14:textId="77777777" w:rsidR="007F28AE" w:rsidRPr="00D97445" w:rsidRDefault="007F28AE" w:rsidP="00C102AE">
      <w:pPr>
        <w:pStyle w:val="TableBullet"/>
        <w:numPr>
          <w:ilvl w:val="0"/>
          <w:numId w:val="34"/>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Title;</w:t>
      </w:r>
    </w:p>
    <w:p w14:paraId="3DEBAEF3" w14:textId="77777777" w:rsidR="007F28AE" w:rsidRPr="00D97445" w:rsidRDefault="007F28AE" w:rsidP="00C102AE">
      <w:pPr>
        <w:pStyle w:val="TableBullet"/>
        <w:numPr>
          <w:ilvl w:val="0"/>
          <w:numId w:val="34"/>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Body of the trigger, which, in turn, consists of the following sections:</w:t>
      </w:r>
    </w:p>
    <w:p w14:paraId="3DEBAEF4" w14:textId="77777777" w:rsidR="007F28AE" w:rsidRPr="00D97445" w:rsidRDefault="007F28AE" w:rsidP="00C102AE">
      <w:pPr>
        <w:pStyle w:val="TableBullet"/>
        <w:numPr>
          <w:ilvl w:val="1"/>
          <w:numId w:val="34"/>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Declaration section (optional);</w:t>
      </w:r>
    </w:p>
    <w:p w14:paraId="3DEBAEF5" w14:textId="77777777" w:rsidR="007F28AE" w:rsidRPr="00D97445" w:rsidRDefault="007F28AE" w:rsidP="00C102AE">
      <w:pPr>
        <w:pStyle w:val="TableBullet"/>
        <w:numPr>
          <w:ilvl w:val="1"/>
          <w:numId w:val="34"/>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Initialization section (optional);</w:t>
      </w:r>
    </w:p>
    <w:p w14:paraId="3DEBAEF6" w14:textId="77777777" w:rsidR="007F28AE" w:rsidRPr="00D97445" w:rsidRDefault="007F28AE" w:rsidP="00C102AE">
      <w:pPr>
        <w:pStyle w:val="TableBullet"/>
        <w:numPr>
          <w:ilvl w:val="1"/>
          <w:numId w:val="34"/>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Main code section;</w:t>
      </w:r>
    </w:p>
    <w:p w14:paraId="3DEBAEF7" w14:textId="793952C1" w:rsidR="007F28AE" w:rsidRDefault="007F28AE" w:rsidP="00C102AE">
      <w:pPr>
        <w:pStyle w:val="TableBullet"/>
        <w:numPr>
          <w:ilvl w:val="0"/>
          <w:numId w:val="34"/>
        </w:numPr>
        <w:spacing w:after="0"/>
        <w:contextualSpacing w:val="0"/>
        <w:rPr>
          <w:ins w:id="1036" w:author="Kraig Hughes" w:date="2021-03-12T15:17:00Z"/>
          <w:rFonts w:asciiTheme="minorHAnsi" w:hAnsiTheme="minorHAnsi"/>
          <w:color w:val="5E5E5E" w:themeColor="accent5" w:themeShade="80"/>
        </w:rPr>
      </w:pPr>
      <w:r w:rsidRPr="00D97445">
        <w:rPr>
          <w:rFonts w:asciiTheme="minorHAnsi" w:hAnsiTheme="minorHAnsi" w:cs="TTE2895370t00"/>
          <w:b/>
          <w:color w:val="5E5E5E" w:themeColor="accent5" w:themeShade="80"/>
        </w:rPr>
        <w:t>NOTE</w:t>
      </w:r>
      <w:r w:rsidRPr="00D97445">
        <w:rPr>
          <w:rFonts w:asciiTheme="minorHAnsi" w:hAnsiTheme="minorHAnsi"/>
          <w:b/>
          <w:color w:val="5E5E5E" w:themeColor="accent5" w:themeShade="80"/>
        </w:rPr>
        <w:t>:</w:t>
      </w:r>
      <w:r w:rsidRPr="00D97445">
        <w:rPr>
          <w:rFonts w:asciiTheme="minorHAnsi" w:hAnsiTheme="minorHAnsi"/>
          <w:color w:val="5E5E5E" w:themeColor="accent5" w:themeShade="80"/>
        </w:rPr>
        <w:t xml:space="preserve"> Sections within the trigger may be separated by multiple empty lines or by applicable separators for readability;</w:t>
      </w:r>
    </w:p>
    <w:p w14:paraId="2728A8FC" w14:textId="77777777" w:rsidR="00BE400E" w:rsidRPr="00D97445" w:rsidRDefault="00BE400E" w:rsidP="00BE400E">
      <w:pPr>
        <w:pStyle w:val="TableBullet"/>
        <w:numPr>
          <w:ilvl w:val="0"/>
          <w:numId w:val="0"/>
        </w:numPr>
        <w:spacing w:after="0"/>
        <w:ind w:left="720"/>
        <w:contextualSpacing w:val="0"/>
        <w:rPr>
          <w:rFonts w:asciiTheme="minorHAnsi" w:hAnsiTheme="minorHAnsi"/>
          <w:color w:val="5E5E5E" w:themeColor="accent5" w:themeShade="80"/>
        </w:rPr>
        <w:pPrChange w:id="1037" w:author="Kraig Hughes" w:date="2021-03-12T15:17:00Z">
          <w:pPr>
            <w:pStyle w:val="TableBullet"/>
            <w:numPr>
              <w:numId w:val="34"/>
            </w:numPr>
            <w:spacing w:after="0"/>
            <w:ind w:left="720" w:hanging="360"/>
            <w:contextualSpacing w:val="0"/>
          </w:pPr>
        </w:pPrChange>
      </w:pPr>
    </w:p>
    <w:p w14:paraId="3DEBAEF9" w14:textId="77777777" w:rsidR="00051AF1" w:rsidRDefault="00051AF1" w:rsidP="00051AF1">
      <w:pPr>
        <w:pStyle w:val="Heading2"/>
      </w:pPr>
      <w:bookmarkStart w:id="1038" w:name="_Toc33791665"/>
      <w:r>
        <w:t>Description</w:t>
      </w:r>
      <w:bookmarkEnd w:id="1038"/>
    </w:p>
    <w:p w14:paraId="3DEBAEFB" w14:textId="77777777" w:rsidR="007F28AE" w:rsidRPr="00D97445" w:rsidRDefault="007F28AE" w:rsidP="00C102AE">
      <w:pPr>
        <w:pStyle w:val="TableBullet"/>
        <w:numPr>
          <w:ilvl w:val="1"/>
          <w:numId w:val="50"/>
        </w:numPr>
        <w:spacing w:after="0"/>
        <w:ind w:left="72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Description must follow the title of the trigger in a separate line with no extra tabs added;</w:t>
      </w:r>
    </w:p>
    <w:p w14:paraId="3DEBAEFC" w14:textId="77777777" w:rsidR="007F28AE" w:rsidRPr="00D97445" w:rsidRDefault="007F28AE" w:rsidP="00C102AE">
      <w:pPr>
        <w:pStyle w:val="TableBullet"/>
        <w:numPr>
          <w:ilvl w:val="1"/>
          <w:numId w:val="50"/>
        </w:numPr>
        <w:spacing w:after="0"/>
        <w:ind w:left="72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Description must include the following elements:</w:t>
      </w:r>
    </w:p>
    <w:p w14:paraId="3DEBAEFD" w14:textId="77777777" w:rsidR="007F28AE" w:rsidRDefault="007F28AE" w:rsidP="00C102AE">
      <w:pPr>
        <w:pStyle w:val="ListParagraph"/>
        <w:numPr>
          <w:ilvl w:val="2"/>
          <w:numId w:val="49"/>
        </w:numPr>
        <w:spacing w:before="0" w:after="0" w:line="240" w:lineRule="auto"/>
        <w:ind w:left="1440"/>
        <w:rPr>
          <w:color w:val="5E5E5E" w:themeColor="accent5" w:themeShade="80"/>
        </w:rPr>
      </w:pPr>
      <w:r w:rsidRPr="00D97445">
        <w:rPr>
          <w:b/>
          <w:i/>
          <w:color w:val="5E5E5E" w:themeColor="accent5" w:themeShade="80"/>
        </w:rPr>
        <w:t>View:</w:t>
      </w:r>
      <w:r w:rsidRPr="00D97445">
        <w:rPr>
          <w:color w:val="5E5E5E" w:themeColor="accent5" w:themeShade="80"/>
        </w:rPr>
        <w:t xml:space="preserve"> The full name of the trigger;</w:t>
      </w:r>
    </w:p>
    <w:p w14:paraId="7593E2E8" w14:textId="77777777" w:rsidR="009B31CE" w:rsidRPr="00D97445" w:rsidRDefault="009B31CE" w:rsidP="009B31CE">
      <w:pPr>
        <w:pStyle w:val="ListParagraph"/>
        <w:spacing w:before="0" w:after="0" w:line="240" w:lineRule="auto"/>
        <w:ind w:left="1440"/>
        <w:rPr>
          <w:color w:val="5E5E5E" w:themeColor="accent5" w:themeShade="80"/>
        </w:rPr>
      </w:pPr>
    </w:p>
    <w:p w14:paraId="3DEBAEFE" w14:textId="77777777" w:rsidR="007F28AE" w:rsidRPr="00D97445" w:rsidRDefault="007F28AE" w:rsidP="00C102AE">
      <w:pPr>
        <w:pStyle w:val="ListParagraph"/>
        <w:numPr>
          <w:ilvl w:val="2"/>
          <w:numId w:val="49"/>
        </w:numPr>
        <w:spacing w:before="0" w:after="0" w:line="240" w:lineRule="auto"/>
        <w:ind w:left="1440"/>
        <w:rPr>
          <w:color w:val="5E5E5E" w:themeColor="accent5" w:themeShade="80"/>
        </w:rPr>
      </w:pPr>
      <w:r w:rsidRPr="00D97445">
        <w:rPr>
          <w:b/>
          <w:i/>
          <w:color w:val="5E5E5E" w:themeColor="accent5" w:themeShade="80"/>
        </w:rPr>
        <w:t>Notes:</w:t>
      </w:r>
      <w:r w:rsidRPr="00D97445">
        <w:rPr>
          <w:color w:val="5E5E5E" w:themeColor="accent5" w:themeShade="80"/>
        </w:rPr>
        <w:t xml:space="preserve"> A description of what the trigger does, or any other relevant information regarding the view;</w:t>
      </w:r>
    </w:p>
    <w:p w14:paraId="3DEBAEFF" w14:textId="77777777" w:rsidR="007F28AE" w:rsidRPr="00D97445" w:rsidRDefault="007F28AE" w:rsidP="00C102AE">
      <w:pPr>
        <w:pStyle w:val="ListParagraph"/>
        <w:numPr>
          <w:ilvl w:val="2"/>
          <w:numId w:val="49"/>
        </w:numPr>
        <w:spacing w:before="0" w:after="0" w:line="240" w:lineRule="auto"/>
        <w:ind w:left="1440"/>
        <w:rPr>
          <w:color w:val="5E5E5E" w:themeColor="accent5" w:themeShade="80"/>
        </w:rPr>
      </w:pPr>
      <w:r w:rsidRPr="00D97445">
        <w:rPr>
          <w:b/>
          <w:i/>
          <w:color w:val="5E5E5E" w:themeColor="accent5" w:themeShade="80"/>
        </w:rPr>
        <w:t>Modification History:</w:t>
      </w:r>
      <w:r w:rsidRPr="00D97445">
        <w:rPr>
          <w:color w:val="5E5E5E" w:themeColor="accent5" w:themeShade="80"/>
        </w:rPr>
        <w:t xml:space="preserve"> This section has several data elements. Note that the first entry holds data related to the creation of the trigger;</w:t>
      </w:r>
    </w:p>
    <w:p w14:paraId="3DEBAF00" w14:textId="77777777" w:rsidR="007F28AE" w:rsidRPr="00D97445" w:rsidRDefault="007F28AE" w:rsidP="00C102AE">
      <w:pPr>
        <w:pStyle w:val="ListParagraph"/>
        <w:numPr>
          <w:ilvl w:val="3"/>
          <w:numId w:val="49"/>
        </w:numPr>
        <w:spacing w:before="0" w:after="0" w:line="240" w:lineRule="auto"/>
        <w:ind w:left="2160"/>
        <w:rPr>
          <w:color w:val="5E5E5E" w:themeColor="accent5" w:themeShade="80"/>
        </w:rPr>
      </w:pPr>
      <w:r w:rsidRPr="00D97445">
        <w:rPr>
          <w:b/>
          <w:i/>
          <w:color w:val="5E5E5E" w:themeColor="accent5" w:themeShade="80"/>
        </w:rPr>
        <w:lastRenderedPageBreak/>
        <w:t>Date:</w:t>
      </w:r>
      <w:r w:rsidRPr="00D97445">
        <w:rPr>
          <w:color w:val="5E5E5E" w:themeColor="accent5" w:themeShade="80"/>
        </w:rPr>
        <w:t xml:space="preserve"> Date of the modification</w:t>
      </w:r>
    </w:p>
    <w:p w14:paraId="3DEBAF01" w14:textId="77777777" w:rsidR="007F28AE" w:rsidRPr="00D97445" w:rsidRDefault="007F28AE" w:rsidP="00C102AE">
      <w:pPr>
        <w:pStyle w:val="ListParagraph"/>
        <w:numPr>
          <w:ilvl w:val="3"/>
          <w:numId w:val="49"/>
        </w:numPr>
        <w:spacing w:before="0" w:after="0" w:line="240" w:lineRule="auto"/>
        <w:ind w:left="2160"/>
        <w:rPr>
          <w:color w:val="5E5E5E" w:themeColor="accent5" w:themeShade="80"/>
        </w:rPr>
      </w:pPr>
      <w:r w:rsidRPr="00D97445">
        <w:rPr>
          <w:b/>
          <w:i/>
          <w:color w:val="5E5E5E" w:themeColor="accent5" w:themeShade="80"/>
        </w:rPr>
        <w:t>Modified By:</w:t>
      </w:r>
      <w:r w:rsidRPr="00D97445">
        <w:rPr>
          <w:color w:val="5E5E5E" w:themeColor="accent5" w:themeShade="80"/>
        </w:rPr>
        <w:t xml:space="preserve"> Developer who made the modification</w:t>
      </w:r>
    </w:p>
    <w:p w14:paraId="3DEBAF02" w14:textId="77777777" w:rsidR="007F28AE" w:rsidRPr="00D97445" w:rsidRDefault="007F28AE" w:rsidP="00C102AE">
      <w:pPr>
        <w:pStyle w:val="ListParagraph"/>
        <w:numPr>
          <w:ilvl w:val="3"/>
          <w:numId w:val="49"/>
        </w:numPr>
        <w:spacing w:before="0" w:after="0" w:line="240" w:lineRule="auto"/>
        <w:ind w:left="2160"/>
        <w:rPr>
          <w:color w:val="5E5E5E" w:themeColor="accent5" w:themeShade="80"/>
        </w:rPr>
      </w:pPr>
      <w:r w:rsidRPr="00D97445">
        <w:rPr>
          <w:b/>
          <w:i/>
          <w:color w:val="5E5E5E" w:themeColor="accent5" w:themeShade="80"/>
        </w:rPr>
        <w:t>Change Description:</w:t>
      </w:r>
      <w:r w:rsidRPr="00D97445">
        <w:rPr>
          <w:color w:val="5E5E5E" w:themeColor="accent5" w:themeShade="80"/>
        </w:rPr>
        <w:t xml:space="preserve"> Any notes relevant to the modification in question;</w:t>
      </w:r>
    </w:p>
    <w:p w14:paraId="3DEBAF03" w14:textId="77777777" w:rsidR="007F28AE" w:rsidRPr="00D97445" w:rsidRDefault="007F28AE" w:rsidP="007F28AE">
      <w:pPr>
        <w:ind w:left="720"/>
        <w:rPr>
          <w:color w:val="5E5E5E" w:themeColor="accent5" w:themeShade="80"/>
          <w:u w:val="single"/>
        </w:rPr>
      </w:pPr>
      <w:r w:rsidRPr="00D97445">
        <w:rPr>
          <w:color w:val="5E5E5E" w:themeColor="accent5" w:themeShade="80"/>
          <w:u w:val="single"/>
        </w:rPr>
        <w:t>Example</w:t>
      </w:r>
    </w:p>
    <w:p w14:paraId="3DEBAF04" w14:textId="77777777" w:rsidR="007F28AE" w:rsidRPr="00D97445" w:rsidRDefault="007F28AE" w:rsidP="007F28AE">
      <w:pPr>
        <w:pStyle w:val="TableBullet"/>
        <w:numPr>
          <w:ilvl w:val="0"/>
          <w:numId w:val="0"/>
        </w:numPr>
        <w:ind w:left="1440"/>
        <w:rPr>
          <w:rFonts w:asciiTheme="minorHAnsi" w:hAnsiTheme="minorHAnsi" w:cs="Courier New"/>
          <w:color w:val="5E5E5E" w:themeColor="accent5" w:themeShade="80"/>
        </w:rPr>
      </w:pPr>
      <w:r w:rsidRPr="00D97445">
        <w:rPr>
          <w:rFonts w:asciiTheme="minorHAnsi" w:hAnsiTheme="minorHAnsi" w:cs="Courier New"/>
          <w:color w:val="5E5E5E" w:themeColor="accent5" w:themeShade="80"/>
        </w:rPr>
        <w:t>/*</w:t>
      </w:r>
      <w:r w:rsidRPr="00D97445">
        <w:rPr>
          <w:rFonts w:asciiTheme="minorHAnsi" w:hAnsiTheme="minorHAnsi" w:cs="Courier New"/>
          <w:color w:val="5E5E5E" w:themeColor="accent5" w:themeShade="80"/>
        </w:rPr>
        <w:br/>
        <w:t>----------------------------------------------------------------------------</w:t>
      </w:r>
      <w:r w:rsidRPr="00D97445">
        <w:rPr>
          <w:rFonts w:asciiTheme="minorHAnsi" w:hAnsiTheme="minorHAnsi" w:cs="Courier New"/>
          <w:color w:val="5E5E5E" w:themeColor="accent5" w:themeShade="80"/>
        </w:rPr>
        <w:br/>
        <w:t>Trigger:</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trg_StagingF57055_Insert</w:t>
      </w:r>
      <w:r w:rsidRPr="00D97445">
        <w:rPr>
          <w:rFonts w:asciiTheme="minorHAnsi" w:hAnsiTheme="minorHAnsi" w:cs="Courier New"/>
          <w:color w:val="5E5E5E" w:themeColor="accent5" w:themeShade="80"/>
        </w:rPr>
        <w:br/>
        <w:t>Notes:</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Used to keep staging table in sync with source table</w:t>
      </w:r>
      <w:r w:rsidRPr="00D97445">
        <w:rPr>
          <w:rFonts w:asciiTheme="minorHAnsi" w:hAnsiTheme="minorHAnsi" w:cs="Courier New"/>
          <w:color w:val="5E5E5E" w:themeColor="accent5" w:themeShade="80"/>
        </w:rPr>
        <w:br/>
        <w:t>Modification History:</w:t>
      </w:r>
      <w:r w:rsidRPr="00D97445">
        <w:rPr>
          <w:rFonts w:asciiTheme="minorHAnsi" w:hAnsiTheme="minorHAnsi" w:cs="Courier New"/>
          <w:color w:val="5E5E5E" w:themeColor="accent5" w:themeShade="80"/>
        </w:rPr>
        <w:br/>
        <w:t>Date</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Modified by</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Change Description</w:t>
      </w:r>
      <w:r w:rsidRPr="00D97445">
        <w:rPr>
          <w:rFonts w:asciiTheme="minorHAnsi" w:hAnsiTheme="minorHAnsi" w:cs="Courier New"/>
          <w:color w:val="5E5E5E" w:themeColor="accent5" w:themeShade="80"/>
        </w:rPr>
        <w:br/>
        <w:t>----------  ----------------------- -----------------------------</w:t>
      </w:r>
      <w:r w:rsidRPr="00D97445">
        <w:rPr>
          <w:rFonts w:asciiTheme="minorHAnsi" w:hAnsiTheme="minorHAnsi" w:cs="Courier New"/>
          <w:color w:val="5E5E5E" w:themeColor="accent5" w:themeShade="80"/>
        </w:rPr>
        <w:br/>
        <w:t>2012-05-01  Kraig Hughes            Initial Creation</w:t>
      </w:r>
      <w:r w:rsidRPr="00D97445">
        <w:rPr>
          <w:rFonts w:asciiTheme="minorHAnsi" w:hAnsiTheme="minorHAnsi" w:cs="Courier New"/>
          <w:color w:val="5E5E5E" w:themeColor="accent5" w:themeShade="80"/>
        </w:rPr>
        <w:br/>
        <w:t>2014-12-19</w:t>
      </w:r>
      <w:r w:rsidRPr="00D97445">
        <w:rPr>
          <w:rFonts w:asciiTheme="minorHAnsi" w:hAnsiTheme="minorHAnsi" w:cs="Courier New"/>
          <w:color w:val="5E5E5E" w:themeColor="accent5" w:themeShade="80"/>
        </w:rPr>
        <w:tab/>
        <w:t>Kraig Hughes</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Updated Where clause to</w:t>
      </w:r>
      <w:r w:rsidRPr="00D97445">
        <w:rPr>
          <w:rFonts w:asciiTheme="minorHAnsi" w:hAnsiTheme="minorHAnsi" w:cs="Courier New"/>
          <w:color w:val="5E5E5E" w:themeColor="accent5" w:themeShade="80"/>
        </w:rPr>
        <w:br/>
        <w:t xml:space="preserve">                                    reflect change in customers</w:t>
      </w:r>
      <w:r w:rsidRPr="00D97445">
        <w:rPr>
          <w:rFonts w:asciiTheme="minorHAnsi" w:hAnsiTheme="minorHAnsi" w:cs="Courier New"/>
          <w:color w:val="5E5E5E" w:themeColor="accent5" w:themeShade="80"/>
        </w:rPr>
        <w:br/>
        <w:t>----------------------------------------------------------------------------</w:t>
      </w:r>
    </w:p>
    <w:p w14:paraId="3DEBAF05" w14:textId="77777777" w:rsidR="007F28AE" w:rsidRPr="00D97445" w:rsidRDefault="007F28AE" w:rsidP="007F28AE">
      <w:pPr>
        <w:pStyle w:val="TableBullet"/>
        <w:numPr>
          <w:ilvl w:val="0"/>
          <w:numId w:val="0"/>
        </w:numPr>
        <w:ind w:left="1440"/>
        <w:rPr>
          <w:rFonts w:asciiTheme="minorHAnsi" w:hAnsiTheme="minorHAnsi" w:cs="TTE2898618t00"/>
          <w:color w:val="5E5E5E" w:themeColor="accent5" w:themeShade="80"/>
        </w:rPr>
      </w:pPr>
      <w:r w:rsidRPr="00D97445">
        <w:rPr>
          <w:rFonts w:asciiTheme="minorHAnsi" w:hAnsiTheme="minorHAnsi" w:cs="Courier New"/>
          <w:color w:val="5E5E5E" w:themeColor="accent5" w:themeShade="80"/>
        </w:rPr>
        <w:t>*/</w:t>
      </w:r>
    </w:p>
    <w:p w14:paraId="3DEBAF06" w14:textId="77777777" w:rsidR="00051AF1" w:rsidRDefault="00051AF1" w:rsidP="00051AF1">
      <w:pPr>
        <w:pStyle w:val="Heading2"/>
      </w:pPr>
      <w:bookmarkStart w:id="1039" w:name="_Toc33791666"/>
      <w:r>
        <w:t>Title</w:t>
      </w:r>
      <w:bookmarkEnd w:id="1039"/>
    </w:p>
    <w:p w14:paraId="3DEBAF07" w14:textId="33215B5A" w:rsidR="007F28AE" w:rsidDel="00BE400E" w:rsidRDefault="007F28AE" w:rsidP="00051AF1">
      <w:pPr>
        <w:rPr>
          <w:del w:id="1040" w:author="Kraig Hughes" w:date="2021-03-12T15:17:00Z"/>
          <w:sz w:val="21"/>
          <w:szCs w:val="21"/>
        </w:rPr>
      </w:pPr>
    </w:p>
    <w:p w14:paraId="3DEBAF08" w14:textId="77777777" w:rsidR="007F28AE" w:rsidRPr="00D97445" w:rsidRDefault="007F28AE" w:rsidP="00C102AE">
      <w:pPr>
        <w:pStyle w:val="TableBullet"/>
        <w:numPr>
          <w:ilvl w:val="0"/>
          <w:numId w:val="42"/>
        </w:numPr>
        <w:spacing w:after="0"/>
        <w:ind w:left="792"/>
        <w:contextualSpacing w:val="0"/>
        <w:rPr>
          <w:rFonts w:asciiTheme="minorHAnsi" w:hAnsiTheme="minorHAnsi" w:cs="TTE2895370t00"/>
          <w:i/>
          <w:color w:val="5E5E5E" w:themeColor="accent5" w:themeShade="80"/>
        </w:rPr>
      </w:pPr>
      <w:r w:rsidRPr="00D97445">
        <w:rPr>
          <w:rFonts w:asciiTheme="minorHAnsi" w:hAnsiTheme="minorHAnsi" w:cs="TTE2898618t00"/>
          <w:color w:val="5E5E5E" w:themeColor="accent5" w:themeShade="80"/>
        </w:rPr>
        <w:t xml:space="preserve">CREATE/ALTER TRIGGER statement defines the title of a trigger and must be specified in a separate line followed by the </w:t>
      </w:r>
      <w:r w:rsidRPr="00D97445">
        <w:rPr>
          <w:rFonts w:asciiTheme="minorHAnsi" w:hAnsiTheme="minorHAnsi" w:cs="TTE2898618t00"/>
          <w:color w:val="5E5E5E" w:themeColor="accent5" w:themeShade="80"/>
        </w:rPr>
        <w:lastRenderedPageBreak/>
        <w:t>trigger name;</w:t>
      </w:r>
      <w:r w:rsidRPr="00D97445">
        <w:rPr>
          <w:rFonts w:asciiTheme="minorHAnsi" w:hAnsiTheme="minorHAnsi" w:cs="TTE2898618t00"/>
          <w:color w:val="5E5E5E" w:themeColor="accent5" w:themeShade="80"/>
        </w:rPr>
        <w:br/>
      </w:r>
    </w:p>
    <w:p w14:paraId="3DEBAF09" w14:textId="77777777" w:rsidR="007F28AE" w:rsidRPr="00D97445" w:rsidRDefault="007F28AE" w:rsidP="007F28AE">
      <w:pPr>
        <w:pStyle w:val="TableBullet"/>
        <w:numPr>
          <w:ilvl w:val="0"/>
          <w:numId w:val="0"/>
        </w:numPr>
        <w:ind w:left="864"/>
        <w:rPr>
          <w:rFonts w:asciiTheme="minorHAnsi" w:hAnsiTheme="minorHAnsi" w:cs="TTE2895370t00"/>
          <w:color w:val="5E5E5E" w:themeColor="accent5" w:themeShade="80"/>
          <w:u w:val="single"/>
        </w:rPr>
      </w:pPr>
      <w:r w:rsidRPr="00D97445">
        <w:rPr>
          <w:rFonts w:asciiTheme="minorHAnsi" w:hAnsiTheme="minorHAnsi" w:cs="TTE2895370t00"/>
          <w:color w:val="5E5E5E" w:themeColor="accent5" w:themeShade="80"/>
          <w:u w:val="single"/>
        </w:rPr>
        <w:t>Example:</w:t>
      </w:r>
    </w:p>
    <w:p w14:paraId="3DEBAF0A" w14:textId="0F1D5C06" w:rsidR="007F28AE" w:rsidRDefault="007F28AE" w:rsidP="007F28AE">
      <w:pPr>
        <w:pStyle w:val="TableBullet"/>
        <w:numPr>
          <w:ilvl w:val="0"/>
          <w:numId w:val="0"/>
        </w:numPr>
        <w:ind w:left="1134"/>
        <w:rPr>
          <w:ins w:id="1041" w:author="Kraig Hughes" w:date="2021-03-12T15:17:00Z"/>
          <w:rFonts w:asciiTheme="minorHAnsi" w:hAnsiTheme="minorHAnsi" w:cs="Courier New"/>
          <w:color w:val="5E5E5E" w:themeColor="accent5" w:themeShade="80"/>
        </w:rPr>
      </w:pPr>
      <w:r w:rsidRPr="00D97445">
        <w:rPr>
          <w:rFonts w:asciiTheme="minorHAnsi" w:hAnsiTheme="minorHAnsi" w:cs="Courier New"/>
          <w:color w:val="5E5E5E" w:themeColor="accent5" w:themeShade="80"/>
        </w:rPr>
        <w:t>CREATE TRIGGER trg_StagingF57055_Insert</w:t>
      </w:r>
    </w:p>
    <w:p w14:paraId="74600D5F" w14:textId="77777777" w:rsidR="00BE400E" w:rsidRPr="00D97445" w:rsidRDefault="00BE400E" w:rsidP="007F28AE">
      <w:pPr>
        <w:pStyle w:val="TableBullet"/>
        <w:numPr>
          <w:ilvl w:val="0"/>
          <w:numId w:val="0"/>
        </w:numPr>
        <w:ind w:left="1134"/>
        <w:rPr>
          <w:rFonts w:asciiTheme="minorHAnsi" w:hAnsiTheme="minorHAnsi" w:cs="Courier New"/>
          <w:color w:val="5E5E5E" w:themeColor="accent5" w:themeShade="80"/>
        </w:rPr>
      </w:pPr>
    </w:p>
    <w:p w14:paraId="3DEBAF0B" w14:textId="77777777" w:rsidR="00051AF1" w:rsidRDefault="00051AF1" w:rsidP="00051AF1">
      <w:pPr>
        <w:pStyle w:val="Heading2"/>
      </w:pPr>
      <w:bookmarkStart w:id="1042" w:name="_Toc33791667"/>
      <w:r>
        <w:t>Body of a Trigger</w:t>
      </w:r>
      <w:bookmarkEnd w:id="1042"/>
    </w:p>
    <w:p w14:paraId="3DEBAF0C" w14:textId="2F220288" w:rsidR="007F28AE" w:rsidDel="00BE400E" w:rsidRDefault="007F28AE" w:rsidP="00051AF1">
      <w:pPr>
        <w:rPr>
          <w:del w:id="1043" w:author="Kraig Hughes" w:date="2021-03-12T15:17:00Z"/>
          <w:sz w:val="21"/>
          <w:szCs w:val="21"/>
        </w:rPr>
      </w:pPr>
    </w:p>
    <w:p w14:paraId="3DEBAF0D" w14:textId="77777777" w:rsidR="007F28AE" w:rsidRPr="00D97445" w:rsidRDefault="007F28AE" w:rsidP="00C102AE">
      <w:pPr>
        <w:pStyle w:val="TableBullet"/>
        <w:numPr>
          <w:ilvl w:val="0"/>
          <w:numId w:val="51"/>
        </w:numPr>
        <w:spacing w:after="0"/>
        <w:ind w:left="72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Rules and standards for formatting will follow the Apex SQL Refactor template provided by the DBAs;</w:t>
      </w:r>
    </w:p>
    <w:p w14:paraId="3DEBAF0E" w14:textId="77777777" w:rsidR="007F28AE" w:rsidRPr="00D97445" w:rsidRDefault="007F28AE" w:rsidP="00C102AE">
      <w:pPr>
        <w:pStyle w:val="TableBullet"/>
        <w:numPr>
          <w:ilvl w:val="0"/>
          <w:numId w:val="51"/>
        </w:numPr>
        <w:spacing w:after="0"/>
        <w:ind w:left="720"/>
        <w:contextualSpacing w:val="0"/>
        <w:rPr>
          <w:rFonts w:asciiTheme="minorHAnsi" w:hAnsiTheme="minorHAnsi" w:cs="TTE2898618t00"/>
          <w:i/>
          <w:color w:val="5E5E5E" w:themeColor="accent5" w:themeShade="80"/>
        </w:rPr>
      </w:pPr>
      <w:r w:rsidRPr="00D97445">
        <w:rPr>
          <w:rFonts w:asciiTheme="minorHAnsi" w:hAnsiTheme="minorHAnsi" w:cs="TTE2898618t00"/>
          <w:color w:val="5E5E5E" w:themeColor="accent5" w:themeShade="80"/>
        </w:rPr>
        <w:t xml:space="preserve">Use </w:t>
      </w:r>
      <w:r w:rsidRPr="00D97445">
        <w:rPr>
          <w:rFonts w:asciiTheme="minorHAnsi" w:hAnsiTheme="minorHAnsi"/>
          <w:color w:val="5E5E5E" w:themeColor="accent5" w:themeShade="80"/>
        </w:rPr>
        <w:t xml:space="preserve">UPDATE() </w:t>
      </w:r>
      <w:r w:rsidRPr="00D97445">
        <w:rPr>
          <w:rFonts w:asciiTheme="minorHAnsi" w:hAnsiTheme="minorHAnsi" w:cs="TTE2898618t00"/>
          <w:color w:val="5E5E5E" w:themeColor="accent5" w:themeShade="80"/>
        </w:rPr>
        <w:t>function instead of extracting relevant values from inserted and deleted tables to find out whether a value of a particular column has been changed;</w:t>
      </w:r>
      <w:r w:rsidRPr="00D97445">
        <w:rPr>
          <w:rFonts w:asciiTheme="minorHAnsi" w:hAnsiTheme="minorHAnsi" w:cs="TTE2898618t00"/>
          <w:color w:val="5E5E5E" w:themeColor="accent5" w:themeShade="80"/>
        </w:rPr>
        <w:br/>
      </w:r>
    </w:p>
    <w:p w14:paraId="3DEBAF0F" w14:textId="77777777" w:rsidR="007F28AE" w:rsidRPr="00D97445" w:rsidRDefault="007F28AE" w:rsidP="007F28AE">
      <w:pPr>
        <w:pStyle w:val="TableBullet"/>
        <w:numPr>
          <w:ilvl w:val="0"/>
          <w:numId w:val="0"/>
        </w:numPr>
        <w:ind w:left="360"/>
        <w:rPr>
          <w:rFonts w:asciiTheme="minorHAnsi" w:hAnsiTheme="minorHAnsi" w:cs="TTE2898618t00"/>
          <w:color w:val="5E5E5E" w:themeColor="accent5" w:themeShade="80"/>
          <w:u w:val="single"/>
        </w:rPr>
      </w:pPr>
      <w:r w:rsidRPr="00D97445">
        <w:rPr>
          <w:rFonts w:asciiTheme="minorHAnsi" w:hAnsiTheme="minorHAnsi" w:cs="TTE2898618t00"/>
          <w:color w:val="5E5E5E" w:themeColor="accent5" w:themeShade="80"/>
          <w:u w:val="single"/>
        </w:rPr>
        <w:t>Example:</w:t>
      </w:r>
    </w:p>
    <w:p w14:paraId="4574DCAF" w14:textId="77777777" w:rsidR="009B31CE" w:rsidRDefault="007F28AE" w:rsidP="007F28AE">
      <w:pPr>
        <w:pStyle w:val="TableBullet"/>
        <w:numPr>
          <w:ilvl w:val="0"/>
          <w:numId w:val="0"/>
        </w:numPr>
        <w:ind w:left="738"/>
        <w:rPr>
          <w:rFonts w:asciiTheme="minorHAnsi" w:hAnsiTheme="minorHAnsi" w:cs="Courier New"/>
          <w:color w:val="5E5E5E" w:themeColor="accent5" w:themeShade="80"/>
        </w:rPr>
      </w:pPr>
      <w:r w:rsidRPr="00D97445">
        <w:rPr>
          <w:rFonts w:asciiTheme="minorHAnsi" w:hAnsiTheme="minorHAnsi" w:cs="Courier New"/>
          <w:color w:val="5E5E5E" w:themeColor="accent5" w:themeShade="80"/>
        </w:rPr>
        <w:t xml:space="preserve">FOR INSERT </w:t>
      </w:r>
      <w:r w:rsidRPr="00D97445">
        <w:rPr>
          <w:rFonts w:asciiTheme="minorHAnsi" w:hAnsiTheme="minorHAnsi" w:cs="Courier New"/>
          <w:color w:val="5E5E5E" w:themeColor="accent5" w:themeShade="80"/>
        </w:rPr>
        <w:br/>
        <w:t>AS</w:t>
      </w:r>
      <w:r w:rsidRPr="00D97445">
        <w:rPr>
          <w:rFonts w:asciiTheme="minorHAnsi" w:hAnsiTheme="minorHAnsi" w:cs="Courier New"/>
          <w:color w:val="5E5E5E" w:themeColor="accent5" w:themeShade="80"/>
        </w:rPr>
        <w:br/>
        <w:t>BEGIN</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SET NOCOUNT ON</w:t>
      </w:r>
      <w:r w:rsidRPr="00D97445">
        <w:rPr>
          <w:rFonts w:asciiTheme="minorHAnsi" w:hAnsiTheme="minorHAnsi" w:cs="Courier New"/>
          <w:color w:val="5E5E5E" w:themeColor="accent5" w:themeShade="80"/>
        </w:rPr>
        <w:br/>
        <w:t>-----------------------------------------------------------------------------</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DECLARE @iHubId</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AS INT</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 xml:space="preserve">       ,@vcBranchPlant</w:t>
      </w:r>
      <w:r w:rsidRPr="00D97445">
        <w:rPr>
          <w:rFonts w:asciiTheme="minorHAnsi" w:hAnsiTheme="minorHAnsi" w:cs="Courier New"/>
          <w:color w:val="5E5E5E" w:themeColor="accent5" w:themeShade="80"/>
        </w:rPr>
        <w:tab/>
        <w:t>AS VARCHAR(12)</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 xml:space="preserve">       ,@nSupplierNo</w:t>
      </w:r>
      <w:r w:rsidRPr="00D97445">
        <w:rPr>
          <w:rFonts w:asciiTheme="minorHAnsi" w:hAnsiTheme="minorHAnsi" w:cs="Courier New"/>
          <w:color w:val="5E5E5E" w:themeColor="accent5" w:themeShade="80"/>
        </w:rPr>
        <w:tab/>
        <w:t>AS NUMERIC(8,0)</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 xml:space="preserve">       ,@nPartNo</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AS NUMERIC(8,0)</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 xml:space="preserve">       ,@vcEventDetails</w:t>
      </w:r>
      <w:r w:rsidRPr="00D97445">
        <w:rPr>
          <w:rFonts w:asciiTheme="minorHAnsi" w:hAnsiTheme="minorHAnsi" w:cs="Courier New"/>
          <w:color w:val="5E5E5E" w:themeColor="accent5" w:themeShade="80"/>
        </w:rPr>
        <w:tab/>
        <w:t>AS VARCHAR(50)</w:t>
      </w:r>
      <w:r w:rsidRPr="00D97445">
        <w:rPr>
          <w:rFonts w:asciiTheme="minorHAnsi" w:hAnsiTheme="minorHAnsi" w:cs="Courier New"/>
          <w:color w:val="5E5E5E" w:themeColor="accent5" w:themeShade="80"/>
        </w:rPr>
        <w:br/>
        <w:t>-----------------------------------------------------------------------------</w:t>
      </w:r>
    </w:p>
    <w:p w14:paraId="3DEBAF10" w14:textId="2F430FE6" w:rsidR="007F28AE" w:rsidRPr="00D97445" w:rsidRDefault="007F28AE" w:rsidP="007F28AE">
      <w:pPr>
        <w:pStyle w:val="TableBullet"/>
        <w:numPr>
          <w:ilvl w:val="0"/>
          <w:numId w:val="0"/>
        </w:numPr>
        <w:ind w:left="738"/>
        <w:rPr>
          <w:rFonts w:asciiTheme="minorHAnsi" w:hAnsiTheme="minorHAnsi" w:cs="Courier New"/>
          <w:color w:val="5E5E5E" w:themeColor="accent5" w:themeShade="80"/>
        </w:rPr>
      </w:pPr>
      <w:r w:rsidRPr="00D97445">
        <w:rPr>
          <w:rFonts w:asciiTheme="minorHAnsi" w:hAnsiTheme="minorHAnsi" w:cs="Courier New"/>
          <w:color w:val="5E5E5E" w:themeColor="accent5" w:themeShade="80"/>
        </w:rPr>
        <w:lastRenderedPageBreak/>
        <w:br/>
      </w:r>
      <w:r w:rsidRPr="00D97445">
        <w:rPr>
          <w:rFonts w:asciiTheme="minorHAnsi" w:hAnsiTheme="minorHAnsi" w:cs="Courier New"/>
          <w:color w:val="5E5E5E" w:themeColor="accent5" w:themeShade="80"/>
        </w:rPr>
        <w:tab/>
        <w:t>SELECT</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@vcBranchPlant</w:t>
      </w:r>
      <w:r w:rsidRPr="00D97445">
        <w:rPr>
          <w:rFonts w:asciiTheme="minorHAnsi" w:hAnsiTheme="minorHAnsi" w:cs="Courier New"/>
          <w:color w:val="5E5E5E" w:themeColor="accent5" w:themeShade="80"/>
        </w:rPr>
        <w:tab/>
        <w:t>= BranchPlant,</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@nSupplierNo</w:t>
      </w:r>
      <w:r w:rsidRPr="00D97445">
        <w:rPr>
          <w:rFonts w:asciiTheme="minorHAnsi" w:hAnsiTheme="minorHAnsi" w:cs="Courier New"/>
          <w:color w:val="5E5E5E" w:themeColor="accent5" w:themeShade="80"/>
        </w:rPr>
        <w:tab/>
        <w:t>= Supplier,</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@nPartNo</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 PartNo</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FROM</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inserted</w:t>
      </w:r>
    </w:p>
    <w:p w14:paraId="3DEBAF11" w14:textId="77777777" w:rsidR="00051AF1" w:rsidRPr="00EB20C5" w:rsidRDefault="00051AF1" w:rsidP="00051AF1"/>
    <w:p w14:paraId="3DEBAF12" w14:textId="77777777" w:rsidR="00051AF1" w:rsidRDefault="00051AF1" w:rsidP="00051AF1">
      <w:pPr>
        <w:pStyle w:val="Heading1"/>
      </w:pPr>
      <w:bookmarkStart w:id="1044" w:name="_Toc33791668"/>
      <w:bookmarkStart w:id="1045" w:name="_Toc66428347"/>
      <w:r>
        <w:t>Cursor Development Standards</w:t>
      </w:r>
      <w:bookmarkEnd w:id="1044"/>
      <w:bookmarkEnd w:id="1045"/>
    </w:p>
    <w:p w14:paraId="3DEBAF14" w14:textId="77777777" w:rsidR="007F28AE" w:rsidRPr="00D97445" w:rsidRDefault="007F28AE" w:rsidP="00C102AE">
      <w:pPr>
        <w:pStyle w:val="TableBullet"/>
        <w:numPr>
          <w:ilvl w:val="0"/>
          <w:numId w:val="52"/>
        </w:numPr>
        <w:spacing w:after="0"/>
        <w:ind w:left="72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In general, cursors should be avoided.  Alternate solutions and coding techniques will often produce better performing solutions;</w:t>
      </w:r>
    </w:p>
    <w:p w14:paraId="3DEBAF15" w14:textId="77777777" w:rsidR="007F28AE" w:rsidRPr="00D97445" w:rsidRDefault="007F28AE" w:rsidP="00C102AE">
      <w:pPr>
        <w:pStyle w:val="TableBullet"/>
        <w:numPr>
          <w:ilvl w:val="0"/>
          <w:numId w:val="52"/>
        </w:numPr>
        <w:spacing w:after="0"/>
        <w:ind w:left="720"/>
        <w:contextualSpacing w:val="0"/>
        <w:rPr>
          <w:rFonts w:asciiTheme="minorHAnsi" w:hAnsiTheme="minorHAnsi" w:cs="TTE2898618t00"/>
          <w:i/>
          <w:color w:val="5E5E5E" w:themeColor="accent5" w:themeShade="80"/>
        </w:rPr>
      </w:pPr>
      <w:r w:rsidRPr="00D97445">
        <w:rPr>
          <w:rFonts w:asciiTheme="minorHAnsi" w:hAnsiTheme="minorHAnsi" w:cs="TTE2898618t00"/>
          <w:color w:val="5E5E5E" w:themeColor="accent5" w:themeShade="80"/>
        </w:rPr>
        <w:t>Close cursor first and then de-allocate it when the cursor is not required anymore. If the same cursor definition is needed later in the code, then only close the cursor, do not de-allocate it;</w:t>
      </w:r>
    </w:p>
    <w:p w14:paraId="3DEBAF16" w14:textId="77777777" w:rsidR="007F28AE" w:rsidRPr="00D97445" w:rsidRDefault="007F28AE" w:rsidP="007F28AE">
      <w:pPr>
        <w:pStyle w:val="TableBullet"/>
        <w:numPr>
          <w:ilvl w:val="0"/>
          <w:numId w:val="0"/>
        </w:numPr>
        <w:rPr>
          <w:rFonts w:asciiTheme="minorHAnsi" w:hAnsiTheme="minorHAnsi" w:cs="TTE2898618t00"/>
          <w:i/>
          <w:color w:val="5E5E5E" w:themeColor="accent5" w:themeShade="80"/>
        </w:rPr>
      </w:pPr>
    </w:p>
    <w:p w14:paraId="3DEBAF17" w14:textId="77777777" w:rsidR="007F28AE" w:rsidRPr="00D97445" w:rsidRDefault="007F28AE" w:rsidP="007F28AE">
      <w:pPr>
        <w:pStyle w:val="TableBullet"/>
        <w:numPr>
          <w:ilvl w:val="0"/>
          <w:numId w:val="0"/>
        </w:numPr>
        <w:ind w:left="360"/>
        <w:rPr>
          <w:rFonts w:asciiTheme="minorHAnsi" w:hAnsiTheme="minorHAnsi" w:cs="TTE2898618t00"/>
          <w:color w:val="5E5E5E" w:themeColor="accent5" w:themeShade="80"/>
          <w:u w:val="single"/>
        </w:rPr>
      </w:pPr>
      <w:r w:rsidRPr="00D97445">
        <w:rPr>
          <w:rFonts w:asciiTheme="minorHAnsi" w:hAnsiTheme="minorHAnsi" w:cs="TTE2898618t00"/>
          <w:color w:val="5E5E5E" w:themeColor="accent5" w:themeShade="80"/>
          <w:u w:val="single"/>
        </w:rPr>
        <w:t>Example:</w:t>
      </w:r>
    </w:p>
    <w:p w14:paraId="3DEBAF18" w14:textId="6E63545C" w:rsidR="007F28AE" w:rsidRDefault="007F28AE" w:rsidP="007F28AE">
      <w:pPr>
        <w:pStyle w:val="TableBullet"/>
        <w:numPr>
          <w:ilvl w:val="0"/>
          <w:numId w:val="0"/>
        </w:numPr>
        <w:ind w:left="738"/>
        <w:rPr>
          <w:ins w:id="1046" w:author="Kraig Hughes" w:date="2021-03-12T15:17:00Z"/>
          <w:rFonts w:asciiTheme="minorHAnsi" w:hAnsiTheme="minorHAnsi" w:cs="Courier New"/>
          <w:color w:val="5E5E5E" w:themeColor="accent5" w:themeShade="80"/>
        </w:rPr>
      </w:pPr>
      <w:r w:rsidRPr="00D97445">
        <w:rPr>
          <w:rFonts w:asciiTheme="minorHAnsi" w:hAnsiTheme="minorHAnsi" w:cs="Courier New"/>
          <w:color w:val="5E5E5E" w:themeColor="accent5" w:themeShade="80"/>
        </w:rPr>
        <w:t>DECLARE curUsers CURSOR</w:t>
      </w:r>
      <w:r w:rsidRPr="00D97445">
        <w:rPr>
          <w:rFonts w:asciiTheme="minorHAnsi" w:hAnsiTheme="minorHAnsi" w:cs="Courier New"/>
          <w:color w:val="5E5E5E" w:themeColor="accent5" w:themeShade="80"/>
        </w:rPr>
        <w:br/>
        <w:t>STATIC LOCAL FORWARD_ONLY FOR</w:t>
      </w:r>
      <w:r w:rsidRPr="00D97445">
        <w:rPr>
          <w:rFonts w:asciiTheme="minorHAnsi" w:hAnsiTheme="minorHAnsi" w:cs="Courier New"/>
          <w:color w:val="5E5E5E" w:themeColor="accent5" w:themeShade="80"/>
        </w:rPr>
        <w:br/>
        <w:t>SELECT TOP 10</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UserId</w:t>
      </w:r>
      <w:r w:rsidRPr="00D97445">
        <w:rPr>
          <w:rFonts w:asciiTheme="minorHAnsi" w:hAnsiTheme="minorHAnsi" w:cs="Courier New"/>
          <w:color w:val="5E5E5E" w:themeColor="accent5" w:themeShade="80"/>
        </w:rPr>
        <w:br/>
        <w:t>FROM</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dbo.User WITH (NOLOCK)</w:t>
      </w:r>
      <w:r w:rsidRPr="00D97445">
        <w:rPr>
          <w:rFonts w:asciiTheme="minorHAnsi" w:hAnsiTheme="minorHAnsi" w:cs="Courier New"/>
          <w:color w:val="5E5E5E" w:themeColor="accent5" w:themeShade="80"/>
        </w:rPr>
        <w:br/>
        <w:t>…</w:t>
      </w:r>
      <w:r w:rsidRPr="00D97445">
        <w:rPr>
          <w:rFonts w:asciiTheme="minorHAnsi" w:hAnsiTheme="minorHAnsi" w:cs="Courier New"/>
          <w:color w:val="5E5E5E" w:themeColor="accent5" w:themeShade="80"/>
        </w:rPr>
        <w:br/>
        <w:t>OPEN curUsers</w:t>
      </w:r>
      <w:r w:rsidRPr="00D97445">
        <w:rPr>
          <w:rFonts w:asciiTheme="minorHAnsi" w:hAnsiTheme="minorHAnsi" w:cs="Courier New"/>
          <w:color w:val="5E5E5E" w:themeColor="accent5" w:themeShade="80"/>
        </w:rPr>
        <w:br/>
        <w:t>…</w:t>
      </w:r>
      <w:r w:rsidRPr="00D97445">
        <w:rPr>
          <w:rFonts w:asciiTheme="minorHAnsi" w:hAnsiTheme="minorHAnsi" w:cs="Courier New"/>
          <w:color w:val="5E5E5E" w:themeColor="accent5" w:themeShade="80"/>
        </w:rPr>
        <w:br/>
        <w:t xml:space="preserve">FETCH </w:t>
      </w:r>
      <w:r w:rsidRPr="00D97445">
        <w:rPr>
          <w:rFonts w:asciiTheme="minorHAnsi" w:hAnsiTheme="minorHAnsi" w:cs="Courier New"/>
          <w:color w:val="5E5E5E" w:themeColor="accent5" w:themeShade="80"/>
        </w:rPr>
        <w:tab/>
        <w:t xml:space="preserve">curUsers </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lastRenderedPageBreak/>
        <w:t xml:space="preserve">INTO </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@iUserId</w:t>
      </w:r>
      <w:r w:rsidRPr="00D97445">
        <w:rPr>
          <w:rFonts w:asciiTheme="minorHAnsi" w:hAnsiTheme="minorHAnsi" w:cs="Courier New"/>
          <w:color w:val="5E5E5E" w:themeColor="accent5" w:themeShade="80"/>
        </w:rPr>
        <w:br/>
        <w:t>WHILE @@FETCH_STATUS = 0</w:t>
      </w:r>
      <w:r w:rsidRPr="00D97445">
        <w:rPr>
          <w:rFonts w:asciiTheme="minorHAnsi" w:hAnsiTheme="minorHAnsi" w:cs="Courier New"/>
          <w:color w:val="5E5E5E" w:themeColor="accent5" w:themeShade="80"/>
        </w:rPr>
        <w:br/>
        <w:t>BEGIN</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 xml:space="preserve">FETCH NEXT curUsers </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 xml:space="preserve">INTO </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@iUserId</w:t>
      </w:r>
      <w:r w:rsidRPr="00D97445">
        <w:rPr>
          <w:rFonts w:asciiTheme="minorHAnsi" w:hAnsiTheme="minorHAnsi" w:cs="Courier New"/>
          <w:color w:val="5E5E5E" w:themeColor="accent5" w:themeShade="80"/>
        </w:rPr>
        <w:br/>
        <w:t>END</w:t>
      </w:r>
      <w:r w:rsidRPr="00D97445">
        <w:rPr>
          <w:rFonts w:asciiTheme="minorHAnsi" w:hAnsiTheme="minorHAnsi" w:cs="Courier New"/>
          <w:color w:val="5E5E5E" w:themeColor="accent5" w:themeShade="80"/>
        </w:rPr>
        <w:br/>
        <w:t>…</w:t>
      </w:r>
      <w:r w:rsidRPr="00D97445">
        <w:rPr>
          <w:rFonts w:asciiTheme="minorHAnsi" w:hAnsiTheme="minorHAnsi" w:cs="Courier New"/>
          <w:color w:val="5E5E5E" w:themeColor="accent5" w:themeShade="80"/>
        </w:rPr>
        <w:br/>
        <w:t>CLOSE curUsers</w:t>
      </w:r>
      <w:r w:rsidRPr="00D97445">
        <w:rPr>
          <w:rFonts w:asciiTheme="minorHAnsi" w:hAnsiTheme="minorHAnsi" w:cs="Courier New"/>
          <w:color w:val="5E5E5E" w:themeColor="accent5" w:themeShade="80"/>
        </w:rPr>
        <w:br/>
        <w:t>DEALLOCATE curUsers</w:t>
      </w:r>
    </w:p>
    <w:p w14:paraId="73A84E39" w14:textId="77777777" w:rsidR="00BE400E" w:rsidRPr="00D97445" w:rsidRDefault="00BE400E" w:rsidP="007F28AE">
      <w:pPr>
        <w:pStyle w:val="TableBullet"/>
        <w:numPr>
          <w:ilvl w:val="0"/>
          <w:numId w:val="0"/>
        </w:numPr>
        <w:ind w:left="738"/>
        <w:rPr>
          <w:rFonts w:asciiTheme="minorHAnsi" w:hAnsiTheme="minorHAnsi" w:cs="Courier New"/>
          <w:color w:val="5E5E5E" w:themeColor="accent5" w:themeShade="80"/>
        </w:rPr>
      </w:pPr>
    </w:p>
    <w:p w14:paraId="3DEBAF19" w14:textId="77777777" w:rsidR="00051AF1" w:rsidRDefault="00051AF1" w:rsidP="00051AF1">
      <w:pPr>
        <w:pStyle w:val="Heading1"/>
      </w:pPr>
      <w:bookmarkStart w:id="1047" w:name="_Toc33791669"/>
      <w:bookmarkStart w:id="1048" w:name="_Toc66428348"/>
      <w:r>
        <w:t>SQL Server Jobs</w:t>
      </w:r>
      <w:bookmarkEnd w:id="1047"/>
      <w:bookmarkEnd w:id="1048"/>
    </w:p>
    <w:p w14:paraId="3DEBAF1A" w14:textId="67228BCF" w:rsidR="007F28AE" w:rsidDel="00BE400E" w:rsidRDefault="007F28AE" w:rsidP="00051AF1">
      <w:pPr>
        <w:rPr>
          <w:del w:id="1049" w:author="Kraig Hughes" w:date="2021-03-12T15:17:00Z"/>
          <w:sz w:val="21"/>
          <w:szCs w:val="21"/>
        </w:rPr>
      </w:pPr>
    </w:p>
    <w:p w14:paraId="3DEBAF1B" w14:textId="77777777" w:rsidR="007F28AE" w:rsidRPr="00D97445" w:rsidRDefault="007F28AE" w:rsidP="00C102AE">
      <w:pPr>
        <w:pStyle w:val="TableBullet"/>
        <w:numPr>
          <w:ilvl w:val="0"/>
          <w:numId w:val="53"/>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If possible, provide a detailed job description;</w:t>
      </w:r>
    </w:p>
    <w:p w14:paraId="3AC5BABB" w14:textId="77777777" w:rsidR="009B31CE" w:rsidRDefault="007F28AE" w:rsidP="00C102AE">
      <w:pPr>
        <w:pStyle w:val="TableBullet"/>
        <w:numPr>
          <w:ilvl w:val="0"/>
          <w:numId w:val="53"/>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Use the job description field to record job modifications.  Use the following format:</w:t>
      </w:r>
      <w:r w:rsidRPr="00D97445">
        <w:rPr>
          <w:rFonts w:asciiTheme="minorHAnsi" w:hAnsiTheme="minorHAnsi"/>
          <w:color w:val="5E5E5E" w:themeColor="accent5" w:themeShade="80"/>
        </w:rPr>
        <w:br/>
      </w:r>
      <w:r w:rsidRPr="00D97445">
        <w:rPr>
          <w:rFonts w:asciiTheme="minorHAnsi" w:hAnsiTheme="minorHAnsi"/>
          <w:color w:val="5E5E5E" w:themeColor="accent5" w:themeShade="80"/>
        </w:rPr>
        <w:br/>
        <w:t>Date Modified</w:t>
      </w:r>
      <w:r w:rsidRPr="00D97445">
        <w:rPr>
          <w:rFonts w:asciiTheme="minorHAnsi" w:hAnsiTheme="minorHAnsi"/>
          <w:color w:val="5E5E5E" w:themeColor="accent5" w:themeShade="80"/>
        </w:rPr>
        <w:tab/>
      </w:r>
      <w:r w:rsidRPr="00D97445">
        <w:rPr>
          <w:rFonts w:asciiTheme="minorHAnsi" w:hAnsiTheme="minorHAnsi"/>
          <w:color w:val="5E5E5E" w:themeColor="accent5" w:themeShade="80"/>
        </w:rPr>
        <w:tab/>
        <w:t>Requestor</w:t>
      </w:r>
      <w:r w:rsidRPr="00D97445">
        <w:rPr>
          <w:rFonts w:asciiTheme="minorHAnsi" w:hAnsiTheme="minorHAnsi"/>
          <w:color w:val="5E5E5E" w:themeColor="accent5" w:themeShade="80"/>
        </w:rPr>
        <w:tab/>
      </w:r>
      <w:r w:rsidRPr="00D97445">
        <w:rPr>
          <w:rFonts w:asciiTheme="minorHAnsi" w:hAnsiTheme="minorHAnsi"/>
          <w:color w:val="5E5E5E" w:themeColor="accent5" w:themeShade="80"/>
        </w:rPr>
        <w:tab/>
        <w:t>Modifications</w:t>
      </w:r>
      <w:r w:rsidRPr="00D97445">
        <w:rPr>
          <w:rFonts w:asciiTheme="minorHAnsi" w:hAnsiTheme="minorHAnsi"/>
          <w:color w:val="5E5E5E" w:themeColor="accent5" w:themeShade="80"/>
        </w:rPr>
        <w:br/>
        <w:t>[YYYYMMDD]</w:t>
      </w:r>
      <w:r w:rsidRPr="00D97445">
        <w:rPr>
          <w:rFonts w:asciiTheme="minorHAnsi" w:hAnsiTheme="minorHAnsi"/>
          <w:color w:val="5E5E5E" w:themeColor="accent5" w:themeShade="80"/>
        </w:rPr>
        <w:tab/>
      </w:r>
      <w:r w:rsidRPr="00D97445">
        <w:rPr>
          <w:rFonts w:asciiTheme="minorHAnsi" w:hAnsiTheme="minorHAnsi"/>
          <w:color w:val="5E5E5E" w:themeColor="accent5" w:themeShade="80"/>
        </w:rPr>
        <w:tab/>
        <w:t>[Requestor Name]</w:t>
      </w:r>
      <w:r w:rsidRPr="00D97445">
        <w:rPr>
          <w:rFonts w:asciiTheme="minorHAnsi" w:hAnsiTheme="minorHAnsi"/>
          <w:color w:val="5E5E5E" w:themeColor="accent5" w:themeShade="80"/>
        </w:rPr>
        <w:tab/>
        <w:t>[Modification Description, with Ticket #]</w:t>
      </w:r>
      <w:r w:rsidRPr="00D97445">
        <w:rPr>
          <w:rFonts w:asciiTheme="minorHAnsi" w:hAnsiTheme="minorHAnsi"/>
          <w:color w:val="5E5E5E" w:themeColor="accent5" w:themeShade="80"/>
        </w:rPr>
        <w:br/>
      </w:r>
    </w:p>
    <w:p w14:paraId="6BF9F547" w14:textId="77777777" w:rsidR="009B31CE" w:rsidRDefault="009B31CE" w:rsidP="009B31CE">
      <w:pPr>
        <w:pStyle w:val="TableBullet"/>
        <w:numPr>
          <w:ilvl w:val="0"/>
          <w:numId w:val="0"/>
        </w:numPr>
        <w:spacing w:after="0"/>
        <w:ind w:left="720"/>
        <w:contextualSpacing w:val="0"/>
        <w:rPr>
          <w:rFonts w:asciiTheme="minorHAnsi" w:hAnsiTheme="minorHAnsi"/>
          <w:color w:val="5E5E5E" w:themeColor="accent5" w:themeShade="80"/>
        </w:rPr>
      </w:pPr>
    </w:p>
    <w:p w14:paraId="6F438F6A" w14:textId="6349CC34" w:rsidR="009B31CE" w:rsidDel="00BE400E" w:rsidRDefault="009B31CE" w:rsidP="009B31CE">
      <w:pPr>
        <w:pStyle w:val="TableBullet"/>
        <w:numPr>
          <w:ilvl w:val="0"/>
          <w:numId w:val="0"/>
        </w:numPr>
        <w:spacing w:after="0"/>
        <w:ind w:left="360"/>
        <w:contextualSpacing w:val="0"/>
        <w:rPr>
          <w:del w:id="1050" w:author="Kraig Hughes" w:date="2021-03-12T15:17:00Z"/>
          <w:rFonts w:asciiTheme="minorHAnsi" w:hAnsiTheme="minorHAnsi"/>
          <w:color w:val="5E5E5E" w:themeColor="accent5" w:themeShade="80"/>
        </w:rPr>
      </w:pPr>
    </w:p>
    <w:p w14:paraId="3DEBAF1C" w14:textId="404FFEFE" w:rsidR="007F28AE" w:rsidRPr="00D97445" w:rsidRDefault="007F28AE" w:rsidP="009B31CE">
      <w:pPr>
        <w:pStyle w:val="TableBullet"/>
        <w:numPr>
          <w:ilvl w:val="0"/>
          <w:numId w:val="0"/>
        </w:numPr>
        <w:spacing w:after="0"/>
        <w:ind w:left="360"/>
        <w:contextualSpacing w:val="0"/>
        <w:rPr>
          <w:rFonts w:asciiTheme="minorHAnsi" w:hAnsiTheme="minorHAnsi"/>
          <w:color w:val="5E5E5E" w:themeColor="accent5" w:themeShade="80"/>
        </w:rPr>
      </w:pPr>
      <w:del w:id="1051" w:author="Kraig Hughes" w:date="2021-03-12T15:17:00Z">
        <w:r w:rsidRPr="00D97445" w:rsidDel="00BE400E">
          <w:rPr>
            <w:rFonts w:asciiTheme="minorHAnsi" w:hAnsiTheme="minorHAnsi"/>
            <w:color w:val="5E5E5E" w:themeColor="accent5" w:themeShade="80"/>
          </w:rPr>
          <w:br/>
        </w:r>
      </w:del>
      <w:r w:rsidRPr="00D97445">
        <w:rPr>
          <w:rFonts w:asciiTheme="minorHAnsi" w:hAnsiTheme="minorHAnsi"/>
          <w:color w:val="5E5E5E" w:themeColor="accent5" w:themeShade="80"/>
          <w:u w:val="single"/>
        </w:rPr>
        <w:t>Example</w:t>
      </w:r>
      <w:r w:rsidRPr="00D97445">
        <w:rPr>
          <w:rFonts w:asciiTheme="minorHAnsi" w:hAnsiTheme="minorHAnsi"/>
          <w:color w:val="5E5E5E" w:themeColor="accent5" w:themeShade="80"/>
        </w:rPr>
        <w:br/>
      </w:r>
      <w:r w:rsidRPr="00D97445">
        <w:rPr>
          <w:rFonts w:asciiTheme="minorHAnsi" w:hAnsiTheme="minorHAnsi"/>
          <w:color w:val="5E5E5E" w:themeColor="accent5" w:themeShade="80"/>
        </w:rPr>
        <w:br/>
      </w:r>
      <w:r w:rsidRPr="00D97445">
        <w:rPr>
          <w:rFonts w:asciiTheme="minorHAnsi" w:hAnsiTheme="minorHAnsi"/>
          <w:color w:val="5E5E5E" w:themeColor="accent5" w:themeShade="80"/>
        </w:rPr>
        <w:lastRenderedPageBreak/>
        <w:t>Date Modified</w:t>
      </w:r>
      <w:r w:rsidRPr="00D97445">
        <w:rPr>
          <w:rFonts w:asciiTheme="minorHAnsi" w:hAnsiTheme="minorHAnsi"/>
          <w:color w:val="5E5E5E" w:themeColor="accent5" w:themeShade="80"/>
        </w:rPr>
        <w:tab/>
      </w:r>
      <w:r w:rsidRPr="00D97445">
        <w:rPr>
          <w:rFonts w:asciiTheme="minorHAnsi" w:hAnsiTheme="minorHAnsi"/>
          <w:color w:val="5E5E5E" w:themeColor="accent5" w:themeShade="80"/>
        </w:rPr>
        <w:tab/>
        <w:t>Requestor</w:t>
      </w:r>
      <w:r w:rsidRPr="00D97445">
        <w:rPr>
          <w:rFonts w:asciiTheme="minorHAnsi" w:hAnsiTheme="minorHAnsi"/>
          <w:color w:val="5E5E5E" w:themeColor="accent5" w:themeShade="80"/>
        </w:rPr>
        <w:tab/>
      </w:r>
      <w:r w:rsidRPr="00D97445">
        <w:rPr>
          <w:rFonts w:asciiTheme="minorHAnsi" w:hAnsiTheme="minorHAnsi"/>
          <w:color w:val="5E5E5E" w:themeColor="accent5" w:themeShade="80"/>
        </w:rPr>
        <w:tab/>
        <w:t>Modifications</w:t>
      </w:r>
      <w:r w:rsidRPr="00D97445">
        <w:rPr>
          <w:rFonts w:asciiTheme="minorHAnsi" w:hAnsiTheme="minorHAnsi"/>
          <w:color w:val="5E5E5E" w:themeColor="accent5" w:themeShade="80"/>
        </w:rPr>
        <w:br/>
        <w:t>20150824</w:t>
      </w:r>
      <w:r w:rsidRPr="00D97445">
        <w:rPr>
          <w:rFonts w:asciiTheme="minorHAnsi" w:hAnsiTheme="minorHAnsi"/>
          <w:color w:val="5E5E5E" w:themeColor="accent5" w:themeShade="80"/>
        </w:rPr>
        <w:tab/>
      </w:r>
      <w:r w:rsidRPr="00D97445">
        <w:rPr>
          <w:rFonts w:asciiTheme="minorHAnsi" w:hAnsiTheme="minorHAnsi"/>
          <w:color w:val="5E5E5E" w:themeColor="accent5" w:themeShade="80"/>
        </w:rPr>
        <w:tab/>
        <w:t>Phoi-Guan Tan</w:t>
      </w:r>
      <w:r w:rsidRPr="00D97445">
        <w:rPr>
          <w:rFonts w:asciiTheme="minorHAnsi" w:hAnsiTheme="minorHAnsi"/>
          <w:color w:val="5E5E5E" w:themeColor="accent5" w:themeShade="80"/>
        </w:rPr>
        <w:tab/>
        <w:t>Disable job – INC502869</w:t>
      </w:r>
      <w:r w:rsidRPr="00D97445">
        <w:rPr>
          <w:rFonts w:asciiTheme="minorHAnsi" w:hAnsiTheme="minorHAnsi"/>
          <w:color w:val="5E5E5E" w:themeColor="accent5" w:themeShade="80"/>
        </w:rPr>
        <w:br/>
        <w:t>20160404</w:t>
      </w:r>
      <w:r w:rsidRPr="00D97445">
        <w:rPr>
          <w:rFonts w:asciiTheme="minorHAnsi" w:hAnsiTheme="minorHAnsi"/>
          <w:color w:val="5E5E5E" w:themeColor="accent5" w:themeShade="80"/>
        </w:rPr>
        <w:tab/>
      </w:r>
      <w:r w:rsidRPr="00D97445">
        <w:rPr>
          <w:rFonts w:asciiTheme="minorHAnsi" w:hAnsiTheme="minorHAnsi"/>
          <w:color w:val="5E5E5E" w:themeColor="accent5" w:themeShade="80"/>
        </w:rPr>
        <w:tab/>
        <w:t>Phoi-Guan Tan</w:t>
      </w:r>
      <w:r w:rsidRPr="00D97445">
        <w:rPr>
          <w:rFonts w:asciiTheme="minorHAnsi" w:hAnsiTheme="minorHAnsi"/>
          <w:color w:val="5E5E5E" w:themeColor="accent5" w:themeShade="80"/>
        </w:rPr>
        <w:tab/>
        <w:t>Disable job – INC545912</w:t>
      </w:r>
      <w:r w:rsidRPr="00D97445">
        <w:rPr>
          <w:rFonts w:asciiTheme="minorHAnsi" w:hAnsiTheme="minorHAnsi"/>
          <w:color w:val="5E5E5E" w:themeColor="accent5" w:themeShade="80"/>
        </w:rPr>
        <w:br/>
        <w:t>20160829</w:t>
      </w:r>
      <w:r w:rsidRPr="00D97445">
        <w:rPr>
          <w:rFonts w:asciiTheme="minorHAnsi" w:hAnsiTheme="minorHAnsi"/>
          <w:color w:val="5E5E5E" w:themeColor="accent5" w:themeShade="80"/>
        </w:rPr>
        <w:tab/>
      </w:r>
      <w:r w:rsidRPr="00D97445">
        <w:rPr>
          <w:rFonts w:asciiTheme="minorHAnsi" w:hAnsiTheme="minorHAnsi"/>
          <w:color w:val="5E5E5E" w:themeColor="accent5" w:themeShade="80"/>
        </w:rPr>
        <w:tab/>
        <w:t>Jie-Ming Lee</w:t>
      </w:r>
      <w:r w:rsidRPr="00D97445">
        <w:rPr>
          <w:rFonts w:asciiTheme="minorHAnsi" w:hAnsiTheme="minorHAnsi"/>
          <w:color w:val="5E5E5E" w:themeColor="accent5" w:themeShade="80"/>
        </w:rPr>
        <w:tab/>
      </w:r>
      <w:r w:rsidRPr="00D97445">
        <w:rPr>
          <w:rFonts w:asciiTheme="minorHAnsi" w:hAnsiTheme="minorHAnsi"/>
          <w:color w:val="5E5E5E" w:themeColor="accent5" w:themeShade="80"/>
        </w:rPr>
        <w:tab/>
        <w:t>Disable job – INC570376</w:t>
      </w:r>
      <w:r w:rsidRPr="00D97445">
        <w:rPr>
          <w:rFonts w:asciiTheme="minorHAnsi" w:hAnsiTheme="minorHAnsi"/>
          <w:color w:val="5E5E5E" w:themeColor="accent5" w:themeShade="80"/>
        </w:rPr>
        <w:br/>
      </w:r>
    </w:p>
    <w:p w14:paraId="3DEBAF1D" w14:textId="77777777" w:rsidR="007F28AE" w:rsidRPr="00D97445" w:rsidRDefault="007F28AE" w:rsidP="00C102AE">
      <w:pPr>
        <w:pStyle w:val="TableBullet"/>
        <w:numPr>
          <w:ilvl w:val="0"/>
          <w:numId w:val="53"/>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Provide an output file for job steps if possible and when applicable, for monitoring and root cause analysis;</w:t>
      </w:r>
    </w:p>
    <w:p w14:paraId="3DEBAF1E" w14:textId="01159F74" w:rsidR="007F28AE" w:rsidRDefault="007F28AE" w:rsidP="00C102AE">
      <w:pPr>
        <w:pStyle w:val="TableBullet"/>
        <w:numPr>
          <w:ilvl w:val="0"/>
          <w:numId w:val="53"/>
        </w:numPr>
        <w:spacing w:after="0"/>
        <w:contextualSpacing w:val="0"/>
        <w:rPr>
          <w:ins w:id="1052" w:author="Kraig Hughes" w:date="2021-03-12T15:17:00Z"/>
          <w:rFonts w:asciiTheme="minorHAnsi" w:hAnsiTheme="minorHAnsi"/>
          <w:color w:val="5E5E5E" w:themeColor="accent5" w:themeShade="80"/>
        </w:rPr>
      </w:pPr>
      <w:r w:rsidRPr="00D97445">
        <w:rPr>
          <w:rFonts w:asciiTheme="minorHAnsi" w:hAnsiTheme="minorHAnsi"/>
          <w:color w:val="5E5E5E" w:themeColor="accent5" w:themeShade="80"/>
        </w:rPr>
        <w:t>In the event of failure, jobs should always have a mechanism to alert appropriate resources who can address the failure;</w:t>
      </w:r>
    </w:p>
    <w:p w14:paraId="3592D1A6" w14:textId="77777777" w:rsidR="00BE400E" w:rsidRPr="00D97445" w:rsidRDefault="00BE400E" w:rsidP="00C102AE">
      <w:pPr>
        <w:pStyle w:val="TableBullet"/>
        <w:numPr>
          <w:ilvl w:val="0"/>
          <w:numId w:val="53"/>
        </w:numPr>
        <w:spacing w:after="0"/>
        <w:contextualSpacing w:val="0"/>
        <w:rPr>
          <w:rFonts w:asciiTheme="minorHAnsi" w:hAnsiTheme="minorHAnsi"/>
          <w:color w:val="5E5E5E" w:themeColor="accent5" w:themeShade="80"/>
        </w:rPr>
      </w:pPr>
    </w:p>
    <w:p w14:paraId="3DEBAF20" w14:textId="77777777" w:rsidR="00051AF1" w:rsidRDefault="00051AF1" w:rsidP="00051AF1">
      <w:pPr>
        <w:pStyle w:val="Heading1"/>
      </w:pPr>
      <w:bookmarkStart w:id="1053" w:name="_Toc33791670"/>
      <w:bookmarkStart w:id="1054" w:name="_Toc66428349"/>
      <w:r>
        <w:t>Error Handling</w:t>
      </w:r>
      <w:bookmarkEnd w:id="1053"/>
      <w:bookmarkEnd w:id="1054"/>
    </w:p>
    <w:p w14:paraId="3DEBAF21" w14:textId="79DFA918" w:rsidR="00094A22" w:rsidDel="00BE400E" w:rsidRDefault="00094A22" w:rsidP="00051AF1">
      <w:pPr>
        <w:rPr>
          <w:del w:id="1055" w:author="Kraig Hughes" w:date="2021-03-12T15:17:00Z"/>
          <w:sz w:val="21"/>
          <w:szCs w:val="21"/>
        </w:rPr>
      </w:pPr>
    </w:p>
    <w:p w14:paraId="3DEBAF22" w14:textId="77777777" w:rsidR="00094A22" w:rsidRPr="00D97445" w:rsidRDefault="00094A22" w:rsidP="00C102AE">
      <w:pPr>
        <w:pStyle w:val="TableBullet"/>
        <w:numPr>
          <w:ilvl w:val="0"/>
          <w:numId w:val="55"/>
        </w:numPr>
        <w:tabs>
          <w:tab w:val="left" w:pos="990"/>
        </w:tabs>
        <w:spacing w:after="0"/>
        <w:ind w:left="72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Standards provided in this chapter are applicable to TSQL code used in MS SQL Server environment only. Error handling for client applications using ADO, .NET and JDBC interfaces are out of scope.</w:t>
      </w:r>
    </w:p>
    <w:p w14:paraId="3DEBAF23" w14:textId="77777777" w:rsidR="00094A22" w:rsidRPr="00D97445" w:rsidRDefault="00094A22" w:rsidP="00C102AE">
      <w:pPr>
        <w:pStyle w:val="TableBullet"/>
        <w:numPr>
          <w:ilvl w:val="0"/>
          <w:numId w:val="55"/>
        </w:numPr>
        <w:tabs>
          <w:tab w:val="left" w:pos="990"/>
        </w:tabs>
        <w:spacing w:after="0"/>
        <w:ind w:left="72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Implement TRY-CATCH-FINALLY blocks appropriately if available;</w:t>
      </w:r>
    </w:p>
    <w:p w14:paraId="3DEBAF24" w14:textId="77777777" w:rsidR="00094A22" w:rsidRPr="00D97445" w:rsidRDefault="00094A22" w:rsidP="00C102AE">
      <w:pPr>
        <w:pStyle w:val="TableBullet"/>
        <w:numPr>
          <w:ilvl w:val="0"/>
          <w:numId w:val="55"/>
        </w:numPr>
        <w:tabs>
          <w:tab w:val="left" w:pos="990"/>
        </w:tabs>
        <w:spacing w:after="0"/>
        <w:ind w:left="72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Do not underestimate a possibility of deadlock cases, especially in OLTP environments, and always handle them appropriately;</w:t>
      </w:r>
    </w:p>
    <w:p w14:paraId="3DEBAF25" w14:textId="77777777" w:rsidR="00094A22" w:rsidRPr="00D97445" w:rsidRDefault="00094A22" w:rsidP="00C102AE">
      <w:pPr>
        <w:pStyle w:val="TableBullet"/>
        <w:numPr>
          <w:ilvl w:val="0"/>
          <w:numId w:val="55"/>
        </w:numPr>
        <w:tabs>
          <w:tab w:val="left" w:pos="990"/>
        </w:tabs>
        <w:spacing w:after="0"/>
        <w:ind w:left="720"/>
        <w:contextualSpacing w:val="0"/>
        <w:rPr>
          <w:rFonts w:asciiTheme="minorHAnsi" w:hAnsiTheme="minorHAnsi"/>
          <w:color w:val="5E5E5E" w:themeColor="accent5" w:themeShade="80"/>
        </w:rPr>
      </w:pPr>
      <w:r w:rsidRPr="00D97445">
        <w:rPr>
          <w:rFonts w:asciiTheme="minorHAnsi" w:hAnsiTheme="minorHAnsi" w:cs="TTE2898618t00"/>
          <w:color w:val="5E5E5E" w:themeColor="accent5" w:themeShade="80"/>
        </w:rPr>
        <w:t>Always use @@ERROR and, when required, @@ROWCOUNT functions to control the logic flow of TSQL code: always save these values into local variables for further processing;</w:t>
      </w:r>
    </w:p>
    <w:p w14:paraId="3DEBAF26" w14:textId="77777777" w:rsidR="00094A22" w:rsidRPr="00D97445" w:rsidRDefault="00094A22" w:rsidP="00C102AE">
      <w:pPr>
        <w:pStyle w:val="TableBullet"/>
        <w:numPr>
          <w:ilvl w:val="0"/>
          <w:numId w:val="55"/>
        </w:numPr>
        <w:tabs>
          <w:tab w:val="left" w:pos="990"/>
        </w:tabs>
        <w:spacing w:after="0"/>
        <w:ind w:left="72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 xml:space="preserve">When SQL Server encounters a non-fatal error trying to execute a command, the @@ERROR system function captures the error code. If the error is fatal, the error cannot be caught in </w:t>
      </w:r>
      <w:r w:rsidRPr="00D97445">
        <w:rPr>
          <w:rFonts w:asciiTheme="minorHAnsi" w:hAnsiTheme="minorHAnsi" w:cs="TTE2898618t00"/>
          <w:color w:val="5E5E5E" w:themeColor="accent5" w:themeShade="80"/>
        </w:rPr>
        <w:lastRenderedPageBreak/>
        <w:t>TSQL code at all – only client code’s catch logic, if applicable, can trap the error;</w:t>
      </w:r>
    </w:p>
    <w:p w14:paraId="3DEBAF27" w14:textId="77777777" w:rsidR="00094A22" w:rsidRPr="00D97445" w:rsidRDefault="00094A22" w:rsidP="00C102AE">
      <w:pPr>
        <w:pStyle w:val="TableBullet"/>
        <w:numPr>
          <w:ilvl w:val="0"/>
          <w:numId w:val="55"/>
        </w:numPr>
        <w:tabs>
          <w:tab w:val="left" w:pos="990"/>
        </w:tabs>
        <w:spacing w:after="0"/>
        <w:ind w:left="72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If @@ERROR is equal to 0, the last statement was completed with success, and it failed in all other cases;</w:t>
      </w:r>
    </w:p>
    <w:p w14:paraId="3DEBAF28" w14:textId="77777777" w:rsidR="00094A22" w:rsidRPr="00D97445" w:rsidRDefault="00094A22" w:rsidP="00C102AE">
      <w:pPr>
        <w:pStyle w:val="TableBullet"/>
        <w:numPr>
          <w:ilvl w:val="0"/>
          <w:numId w:val="55"/>
        </w:numPr>
        <w:tabs>
          <w:tab w:val="left" w:pos="990"/>
        </w:tabs>
        <w:spacing w:after="0"/>
        <w:ind w:left="72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Neither the text, nor the severity level of the error are available while using this function;</w:t>
      </w:r>
    </w:p>
    <w:p w14:paraId="3DEBAF29" w14:textId="77777777" w:rsidR="00094A22" w:rsidRPr="00D97445" w:rsidRDefault="00094A22" w:rsidP="00C102AE">
      <w:pPr>
        <w:pStyle w:val="TableBullet"/>
        <w:numPr>
          <w:ilvl w:val="0"/>
          <w:numId w:val="55"/>
        </w:numPr>
        <w:tabs>
          <w:tab w:val="left" w:pos="990"/>
        </w:tabs>
        <w:spacing w:after="0"/>
        <w:ind w:left="72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These are the statements for which @@ERROR function must be checked in TSQL code (DDL  statements are out of scope of this document):</w:t>
      </w:r>
    </w:p>
    <w:p w14:paraId="3DEBAF2A" w14:textId="77777777" w:rsidR="00094A22" w:rsidRPr="00D97445" w:rsidRDefault="00094A22" w:rsidP="00C102AE">
      <w:pPr>
        <w:pStyle w:val="TableBullet"/>
        <w:numPr>
          <w:ilvl w:val="0"/>
          <w:numId w:val="55"/>
        </w:numPr>
        <w:tabs>
          <w:tab w:val="left" w:pos="990"/>
        </w:tabs>
        <w:spacing w:after="0"/>
        <w:ind w:left="72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DML statements, that is, INSERT, DELETE and UPDATE, even when they affect temporary tables and table variables;</w:t>
      </w:r>
    </w:p>
    <w:p w14:paraId="3DEBAF2B" w14:textId="77777777" w:rsidR="00094A22" w:rsidRPr="00D97445" w:rsidRDefault="00094A22" w:rsidP="00C102AE">
      <w:pPr>
        <w:pStyle w:val="TableBullet"/>
        <w:numPr>
          <w:ilvl w:val="0"/>
          <w:numId w:val="55"/>
        </w:numPr>
        <w:tabs>
          <w:tab w:val="left" w:pos="990"/>
        </w:tabs>
        <w:spacing w:after="0"/>
        <w:ind w:left="72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SELECT INTO statements;</w:t>
      </w:r>
    </w:p>
    <w:p w14:paraId="3DEBAF2C" w14:textId="77777777" w:rsidR="00094A22" w:rsidRPr="00D97445" w:rsidRDefault="00094A22" w:rsidP="00C102AE">
      <w:pPr>
        <w:pStyle w:val="TableBullet"/>
        <w:numPr>
          <w:ilvl w:val="0"/>
          <w:numId w:val="55"/>
        </w:numPr>
        <w:tabs>
          <w:tab w:val="left" w:pos="990"/>
        </w:tabs>
        <w:spacing w:after="0"/>
        <w:ind w:left="72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Invocation of stored procedures;</w:t>
      </w:r>
    </w:p>
    <w:p w14:paraId="3DEBAF2D" w14:textId="77777777" w:rsidR="00094A22" w:rsidRPr="00D97445" w:rsidRDefault="00094A22" w:rsidP="00C102AE">
      <w:pPr>
        <w:pStyle w:val="TableBullet"/>
        <w:numPr>
          <w:ilvl w:val="0"/>
          <w:numId w:val="55"/>
        </w:numPr>
        <w:tabs>
          <w:tab w:val="left" w:pos="990"/>
        </w:tabs>
        <w:spacing w:after="0"/>
        <w:ind w:left="72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Invocation of dynamic T-SQL;</w:t>
      </w:r>
    </w:p>
    <w:p w14:paraId="3DEBAF2E" w14:textId="77777777" w:rsidR="00094A22" w:rsidRPr="00D97445" w:rsidRDefault="00094A22" w:rsidP="00C102AE">
      <w:pPr>
        <w:pStyle w:val="TableBullet"/>
        <w:numPr>
          <w:ilvl w:val="0"/>
          <w:numId w:val="55"/>
        </w:numPr>
        <w:tabs>
          <w:tab w:val="left" w:pos="990"/>
        </w:tabs>
        <w:spacing w:after="0"/>
        <w:ind w:left="72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 xml:space="preserve">After a stored procedure execution </w:t>
      </w:r>
      <w:r w:rsidRPr="00D97445">
        <w:rPr>
          <w:rFonts w:asciiTheme="minorHAnsi" w:hAnsiTheme="minorHAnsi" w:cs="TTE2895370t00"/>
          <w:color w:val="5E5E5E" w:themeColor="accent5" w:themeShade="80"/>
        </w:rPr>
        <w:t xml:space="preserve">@@ERROR </w:t>
      </w:r>
      <w:r w:rsidRPr="00D97445">
        <w:rPr>
          <w:rFonts w:asciiTheme="minorHAnsi" w:hAnsiTheme="minorHAnsi" w:cs="TTE2898618t00"/>
          <w:color w:val="5E5E5E" w:themeColor="accent5" w:themeShade="80"/>
        </w:rPr>
        <w:t>function must be checked in conjunction with the return value in the following way:</w:t>
      </w:r>
      <w:r w:rsidRPr="00D97445">
        <w:rPr>
          <w:rFonts w:asciiTheme="minorHAnsi" w:hAnsiTheme="minorHAnsi" w:cs="TTE2898618t00"/>
          <w:color w:val="5E5E5E" w:themeColor="accent5" w:themeShade="80"/>
        </w:rPr>
        <w:br/>
      </w:r>
      <w:r w:rsidRPr="00D97445">
        <w:rPr>
          <w:rFonts w:asciiTheme="minorHAnsi" w:hAnsiTheme="minorHAnsi" w:cs="Courier New"/>
          <w:color w:val="5E5E5E" w:themeColor="accent5" w:themeShade="80"/>
        </w:rPr>
        <w:t>…</w:t>
      </w:r>
      <w:r w:rsidRPr="00D97445">
        <w:rPr>
          <w:rFonts w:asciiTheme="minorHAnsi" w:hAnsiTheme="minorHAnsi" w:cs="Courier New"/>
          <w:color w:val="5E5E5E" w:themeColor="accent5" w:themeShade="80"/>
        </w:rPr>
        <w:br/>
        <w:t>EXEC @iErrorCode = dbo.usp_SomeStoredProcedure …, @nvcMesage OUTPUT</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br/>
        <w:t>SET @iErrorCode = COALESCE(NULLIF(@iErrorCode, 0), @@ERROR)</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br/>
        <w:t>IF @iErrorCode &lt;&gt; 0</w:t>
      </w:r>
      <w:r w:rsidRPr="00D97445">
        <w:rPr>
          <w:rFonts w:asciiTheme="minorHAnsi" w:hAnsiTheme="minorHAnsi" w:cs="Courier New"/>
          <w:color w:val="5E5E5E" w:themeColor="accent5" w:themeShade="80"/>
        </w:rPr>
        <w:br/>
        <w:t>…</w:t>
      </w:r>
    </w:p>
    <w:p w14:paraId="3DEBAF2F" w14:textId="77777777" w:rsidR="00094A22" w:rsidRPr="00D97445" w:rsidRDefault="00094A22" w:rsidP="00C102AE">
      <w:pPr>
        <w:pStyle w:val="TableBullet"/>
        <w:numPr>
          <w:ilvl w:val="0"/>
          <w:numId w:val="54"/>
        </w:numPr>
        <w:tabs>
          <w:tab w:val="left" w:pos="990"/>
        </w:tabs>
        <w:spacing w:after="0"/>
        <w:ind w:left="1188" w:hanging="540"/>
        <w:contextualSpacing w:val="0"/>
        <w:rPr>
          <w:rFonts w:asciiTheme="minorHAnsi" w:hAnsiTheme="minorHAnsi" w:cs="TTE2898618t00"/>
          <w:color w:val="5E5E5E" w:themeColor="accent5" w:themeShade="80"/>
        </w:rPr>
      </w:pPr>
      <w:r w:rsidRPr="00D97445">
        <w:rPr>
          <w:rFonts w:asciiTheme="minorHAnsi" w:hAnsiTheme="minorHAnsi"/>
          <w:color w:val="5E5E5E" w:themeColor="accent5" w:themeShade="80"/>
        </w:rPr>
        <w:t>GOTO statement should not be used to program exit blocks and return points;</w:t>
      </w:r>
    </w:p>
    <w:p w14:paraId="3DEBAF30" w14:textId="77777777" w:rsidR="00094A22" w:rsidRPr="00D97445" w:rsidRDefault="00094A22" w:rsidP="00C102AE">
      <w:pPr>
        <w:pStyle w:val="TableBullet"/>
        <w:numPr>
          <w:ilvl w:val="0"/>
          <w:numId w:val="54"/>
        </w:numPr>
        <w:tabs>
          <w:tab w:val="left" w:pos="990"/>
        </w:tabs>
        <w:spacing w:after="0"/>
        <w:ind w:left="918" w:hanging="270"/>
        <w:contextualSpacing w:val="0"/>
        <w:rPr>
          <w:rFonts w:asciiTheme="minorHAnsi" w:hAnsiTheme="minorHAnsi"/>
          <w:color w:val="5E5E5E" w:themeColor="accent5" w:themeShade="80"/>
        </w:rPr>
      </w:pPr>
      <w:r w:rsidRPr="00D97445">
        <w:rPr>
          <w:rFonts w:asciiTheme="minorHAnsi" w:hAnsiTheme="minorHAnsi"/>
          <w:color w:val="5E5E5E" w:themeColor="accent5" w:themeShade="80"/>
        </w:rPr>
        <w:lastRenderedPageBreak/>
        <w:t>Error handling must be simple: there is no need to use @@ERROR function after each line of code;</w:t>
      </w:r>
    </w:p>
    <w:p w14:paraId="0DE1C1A2" w14:textId="77777777" w:rsidR="009B31CE" w:rsidRPr="009B31CE" w:rsidRDefault="00094A22" w:rsidP="00C102AE">
      <w:pPr>
        <w:pStyle w:val="TableBullet"/>
        <w:numPr>
          <w:ilvl w:val="0"/>
          <w:numId w:val="54"/>
        </w:numPr>
        <w:tabs>
          <w:tab w:val="left" w:pos="990"/>
        </w:tabs>
        <w:spacing w:after="0"/>
        <w:ind w:left="918" w:hanging="270"/>
        <w:contextualSpacing w:val="0"/>
        <w:rPr>
          <w:rFonts w:asciiTheme="minorHAnsi" w:hAnsiTheme="minorHAnsi"/>
          <w:i/>
          <w:color w:val="5E5E5E" w:themeColor="accent5" w:themeShade="80"/>
        </w:rPr>
      </w:pPr>
      <w:r w:rsidRPr="00D97445">
        <w:rPr>
          <w:rFonts w:asciiTheme="minorHAnsi" w:hAnsiTheme="minorHAnsi"/>
          <w:color w:val="5E5E5E" w:themeColor="accent5" w:themeShade="80"/>
        </w:rPr>
        <w:t>Avoid unnecessary error messages: if rollback occurred in a stored procedure that did not start a transaction it will generate the message 266;</w:t>
      </w:r>
    </w:p>
    <w:p w14:paraId="3DEBAF31" w14:textId="28CE1B86" w:rsidR="00094A22" w:rsidRPr="00D97445" w:rsidRDefault="00094A22" w:rsidP="009B31CE">
      <w:pPr>
        <w:pStyle w:val="TableBullet"/>
        <w:numPr>
          <w:ilvl w:val="0"/>
          <w:numId w:val="0"/>
        </w:numPr>
        <w:tabs>
          <w:tab w:val="left" w:pos="990"/>
        </w:tabs>
        <w:spacing w:after="0"/>
        <w:ind w:left="918"/>
        <w:contextualSpacing w:val="0"/>
        <w:rPr>
          <w:rFonts w:asciiTheme="minorHAnsi" w:hAnsiTheme="minorHAnsi"/>
          <w:i/>
          <w:color w:val="5E5E5E" w:themeColor="accent5" w:themeShade="80"/>
        </w:rPr>
      </w:pPr>
      <w:r w:rsidRPr="00D97445">
        <w:rPr>
          <w:rFonts w:asciiTheme="minorHAnsi" w:hAnsiTheme="minorHAnsi"/>
          <w:color w:val="5E5E5E" w:themeColor="accent5" w:themeShade="80"/>
        </w:rPr>
        <w:br/>
      </w:r>
    </w:p>
    <w:p w14:paraId="3DEBAF32" w14:textId="77777777" w:rsidR="00094A22" w:rsidRPr="00D97445" w:rsidRDefault="00094A22" w:rsidP="00094A22">
      <w:pPr>
        <w:pStyle w:val="TableBullet"/>
        <w:numPr>
          <w:ilvl w:val="0"/>
          <w:numId w:val="0"/>
        </w:numPr>
        <w:tabs>
          <w:tab w:val="left" w:pos="990"/>
        </w:tabs>
        <w:ind w:left="1188"/>
        <w:rPr>
          <w:rFonts w:asciiTheme="minorHAnsi" w:hAnsiTheme="minorHAnsi"/>
          <w:color w:val="5E5E5E" w:themeColor="accent5" w:themeShade="80"/>
          <w:u w:val="single"/>
        </w:rPr>
      </w:pPr>
      <w:r w:rsidRPr="00D97445">
        <w:rPr>
          <w:rFonts w:asciiTheme="minorHAnsi" w:hAnsiTheme="minorHAnsi"/>
          <w:color w:val="5E5E5E" w:themeColor="accent5" w:themeShade="80"/>
          <w:u w:val="single"/>
        </w:rPr>
        <w:t>Example:</w:t>
      </w:r>
    </w:p>
    <w:p w14:paraId="623B9190" w14:textId="16BD7591" w:rsidR="00BE400E" w:rsidRPr="00D97445" w:rsidRDefault="00094A22" w:rsidP="00BE400E">
      <w:pPr>
        <w:tabs>
          <w:tab w:val="left" w:pos="990"/>
        </w:tabs>
        <w:ind w:left="1908" w:hanging="540"/>
        <w:rPr>
          <w:rFonts w:cs="Courier New"/>
          <w:color w:val="5E5E5E" w:themeColor="accent5" w:themeShade="80"/>
        </w:rPr>
        <w:pPrChange w:id="1056" w:author="Kraig Hughes" w:date="2021-03-12T15:17:00Z">
          <w:pPr>
            <w:tabs>
              <w:tab w:val="left" w:pos="990"/>
            </w:tabs>
            <w:ind w:left="1908" w:hanging="540"/>
          </w:pPr>
        </w:pPrChange>
      </w:pPr>
      <w:r w:rsidRPr="00D97445">
        <w:rPr>
          <w:rFonts w:cs="Courier New"/>
          <w:color w:val="5E5E5E" w:themeColor="accent5" w:themeShade="80"/>
        </w:rPr>
        <w:t>UPDATE</w:t>
      </w:r>
      <w:r w:rsidRPr="00D97445">
        <w:rPr>
          <w:rFonts w:cs="Courier New"/>
          <w:color w:val="5E5E5E" w:themeColor="accent5" w:themeShade="80"/>
        </w:rPr>
        <w:br/>
      </w:r>
      <w:r w:rsidRPr="00D97445">
        <w:rPr>
          <w:rFonts w:cs="Courier New"/>
          <w:color w:val="5E5E5E" w:themeColor="accent5" w:themeShade="80"/>
        </w:rPr>
        <w:tab/>
        <w:t>dbo.Traveller</w:t>
      </w:r>
      <w:r w:rsidRPr="00D97445">
        <w:rPr>
          <w:rFonts w:cs="Courier New"/>
          <w:color w:val="5E5E5E" w:themeColor="accent5" w:themeShade="80"/>
        </w:rPr>
        <w:br/>
        <w:t>SET</w:t>
      </w:r>
      <w:r w:rsidRPr="00D97445">
        <w:rPr>
          <w:rFonts w:cs="Courier New"/>
          <w:color w:val="5E5E5E" w:themeColor="accent5" w:themeShade="80"/>
        </w:rPr>
        <w:br/>
      </w:r>
      <w:r w:rsidRPr="00D97445">
        <w:rPr>
          <w:rFonts w:cs="Courier New"/>
          <w:color w:val="5E5E5E" w:themeColor="accent5" w:themeShade="80"/>
        </w:rPr>
        <w:tab/>
        <w:t>LineId</w:t>
      </w:r>
      <w:r w:rsidRPr="00D97445">
        <w:rPr>
          <w:rFonts w:cs="Courier New"/>
          <w:color w:val="5E5E5E" w:themeColor="accent5" w:themeShade="80"/>
        </w:rPr>
        <w:tab/>
        <w:t>= @iLineId,</w:t>
      </w:r>
      <w:r w:rsidRPr="00D97445">
        <w:rPr>
          <w:rFonts w:cs="Courier New"/>
          <w:color w:val="5E5E5E" w:themeColor="accent5" w:themeShade="80"/>
        </w:rPr>
        <w:br/>
      </w:r>
      <w:r w:rsidRPr="00D97445">
        <w:rPr>
          <w:rFonts w:cs="Courier New"/>
          <w:color w:val="5E5E5E" w:themeColor="accent5" w:themeShade="80"/>
        </w:rPr>
        <w:tab/>
        <w:t>UpdateOn</w:t>
      </w:r>
      <w:r w:rsidRPr="00D97445">
        <w:rPr>
          <w:rFonts w:cs="Courier New"/>
          <w:color w:val="5E5E5E" w:themeColor="accent5" w:themeShade="80"/>
        </w:rPr>
        <w:tab/>
        <w:t>= GETDATE()</w:t>
      </w:r>
      <w:r w:rsidRPr="00D97445">
        <w:rPr>
          <w:rFonts w:cs="Courier New"/>
          <w:color w:val="5E5E5E" w:themeColor="accent5" w:themeShade="80"/>
        </w:rPr>
        <w:br/>
        <w:t>WHERE</w:t>
      </w:r>
      <w:r w:rsidRPr="00D97445">
        <w:rPr>
          <w:rFonts w:cs="Courier New"/>
          <w:color w:val="5E5E5E" w:themeColor="accent5" w:themeShade="80"/>
        </w:rPr>
        <w:br/>
      </w:r>
      <w:r w:rsidRPr="00D97445">
        <w:rPr>
          <w:rFonts w:cs="Courier New"/>
          <w:color w:val="5E5E5E" w:themeColor="accent5" w:themeShade="80"/>
        </w:rPr>
        <w:tab/>
        <w:t>TrackCode</w:t>
      </w:r>
      <w:r w:rsidRPr="00D97445">
        <w:rPr>
          <w:rFonts w:cs="Courier New"/>
          <w:color w:val="5E5E5E" w:themeColor="accent5" w:themeShade="80"/>
        </w:rPr>
        <w:tab/>
        <w:t>= @vcTrackCode AND</w:t>
      </w:r>
      <w:r w:rsidRPr="00D97445">
        <w:rPr>
          <w:rFonts w:cs="Courier New"/>
          <w:color w:val="5E5E5E" w:themeColor="accent5" w:themeShade="80"/>
        </w:rPr>
        <w:br/>
      </w:r>
      <w:r w:rsidRPr="00D97445">
        <w:rPr>
          <w:rFonts w:cs="Courier New"/>
          <w:color w:val="5E5E5E" w:themeColor="accent5" w:themeShade="80"/>
        </w:rPr>
        <w:tab/>
        <w:t>Revision</w:t>
      </w:r>
      <w:r w:rsidRPr="00D97445">
        <w:rPr>
          <w:rFonts w:cs="Courier New"/>
          <w:color w:val="5E5E5E" w:themeColor="accent5" w:themeShade="80"/>
        </w:rPr>
        <w:tab/>
        <w:t>= @tiRevision</w:t>
      </w:r>
      <w:r w:rsidRPr="00D97445">
        <w:rPr>
          <w:rFonts w:cs="Courier New"/>
          <w:color w:val="5E5E5E" w:themeColor="accent5" w:themeShade="80"/>
        </w:rPr>
        <w:br/>
      </w:r>
      <w:r w:rsidRPr="00D97445">
        <w:rPr>
          <w:rFonts w:cs="Courier New"/>
          <w:color w:val="5E5E5E" w:themeColor="accent5" w:themeShade="80"/>
        </w:rPr>
        <w:br/>
        <w:t>SELECT @iError = @@ERROR, @iRowCount = @@ROWCOUNT</w:t>
      </w:r>
      <w:r w:rsidRPr="00D97445">
        <w:rPr>
          <w:rFonts w:cs="Courier New"/>
          <w:color w:val="5E5E5E" w:themeColor="accent5" w:themeShade="80"/>
        </w:rPr>
        <w:br/>
      </w:r>
      <w:r w:rsidRPr="00D97445">
        <w:rPr>
          <w:rFonts w:cs="Courier New"/>
          <w:color w:val="5E5E5E" w:themeColor="accent5" w:themeShade="80"/>
        </w:rPr>
        <w:br/>
        <w:t>IF @iError &lt;&gt; 0</w:t>
      </w:r>
      <w:r w:rsidRPr="00D97445">
        <w:rPr>
          <w:rFonts w:cs="Courier New"/>
          <w:color w:val="5E5E5E" w:themeColor="accent5" w:themeShade="80"/>
        </w:rPr>
        <w:br/>
        <w:t>BEGIN</w:t>
      </w:r>
      <w:r w:rsidRPr="00D97445">
        <w:rPr>
          <w:rFonts w:cs="Courier New"/>
          <w:color w:val="5E5E5E" w:themeColor="accent5" w:themeShade="80"/>
        </w:rPr>
        <w:br/>
      </w:r>
      <w:r w:rsidRPr="00D97445">
        <w:rPr>
          <w:rFonts w:cs="Courier New"/>
          <w:color w:val="5E5E5E" w:themeColor="accent5" w:themeShade="80"/>
        </w:rPr>
        <w:tab/>
        <w:t>RAISERROR …</w:t>
      </w:r>
      <w:r w:rsidRPr="00D97445">
        <w:rPr>
          <w:rFonts w:cs="Courier New"/>
          <w:color w:val="5E5E5E" w:themeColor="accent5" w:themeShade="80"/>
        </w:rPr>
        <w:br/>
      </w:r>
      <w:r w:rsidRPr="00D97445">
        <w:rPr>
          <w:rFonts w:cs="Courier New"/>
          <w:color w:val="5E5E5E" w:themeColor="accent5" w:themeShade="80"/>
        </w:rPr>
        <w:tab/>
        <w:t>RETURN 50001</w:t>
      </w:r>
      <w:r w:rsidRPr="00D97445">
        <w:rPr>
          <w:rFonts w:cs="Courier New"/>
          <w:color w:val="5E5E5E" w:themeColor="accent5" w:themeShade="80"/>
        </w:rPr>
        <w:br/>
        <w:t>END</w:t>
      </w:r>
    </w:p>
    <w:p w14:paraId="3DEBAF34" w14:textId="77777777" w:rsidR="00051AF1" w:rsidRDefault="00051AF1" w:rsidP="00051AF1">
      <w:pPr>
        <w:pStyle w:val="Heading2"/>
      </w:pPr>
      <w:bookmarkStart w:id="1057" w:name="_Toc33791671"/>
      <w:r>
        <w:lastRenderedPageBreak/>
        <w:t>User Generated Errors</w:t>
      </w:r>
      <w:bookmarkEnd w:id="1057"/>
    </w:p>
    <w:p w14:paraId="3DEBAF35" w14:textId="32A68201" w:rsidR="00094A22" w:rsidDel="00BE400E" w:rsidRDefault="00094A22" w:rsidP="00051AF1">
      <w:pPr>
        <w:rPr>
          <w:del w:id="1058" w:author="Kraig Hughes" w:date="2021-03-12T15:17:00Z"/>
          <w:sz w:val="21"/>
          <w:szCs w:val="21"/>
        </w:rPr>
      </w:pPr>
    </w:p>
    <w:p w14:paraId="3DEBAF36" w14:textId="77777777" w:rsidR="00094A22" w:rsidRPr="00D97445" w:rsidRDefault="00094A22" w:rsidP="00C102AE">
      <w:pPr>
        <w:pStyle w:val="TableBullet"/>
        <w:numPr>
          <w:ilvl w:val="0"/>
          <w:numId w:val="56"/>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 xml:space="preserve">User-generated errors may be issued by using </w:t>
      </w:r>
      <w:r w:rsidRPr="00D97445">
        <w:rPr>
          <w:rFonts w:asciiTheme="minorHAnsi" w:hAnsiTheme="minorHAnsi" w:cs="TTE2895370t00"/>
          <w:color w:val="5E5E5E" w:themeColor="accent5" w:themeShade="80"/>
        </w:rPr>
        <w:t xml:space="preserve">RAISERROR </w:t>
      </w:r>
      <w:r w:rsidRPr="00D97445">
        <w:rPr>
          <w:rFonts w:asciiTheme="minorHAnsi" w:hAnsiTheme="minorHAnsi"/>
          <w:color w:val="5E5E5E" w:themeColor="accent5" w:themeShade="80"/>
        </w:rPr>
        <w:t>statement in the following formats:</w:t>
      </w:r>
    </w:p>
    <w:p w14:paraId="3DEBAF37" w14:textId="77777777" w:rsidR="00094A22" w:rsidRPr="00D97445" w:rsidRDefault="00094A22" w:rsidP="00C102AE">
      <w:pPr>
        <w:pStyle w:val="TableBullet"/>
        <w:numPr>
          <w:ilvl w:val="1"/>
          <w:numId w:val="56"/>
        </w:numPr>
        <w:spacing w:after="0"/>
        <w:contextualSpacing w:val="0"/>
        <w:rPr>
          <w:rFonts w:asciiTheme="minorHAnsi" w:hAnsiTheme="minorHAnsi" w:cs="Courier New"/>
          <w:color w:val="5E5E5E" w:themeColor="accent5" w:themeShade="80"/>
        </w:rPr>
      </w:pPr>
      <w:r w:rsidRPr="00D97445">
        <w:rPr>
          <w:rFonts w:asciiTheme="minorHAnsi" w:hAnsiTheme="minorHAnsi" w:cs="Courier New"/>
          <w:color w:val="5E5E5E" w:themeColor="accent5" w:themeShade="80"/>
        </w:rPr>
        <w:t>RAISERROR (MessageString, 16, 1) WITH NOWAIT [, LOG]</w:t>
      </w:r>
    </w:p>
    <w:p w14:paraId="3DEBAF38" w14:textId="77777777" w:rsidR="00094A22" w:rsidRPr="00D97445" w:rsidRDefault="00094A22" w:rsidP="00C102AE">
      <w:pPr>
        <w:pStyle w:val="TableBullet"/>
        <w:numPr>
          <w:ilvl w:val="1"/>
          <w:numId w:val="56"/>
        </w:numPr>
        <w:spacing w:after="0"/>
        <w:contextualSpacing w:val="0"/>
        <w:rPr>
          <w:rFonts w:asciiTheme="minorHAnsi" w:hAnsiTheme="minorHAnsi"/>
          <w:color w:val="5E5E5E" w:themeColor="accent5" w:themeShade="80"/>
        </w:rPr>
      </w:pPr>
      <w:r w:rsidRPr="00D97445">
        <w:rPr>
          <w:rFonts w:asciiTheme="minorHAnsi" w:hAnsiTheme="minorHAnsi" w:cs="Courier New"/>
          <w:color w:val="5E5E5E" w:themeColor="accent5" w:themeShade="80"/>
        </w:rPr>
        <w:t>RAISERROR (FormattedMessageString, 16, 1, @argument1, …, @argumentN) WITH NOWAIT [, LOG]</w:t>
      </w:r>
      <w:r w:rsidRPr="00D97445">
        <w:rPr>
          <w:rFonts w:asciiTheme="minorHAnsi" w:hAnsiTheme="minorHAnsi"/>
          <w:color w:val="5E5E5E" w:themeColor="accent5" w:themeShade="80"/>
        </w:rPr>
        <w:br/>
        <w:t>Where:</w:t>
      </w:r>
    </w:p>
    <w:p w14:paraId="3DEBAF39" w14:textId="77777777" w:rsidR="00094A22" w:rsidRPr="00D97445" w:rsidRDefault="00094A22" w:rsidP="00C102AE">
      <w:pPr>
        <w:pStyle w:val="TableBullet"/>
        <w:numPr>
          <w:ilvl w:val="2"/>
          <w:numId w:val="56"/>
        </w:numPr>
        <w:spacing w:after="0"/>
        <w:contextualSpacing w:val="0"/>
        <w:rPr>
          <w:rFonts w:asciiTheme="minorHAnsi" w:hAnsiTheme="minorHAnsi"/>
          <w:color w:val="5E5E5E" w:themeColor="accent5" w:themeShade="80"/>
        </w:rPr>
      </w:pPr>
      <w:r w:rsidRPr="00D97445">
        <w:rPr>
          <w:rFonts w:asciiTheme="minorHAnsi" w:hAnsiTheme="minorHAnsi"/>
          <w:b/>
          <w:color w:val="5E5E5E" w:themeColor="accent5" w:themeShade="80"/>
        </w:rPr>
        <w:t>MessageString</w:t>
      </w:r>
      <w:r w:rsidRPr="00D97445">
        <w:rPr>
          <w:rFonts w:asciiTheme="minorHAnsi" w:hAnsiTheme="minorHAnsi"/>
          <w:color w:val="5E5E5E" w:themeColor="accent5" w:themeShade="80"/>
        </w:rPr>
        <w:t xml:space="preserve"> is the message to be passed back;</w:t>
      </w:r>
    </w:p>
    <w:p w14:paraId="3DEBAF3A" w14:textId="77777777" w:rsidR="00094A22" w:rsidRPr="00D97445" w:rsidRDefault="00094A22" w:rsidP="00C102AE">
      <w:pPr>
        <w:pStyle w:val="TableBullet"/>
        <w:numPr>
          <w:ilvl w:val="2"/>
          <w:numId w:val="56"/>
        </w:numPr>
        <w:spacing w:after="0"/>
        <w:contextualSpacing w:val="0"/>
        <w:rPr>
          <w:rFonts w:asciiTheme="minorHAnsi" w:hAnsiTheme="minorHAnsi"/>
          <w:color w:val="5E5E5E" w:themeColor="accent5" w:themeShade="80"/>
        </w:rPr>
      </w:pPr>
      <w:r w:rsidRPr="00D97445">
        <w:rPr>
          <w:rFonts w:asciiTheme="minorHAnsi" w:hAnsiTheme="minorHAnsi"/>
          <w:b/>
          <w:color w:val="5E5E5E" w:themeColor="accent5" w:themeShade="80"/>
        </w:rPr>
        <w:t>WITH LOG</w:t>
      </w:r>
      <w:r w:rsidRPr="00D97445">
        <w:rPr>
          <w:rFonts w:asciiTheme="minorHAnsi" w:hAnsiTheme="minorHAnsi"/>
          <w:color w:val="5E5E5E" w:themeColor="accent5" w:themeShade="80"/>
        </w:rPr>
        <w:t xml:space="preserve"> logs the error to the SQL Server and Operating System error logs</w:t>
      </w:r>
    </w:p>
    <w:p w14:paraId="3DEBAF3B" w14:textId="77777777" w:rsidR="00094A22" w:rsidRPr="00D97445" w:rsidRDefault="00094A22" w:rsidP="00C102AE">
      <w:pPr>
        <w:pStyle w:val="TableBullet"/>
        <w:numPr>
          <w:ilvl w:val="0"/>
          <w:numId w:val="56"/>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When raising a user-generated error a new return/error code must be assigned in each exit point within the batch. This helps to distinguish exit points and handle errors appropriately on higher levels when required;</w:t>
      </w:r>
    </w:p>
    <w:p w14:paraId="3DEBAF3C" w14:textId="56672035" w:rsidR="00094A22" w:rsidRDefault="00094A22" w:rsidP="00C102AE">
      <w:pPr>
        <w:pStyle w:val="TableBullet"/>
        <w:numPr>
          <w:ilvl w:val="0"/>
          <w:numId w:val="56"/>
        </w:numPr>
        <w:spacing w:after="0"/>
        <w:contextualSpacing w:val="0"/>
        <w:rPr>
          <w:ins w:id="1059" w:author="Kraig Hughes" w:date="2021-03-12T15:17:00Z"/>
          <w:rFonts w:asciiTheme="minorHAnsi" w:hAnsiTheme="minorHAnsi"/>
          <w:color w:val="5E5E5E" w:themeColor="accent5" w:themeShade="80"/>
        </w:rPr>
      </w:pPr>
      <w:r w:rsidRPr="00D97445">
        <w:rPr>
          <w:rFonts w:asciiTheme="minorHAnsi" w:hAnsiTheme="minorHAnsi"/>
          <w:color w:val="5E5E5E" w:themeColor="accent5" w:themeShade="80"/>
        </w:rPr>
        <w:t>Return codes for user-generated errors must be unique within a batch, but they can be re-used in other batches;</w:t>
      </w:r>
    </w:p>
    <w:p w14:paraId="4D4B7CDA" w14:textId="77777777" w:rsidR="00BE400E" w:rsidRPr="00D97445" w:rsidRDefault="00BE400E" w:rsidP="00C102AE">
      <w:pPr>
        <w:pStyle w:val="TableBullet"/>
        <w:numPr>
          <w:ilvl w:val="0"/>
          <w:numId w:val="56"/>
        </w:numPr>
        <w:spacing w:after="0"/>
        <w:contextualSpacing w:val="0"/>
        <w:rPr>
          <w:rFonts w:asciiTheme="minorHAnsi" w:hAnsiTheme="minorHAnsi"/>
          <w:color w:val="5E5E5E" w:themeColor="accent5" w:themeShade="80"/>
        </w:rPr>
      </w:pPr>
    </w:p>
    <w:p w14:paraId="3DEBAF3D" w14:textId="77777777" w:rsidR="00051AF1" w:rsidRDefault="00051AF1" w:rsidP="00051AF1">
      <w:pPr>
        <w:pStyle w:val="Heading2"/>
      </w:pPr>
      <w:bookmarkStart w:id="1060" w:name="_Toc33791672"/>
      <w:r>
        <w:t>Handling Errors in Stored Procedures</w:t>
      </w:r>
      <w:bookmarkEnd w:id="1060"/>
    </w:p>
    <w:p w14:paraId="3DEBAF3E" w14:textId="1264C0CD" w:rsidR="00094A22" w:rsidDel="00BE400E" w:rsidRDefault="00094A22" w:rsidP="00051AF1">
      <w:pPr>
        <w:rPr>
          <w:del w:id="1061" w:author="Kraig Hughes" w:date="2021-03-12T15:17:00Z"/>
          <w:sz w:val="21"/>
          <w:szCs w:val="21"/>
        </w:rPr>
      </w:pPr>
    </w:p>
    <w:p w14:paraId="3DEBAF3F" w14:textId="77777777" w:rsidR="00094A22" w:rsidRPr="00D97445" w:rsidRDefault="00094A22" w:rsidP="00C102AE">
      <w:pPr>
        <w:pStyle w:val="TableBullet"/>
        <w:numPr>
          <w:ilvl w:val="0"/>
          <w:numId w:val="58"/>
        </w:numPr>
        <w:spacing w:after="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The return value from the stored procedure should only serve to indicate whether the stored procedure was successful or not, by returning 0 in a case of success, and non-zero value in a case of an error. Negative return values are not permitted;</w:t>
      </w:r>
    </w:p>
    <w:p w14:paraId="3DEBAF40" w14:textId="77777777" w:rsidR="00094A22" w:rsidRPr="00D97445" w:rsidRDefault="00094A22" w:rsidP="00C102AE">
      <w:pPr>
        <w:pStyle w:val="TableBullet"/>
        <w:numPr>
          <w:ilvl w:val="0"/>
          <w:numId w:val="58"/>
        </w:numPr>
        <w:spacing w:after="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lastRenderedPageBreak/>
        <w:t>Return values should be provided throughout the entire solution, including when stored procedures are used to call other stored procedures;</w:t>
      </w:r>
    </w:p>
    <w:p w14:paraId="3DEBAF41" w14:textId="77777777" w:rsidR="00094A22" w:rsidRPr="00D97445" w:rsidRDefault="00094A22" w:rsidP="00C102AE">
      <w:pPr>
        <w:pStyle w:val="TableBullet"/>
        <w:numPr>
          <w:ilvl w:val="0"/>
          <w:numId w:val="58"/>
        </w:numPr>
        <w:spacing w:after="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Only the following value domains can be used when assigning non-zero return codes to stored procedures:</w:t>
      </w:r>
    </w:p>
    <w:p w14:paraId="3DEBAF42" w14:textId="77777777" w:rsidR="00094A22" w:rsidRPr="00D97445" w:rsidRDefault="00094A22" w:rsidP="00C102AE">
      <w:pPr>
        <w:pStyle w:val="TableBullet"/>
        <w:numPr>
          <w:ilvl w:val="1"/>
          <w:numId w:val="57"/>
        </w:numPr>
        <w:spacing w:after="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Standard MS SQL Server error code values retrieved using @@ERROR function;</w:t>
      </w:r>
    </w:p>
    <w:p w14:paraId="3DEBAF43" w14:textId="3AD3B06C" w:rsidR="00094A22" w:rsidRPr="00BE400E" w:rsidRDefault="00094A22" w:rsidP="00C102AE">
      <w:pPr>
        <w:pStyle w:val="TableBullet"/>
        <w:numPr>
          <w:ilvl w:val="1"/>
          <w:numId w:val="57"/>
        </w:numPr>
        <w:spacing w:after="0"/>
        <w:contextualSpacing w:val="0"/>
        <w:rPr>
          <w:ins w:id="1062" w:author="Kraig Hughes" w:date="2021-03-12T15:17:00Z"/>
          <w:rFonts w:asciiTheme="minorHAnsi" w:hAnsiTheme="minorHAnsi"/>
          <w:color w:val="5E5E5E" w:themeColor="accent5" w:themeShade="80"/>
          <w:rPrChange w:id="1063" w:author="Kraig Hughes" w:date="2021-03-12T15:17:00Z">
            <w:rPr>
              <w:ins w:id="1064" w:author="Kraig Hughes" w:date="2021-03-12T15:17:00Z"/>
              <w:rFonts w:asciiTheme="minorHAnsi" w:hAnsiTheme="minorHAnsi" w:cs="TTE2898618t00"/>
              <w:color w:val="5E5E5E" w:themeColor="accent5" w:themeShade="80"/>
            </w:rPr>
          </w:rPrChange>
        </w:rPr>
      </w:pPr>
      <w:r w:rsidRPr="00D97445">
        <w:rPr>
          <w:rFonts w:asciiTheme="minorHAnsi" w:hAnsiTheme="minorHAnsi" w:cs="TTE2898618t00"/>
          <w:color w:val="5E5E5E" w:themeColor="accent5" w:themeShade="80"/>
        </w:rPr>
        <w:t xml:space="preserve">User-generated errors with error codes starting from </w:t>
      </w:r>
      <w:r w:rsidRPr="00D97445">
        <w:rPr>
          <w:rFonts w:asciiTheme="minorHAnsi" w:hAnsiTheme="minorHAnsi" w:cs="TTE2895370t00"/>
          <w:color w:val="5E5E5E" w:themeColor="accent5" w:themeShade="80"/>
        </w:rPr>
        <w:t>50001</w:t>
      </w:r>
      <w:r w:rsidRPr="00D97445">
        <w:rPr>
          <w:rFonts w:asciiTheme="minorHAnsi" w:hAnsiTheme="minorHAnsi" w:cs="TTE2898618t00"/>
          <w:color w:val="5E5E5E" w:themeColor="accent5" w:themeShade="80"/>
        </w:rPr>
        <w:t>;</w:t>
      </w:r>
    </w:p>
    <w:p w14:paraId="6623EAFC" w14:textId="77777777" w:rsidR="00BE400E" w:rsidRPr="00D97445" w:rsidRDefault="00BE400E" w:rsidP="00BE400E">
      <w:pPr>
        <w:pStyle w:val="TableBullet"/>
        <w:numPr>
          <w:ilvl w:val="0"/>
          <w:numId w:val="0"/>
        </w:numPr>
        <w:spacing w:after="0"/>
        <w:ind w:left="1800"/>
        <w:contextualSpacing w:val="0"/>
        <w:rPr>
          <w:rFonts w:asciiTheme="minorHAnsi" w:hAnsiTheme="minorHAnsi"/>
          <w:color w:val="5E5E5E" w:themeColor="accent5" w:themeShade="80"/>
        </w:rPr>
        <w:pPrChange w:id="1065" w:author="Kraig Hughes" w:date="2021-03-12T15:17:00Z">
          <w:pPr>
            <w:pStyle w:val="TableBullet"/>
            <w:numPr>
              <w:ilvl w:val="1"/>
              <w:numId w:val="57"/>
            </w:numPr>
            <w:spacing w:after="0"/>
            <w:ind w:left="1800" w:hanging="360"/>
            <w:contextualSpacing w:val="0"/>
          </w:pPr>
        </w:pPrChange>
      </w:pPr>
    </w:p>
    <w:p w14:paraId="3DEBAF44" w14:textId="77777777" w:rsidR="00051AF1" w:rsidRDefault="00051AF1" w:rsidP="00051AF1">
      <w:pPr>
        <w:pStyle w:val="Heading2"/>
      </w:pPr>
      <w:bookmarkStart w:id="1066" w:name="_Toc33791673"/>
      <w:r>
        <w:t>Returning an Error Message from Stored Procedures</w:t>
      </w:r>
      <w:bookmarkEnd w:id="1066"/>
    </w:p>
    <w:p w14:paraId="3DEBAF45" w14:textId="30559907" w:rsidR="00094A22" w:rsidDel="00BE400E" w:rsidRDefault="00094A22" w:rsidP="00051AF1">
      <w:pPr>
        <w:rPr>
          <w:del w:id="1067" w:author="Kraig Hughes" w:date="2021-03-12T15:17:00Z"/>
          <w:sz w:val="21"/>
          <w:szCs w:val="21"/>
        </w:rPr>
      </w:pPr>
    </w:p>
    <w:p w14:paraId="3DEBAF46" w14:textId="77777777" w:rsidR="00094A22" w:rsidRPr="00D97445" w:rsidRDefault="00094A22" w:rsidP="00C102AE">
      <w:pPr>
        <w:pStyle w:val="TableBullet"/>
        <w:numPr>
          <w:ilvl w:val="0"/>
          <w:numId w:val="59"/>
        </w:numPr>
        <w:spacing w:after="0"/>
        <w:contextualSpacing w:val="0"/>
        <w:rPr>
          <w:rFonts w:asciiTheme="minorHAnsi" w:hAnsiTheme="minorHAnsi" w:cs="TTE2898618t00"/>
          <w:color w:val="5E5E5E" w:themeColor="accent5" w:themeShade="80"/>
        </w:rPr>
      </w:pPr>
      <w:r w:rsidRPr="00D97445">
        <w:rPr>
          <w:rFonts w:asciiTheme="minorHAnsi" w:hAnsiTheme="minorHAnsi" w:cs="Symbol"/>
          <w:color w:val="5E5E5E" w:themeColor="accent5" w:themeShade="80"/>
        </w:rPr>
        <w:t xml:space="preserve">Procedures should </w:t>
      </w:r>
      <w:r w:rsidRPr="00D97445">
        <w:rPr>
          <w:rFonts w:asciiTheme="minorHAnsi" w:hAnsiTheme="minorHAnsi" w:cs="TTE2898618t00"/>
          <w:color w:val="5E5E5E" w:themeColor="accent5" w:themeShade="80"/>
        </w:rPr>
        <w:t>use @nvcMessage parameter declared as NVARCHAR(255) OUTPUT to pass a message back to the calling code;</w:t>
      </w:r>
    </w:p>
    <w:p w14:paraId="3DEBAF47" w14:textId="7E682ABE" w:rsidR="00094A22" w:rsidRDefault="00094A22" w:rsidP="00C102AE">
      <w:pPr>
        <w:pStyle w:val="TableBullet"/>
        <w:numPr>
          <w:ilvl w:val="0"/>
          <w:numId w:val="59"/>
        </w:numPr>
        <w:spacing w:after="0"/>
        <w:contextualSpacing w:val="0"/>
        <w:rPr>
          <w:ins w:id="1068" w:author="Kraig Hughes" w:date="2021-03-12T15:17:00Z"/>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This is applicable to user-generated errors with code 50001 and bigger;</w:t>
      </w:r>
    </w:p>
    <w:p w14:paraId="7D3CC93C" w14:textId="77777777" w:rsidR="00BE400E" w:rsidRPr="00D97445" w:rsidRDefault="00BE400E" w:rsidP="00BE400E">
      <w:pPr>
        <w:pStyle w:val="TableBullet"/>
        <w:numPr>
          <w:ilvl w:val="0"/>
          <w:numId w:val="0"/>
        </w:numPr>
        <w:spacing w:after="0"/>
        <w:ind w:left="720"/>
        <w:contextualSpacing w:val="0"/>
        <w:rPr>
          <w:rFonts w:asciiTheme="minorHAnsi" w:hAnsiTheme="minorHAnsi" w:cs="TTE2898618t00"/>
          <w:color w:val="5E5E5E" w:themeColor="accent5" w:themeShade="80"/>
        </w:rPr>
        <w:pPrChange w:id="1069" w:author="Kraig Hughes" w:date="2021-03-12T15:17:00Z">
          <w:pPr>
            <w:pStyle w:val="TableBullet"/>
            <w:numPr>
              <w:numId w:val="59"/>
            </w:numPr>
            <w:spacing w:after="0"/>
            <w:ind w:left="720" w:hanging="360"/>
            <w:contextualSpacing w:val="0"/>
          </w:pPr>
        </w:pPrChange>
      </w:pPr>
    </w:p>
    <w:p w14:paraId="3DEBAF48" w14:textId="77777777" w:rsidR="00051AF1" w:rsidRDefault="00051AF1" w:rsidP="00051AF1">
      <w:pPr>
        <w:pStyle w:val="Heading2"/>
      </w:pPr>
      <w:bookmarkStart w:id="1070" w:name="_Toc33791674"/>
      <w:r>
        <w:t>Exit Blocks in Stored Procedures</w:t>
      </w:r>
      <w:bookmarkEnd w:id="1070"/>
    </w:p>
    <w:p w14:paraId="3DEBAF49" w14:textId="3F0741EA" w:rsidR="00094A22" w:rsidDel="00BE400E" w:rsidRDefault="00094A22" w:rsidP="00051AF1">
      <w:pPr>
        <w:rPr>
          <w:del w:id="1071" w:author="Kraig Hughes" w:date="2021-03-12T15:17:00Z"/>
          <w:sz w:val="21"/>
          <w:szCs w:val="21"/>
        </w:rPr>
      </w:pPr>
    </w:p>
    <w:p w14:paraId="3DEBAF4A" w14:textId="77777777" w:rsidR="00094A22" w:rsidRPr="00D97445" w:rsidRDefault="00094A22" w:rsidP="00C102AE">
      <w:pPr>
        <w:pStyle w:val="TableBullet"/>
        <w:numPr>
          <w:ilvl w:val="0"/>
          <w:numId w:val="60"/>
        </w:numPr>
        <w:spacing w:after="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 xml:space="preserve">Exit blocks use </w:t>
      </w:r>
      <w:r w:rsidRPr="00D97445">
        <w:rPr>
          <w:rFonts w:asciiTheme="minorHAnsi" w:hAnsiTheme="minorHAnsi" w:cs="TTE2895370t00"/>
          <w:color w:val="5E5E5E" w:themeColor="accent5" w:themeShade="80"/>
        </w:rPr>
        <w:t xml:space="preserve">RETURN </w:t>
      </w:r>
      <w:r w:rsidRPr="00D97445">
        <w:rPr>
          <w:rFonts w:asciiTheme="minorHAnsi" w:hAnsiTheme="minorHAnsi" w:cs="TTE2898618t00"/>
          <w:color w:val="5E5E5E" w:themeColor="accent5" w:themeShade="80"/>
        </w:rPr>
        <w:t>statement for returning a value to the caller;</w:t>
      </w:r>
    </w:p>
    <w:p w14:paraId="3DEBAF4B" w14:textId="77777777" w:rsidR="00094A22" w:rsidRPr="00D97445" w:rsidRDefault="00094A22" w:rsidP="00C102AE">
      <w:pPr>
        <w:pStyle w:val="TableBullet"/>
        <w:numPr>
          <w:ilvl w:val="0"/>
          <w:numId w:val="60"/>
        </w:numPr>
        <w:spacing w:after="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Exit blocks may be placed at any part of the procedure (see also “Stored Procedures: Body of a stored procedure”);</w:t>
      </w:r>
    </w:p>
    <w:p w14:paraId="3DEBAF4C" w14:textId="77777777" w:rsidR="00094A22" w:rsidRPr="00D97445" w:rsidRDefault="00094A22" w:rsidP="00C102AE">
      <w:pPr>
        <w:pStyle w:val="TableBullet"/>
        <w:numPr>
          <w:ilvl w:val="0"/>
          <w:numId w:val="60"/>
        </w:numPr>
        <w:spacing w:after="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Exit blocks may also set the error message;</w:t>
      </w:r>
    </w:p>
    <w:p w14:paraId="3DEBAF4D" w14:textId="77777777" w:rsidR="00094A22" w:rsidRPr="00D97445" w:rsidRDefault="00094A22" w:rsidP="00C102AE">
      <w:pPr>
        <w:pStyle w:val="TableBullet"/>
        <w:numPr>
          <w:ilvl w:val="0"/>
          <w:numId w:val="60"/>
        </w:numPr>
        <w:spacing w:after="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 xml:space="preserve">The general rules for placing exit blocks are to </w:t>
      </w:r>
    </w:p>
    <w:p w14:paraId="3DEBAF4E" w14:textId="77777777" w:rsidR="00094A22" w:rsidRPr="00D97445" w:rsidRDefault="00094A22" w:rsidP="00C102AE">
      <w:pPr>
        <w:pStyle w:val="TableBullet"/>
        <w:numPr>
          <w:ilvl w:val="1"/>
          <w:numId w:val="60"/>
        </w:numPr>
        <w:spacing w:after="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lastRenderedPageBreak/>
        <w:t>Exit as soon as there is an error;</w:t>
      </w:r>
    </w:p>
    <w:p w14:paraId="3DEBAF4F" w14:textId="77777777" w:rsidR="00094A22" w:rsidRPr="00D97445" w:rsidRDefault="00094A22" w:rsidP="00C102AE">
      <w:pPr>
        <w:pStyle w:val="TableBullet"/>
        <w:numPr>
          <w:ilvl w:val="1"/>
          <w:numId w:val="60"/>
        </w:numPr>
        <w:spacing w:after="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Abandon the rest of the procedure;</w:t>
      </w:r>
    </w:p>
    <w:p w14:paraId="3DEBAF50" w14:textId="77777777" w:rsidR="00094A22" w:rsidRPr="00D97445" w:rsidRDefault="00094A22" w:rsidP="00C102AE">
      <w:pPr>
        <w:pStyle w:val="TableBullet"/>
        <w:numPr>
          <w:ilvl w:val="1"/>
          <w:numId w:val="60"/>
        </w:numPr>
        <w:spacing w:after="0"/>
        <w:contextualSpacing w:val="0"/>
        <w:rPr>
          <w:rFonts w:asciiTheme="minorHAnsi" w:hAnsiTheme="minorHAnsi" w:cs="TTE2898618t00"/>
          <w:i/>
          <w:color w:val="5E5E5E" w:themeColor="accent5" w:themeShade="80"/>
        </w:rPr>
      </w:pPr>
      <w:r w:rsidRPr="00D97445">
        <w:rPr>
          <w:rFonts w:asciiTheme="minorHAnsi" w:hAnsiTheme="minorHAnsi" w:cs="TTE2898618t00"/>
          <w:color w:val="5E5E5E" w:themeColor="accent5" w:themeShade="80"/>
        </w:rPr>
        <w:t>Return non-zero value to the caller;</w:t>
      </w:r>
      <w:r w:rsidRPr="00D97445">
        <w:rPr>
          <w:rFonts w:asciiTheme="minorHAnsi" w:hAnsiTheme="minorHAnsi" w:cs="TTE2898618t00"/>
          <w:color w:val="5E5E5E" w:themeColor="accent5" w:themeShade="80"/>
        </w:rPr>
        <w:br/>
      </w:r>
    </w:p>
    <w:p w14:paraId="3DEBAF51" w14:textId="77777777" w:rsidR="00094A22" w:rsidRPr="00D97445" w:rsidRDefault="00094A22" w:rsidP="00094A22">
      <w:pPr>
        <w:pStyle w:val="TableBullet"/>
        <w:numPr>
          <w:ilvl w:val="0"/>
          <w:numId w:val="0"/>
        </w:numPr>
        <w:ind w:left="576"/>
        <w:rPr>
          <w:rFonts w:asciiTheme="minorHAnsi" w:hAnsiTheme="minorHAnsi" w:cs="TTE2898618t00"/>
          <w:color w:val="5E5E5E" w:themeColor="accent5" w:themeShade="80"/>
          <w:u w:val="single"/>
        </w:rPr>
      </w:pPr>
      <w:r w:rsidRPr="00D97445">
        <w:rPr>
          <w:rFonts w:asciiTheme="minorHAnsi" w:hAnsiTheme="minorHAnsi" w:cs="TTE2898618t00"/>
          <w:color w:val="5E5E5E" w:themeColor="accent5" w:themeShade="80"/>
          <w:u w:val="single"/>
        </w:rPr>
        <w:t>Example:</w:t>
      </w:r>
    </w:p>
    <w:p w14:paraId="3DEBAF52" w14:textId="77777777" w:rsidR="00094A22" w:rsidRPr="00D97445" w:rsidRDefault="00094A22" w:rsidP="00094A22">
      <w:pPr>
        <w:pStyle w:val="TableBullet"/>
        <w:numPr>
          <w:ilvl w:val="0"/>
          <w:numId w:val="0"/>
        </w:numPr>
        <w:ind w:left="594"/>
        <w:rPr>
          <w:rFonts w:asciiTheme="minorHAnsi" w:hAnsiTheme="minorHAnsi" w:cs="Courier New"/>
          <w:color w:val="5E5E5E" w:themeColor="accent5" w:themeShade="80"/>
        </w:rPr>
      </w:pPr>
      <w:r w:rsidRPr="00D97445">
        <w:rPr>
          <w:rFonts w:asciiTheme="minorHAnsi" w:hAnsiTheme="minorHAnsi" w:cs="Courier New"/>
          <w:color w:val="5E5E5E" w:themeColor="accent5" w:themeShade="80"/>
        </w:rPr>
        <w:t>…</w:t>
      </w:r>
      <w:r w:rsidRPr="00D97445">
        <w:rPr>
          <w:rFonts w:asciiTheme="minorHAnsi" w:hAnsiTheme="minorHAnsi" w:cs="Courier New"/>
          <w:color w:val="5E5E5E" w:themeColor="accent5" w:themeShade="80"/>
        </w:rPr>
        <w:br/>
        <w:t>SELECT</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@dtKitPullTimeStamp</w:t>
      </w:r>
      <w:r w:rsidRPr="00D97445">
        <w:rPr>
          <w:rFonts w:asciiTheme="minorHAnsi" w:hAnsiTheme="minorHAnsi" w:cs="Courier New"/>
          <w:color w:val="5E5E5E" w:themeColor="accent5" w:themeShade="80"/>
        </w:rPr>
        <w:tab/>
        <w:t>= KitPullTimeStamp,</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@vcPickListPrint</w:t>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 PickListPrint</w:t>
      </w:r>
      <w:r w:rsidRPr="00D97445">
        <w:rPr>
          <w:rFonts w:asciiTheme="minorHAnsi" w:hAnsiTheme="minorHAnsi" w:cs="Courier New"/>
          <w:color w:val="5E5E5E" w:themeColor="accent5" w:themeShade="80"/>
        </w:rPr>
        <w:br/>
        <w:t>FROM</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dbo.Widget WITH (NOLOCK)</w:t>
      </w:r>
      <w:r w:rsidRPr="00D97445">
        <w:rPr>
          <w:rFonts w:asciiTheme="minorHAnsi" w:hAnsiTheme="minorHAnsi" w:cs="Courier New"/>
          <w:color w:val="5E5E5E" w:themeColor="accent5" w:themeShade="80"/>
        </w:rPr>
        <w:br/>
        <w:t>WHERE</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TrackCode</w:t>
      </w:r>
      <w:r w:rsidRPr="00D97445">
        <w:rPr>
          <w:rFonts w:asciiTheme="minorHAnsi" w:hAnsiTheme="minorHAnsi" w:cs="Courier New"/>
          <w:color w:val="5E5E5E" w:themeColor="accent5" w:themeShade="80"/>
        </w:rPr>
        <w:tab/>
        <w:t>= @vcTrackCode AND</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Revision</w:t>
      </w:r>
      <w:r w:rsidRPr="00D97445">
        <w:rPr>
          <w:rFonts w:asciiTheme="minorHAnsi" w:hAnsiTheme="minorHAnsi" w:cs="Courier New"/>
          <w:color w:val="5E5E5E" w:themeColor="accent5" w:themeShade="80"/>
        </w:rPr>
        <w:tab/>
        <w:t>= @tiRevision</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br/>
        <w:t>IF (@dtKitPullTimeStamp IS NOT NULL) OR (@vcPickListPrint = ‘Y”)</w:t>
      </w:r>
      <w:r w:rsidRPr="00D97445">
        <w:rPr>
          <w:rFonts w:asciiTheme="minorHAnsi" w:hAnsiTheme="minorHAnsi" w:cs="Courier New"/>
          <w:color w:val="5E5E5E" w:themeColor="accent5" w:themeShade="80"/>
        </w:rPr>
        <w:br/>
        <w:t>BEGIN</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RAISERROR (‘Unable to move TrackCode %s Revision %d: Kit build has already started.’, 16, 1, @vcTrackCode, @tiRevision)</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RETURN 50003</w:t>
      </w:r>
      <w:r w:rsidRPr="00D97445">
        <w:rPr>
          <w:rFonts w:asciiTheme="minorHAnsi" w:hAnsiTheme="minorHAnsi" w:cs="Courier New"/>
          <w:color w:val="5E5E5E" w:themeColor="accent5" w:themeShade="80"/>
        </w:rPr>
        <w:br/>
        <w:t>END</w:t>
      </w:r>
      <w:r w:rsidRPr="00D97445">
        <w:rPr>
          <w:rFonts w:asciiTheme="minorHAnsi" w:hAnsiTheme="minorHAnsi" w:cs="Courier New"/>
          <w:color w:val="5E5E5E" w:themeColor="accent5" w:themeShade="80"/>
        </w:rPr>
        <w:br/>
        <w:t>…</w:t>
      </w:r>
    </w:p>
    <w:p w14:paraId="3DEBAF53" w14:textId="77777777" w:rsidR="00094A22" w:rsidRPr="00D97445" w:rsidRDefault="00094A22" w:rsidP="00C102AE">
      <w:pPr>
        <w:pStyle w:val="TableBullet"/>
        <w:numPr>
          <w:ilvl w:val="0"/>
          <w:numId w:val="60"/>
        </w:numPr>
        <w:spacing w:after="0"/>
        <w:contextualSpacing w:val="0"/>
        <w:rPr>
          <w:rFonts w:asciiTheme="minorHAnsi" w:hAnsiTheme="minorHAnsi" w:cs="TTE2898618t00"/>
          <w:i/>
          <w:color w:val="5E5E5E" w:themeColor="accent5" w:themeShade="80"/>
        </w:rPr>
      </w:pPr>
      <w:r w:rsidRPr="00D97445">
        <w:rPr>
          <w:rFonts w:asciiTheme="minorHAnsi" w:hAnsiTheme="minorHAnsi" w:cs="TTE2898618t00"/>
          <w:color w:val="5E5E5E" w:themeColor="accent5" w:themeShade="80"/>
        </w:rPr>
        <w:t>Single exit point may be used for stand-alone MS SQL Server solutions and in all other cases where performance and quick response time are not the key factors;</w:t>
      </w:r>
      <w:r w:rsidRPr="00D97445">
        <w:rPr>
          <w:rFonts w:asciiTheme="minorHAnsi" w:hAnsiTheme="minorHAnsi" w:cs="TTE2898618t00"/>
          <w:color w:val="5E5E5E" w:themeColor="accent5" w:themeShade="80"/>
        </w:rPr>
        <w:br/>
      </w:r>
    </w:p>
    <w:p w14:paraId="3DEBAF54" w14:textId="77777777" w:rsidR="00094A22" w:rsidRPr="00D97445" w:rsidRDefault="00094A22" w:rsidP="00094A22">
      <w:pPr>
        <w:pStyle w:val="TableBullet"/>
        <w:numPr>
          <w:ilvl w:val="0"/>
          <w:numId w:val="0"/>
        </w:numPr>
        <w:ind w:left="720"/>
        <w:rPr>
          <w:rFonts w:asciiTheme="minorHAnsi" w:hAnsiTheme="minorHAnsi" w:cs="TTE2898618t00"/>
          <w:color w:val="5E5E5E" w:themeColor="accent5" w:themeShade="80"/>
          <w:u w:val="single"/>
        </w:rPr>
      </w:pPr>
      <w:r w:rsidRPr="00D97445">
        <w:rPr>
          <w:rFonts w:asciiTheme="minorHAnsi" w:hAnsiTheme="minorHAnsi" w:cs="TTE2898618t00"/>
          <w:color w:val="5E5E5E" w:themeColor="accent5" w:themeShade="80"/>
          <w:u w:val="single"/>
        </w:rPr>
        <w:t>Example:</w:t>
      </w:r>
    </w:p>
    <w:p w14:paraId="3DEBAF55" w14:textId="2ABB97CC" w:rsidR="00094A22" w:rsidRDefault="00094A22" w:rsidP="00094A22">
      <w:pPr>
        <w:pStyle w:val="TableBullet"/>
        <w:numPr>
          <w:ilvl w:val="0"/>
          <w:numId w:val="0"/>
        </w:numPr>
        <w:ind w:left="1098"/>
        <w:rPr>
          <w:ins w:id="1072" w:author="Kraig Hughes" w:date="2021-03-12T15:17:00Z"/>
          <w:rFonts w:asciiTheme="minorHAnsi" w:hAnsiTheme="minorHAnsi" w:cs="Courier New"/>
          <w:color w:val="5E5E5E" w:themeColor="accent5" w:themeShade="80"/>
        </w:rPr>
      </w:pPr>
      <w:r w:rsidRPr="00D97445">
        <w:rPr>
          <w:rFonts w:asciiTheme="minorHAnsi" w:hAnsiTheme="minorHAnsi" w:cs="Courier New"/>
          <w:color w:val="5E5E5E" w:themeColor="accent5" w:themeShade="80"/>
        </w:rPr>
        <w:lastRenderedPageBreak/>
        <w:t>…</w:t>
      </w:r>
      <w:r w:rsidRPr="00D97445">
        <w:rPr>
          <w:rFonts w:asciiTheme="minorHAnsi" w:hAnsiTheme="minorHAnsi" w:cs="Courier New"/>
          <w:color w:val="5E5E5E" w:themeColor="accent5" w:themeShade="80"/>
        </w:rPr>
        <w:br/>
        <w:t>EXEC dbo.sp_executesql @nvcTSQL</w:t>
      </w:r>
      <w:r w:rsidRPr="00D97445">
        <w:rPr>
          <w:rFonts w:asciiTheme="minorHAnsi" w:hAnsiTheme="minorHAnsi" w:cs="Courier New"/>
          <w:color w:val="5E5E5E" w:themeColor="accent5" w:themeShade="80"/>
        </w:rPr>
        <w:br/>
        <w:t>SELECT @iRowsAffected = @@ROWCOUNT, @iRetCode = @@ERROR</w:t>
      </w:r>
      <w:r w:rsidRPr="00D97445">
        <w:rPr>
          <w:rFonts w:asciiTheme="minorHAnsi" w:hAnsiTheme="minorHAnsi" w:cs="Courier New"/>
          <w:color w:val="5E5E5E" w:themeColor="accent5" w:themeShade="80"/>
        </w:rPr>
        <w:br/>
        <w:t>IF @iRetCode &lt;&gt; 0</w:t>
      </w:r>
      <w:r w:rsidRPr="00D97445">
        <w:rPr>
          <w:rFonts w:asciiTheme="minorHAnsi" w:hAnsiTheme="minorHAnsi" w:cs="Courier New"/>
          <w:color w:val="5E5E5E" w:themeColor="accent5" w:themeShade="80"/>
        </w:rPr>
        <w:br/>
        <w:t>BEGIN</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SET @vcMessage = ‘Unexpected Error.  Invalid data.’</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RAISERROR (@vcMessage, 16, 1) WITH LOG</w:t>
      </w:r>
      <w:r w:rsidRPr="00D97445">
        <w:rPr>
          <w:rFonts w:asciiTheme="minorHAnsi" w:hAnsiTheme="minorHAnsi" w:cs="Courier New"/>
          <w:color w:val="5E5E5E" w:themeColor="accent5" w:themeShade="80"/>
        </w:rPr>
        <w:br/>
        <w:t>END</w:t>
      </w:r>
      <w:r w:rsidRPr="00D97445">
        <w:rPr>
          <w:rFonts w:asciiTheme="minorHAnsi" w:hAnsiTheme="minorHAnsi" w:cs="Courier New"/>
          <w:color w:val="5E5E5E" w:themeColor="accent5" w:themeShade="80"/>
        </w:rPr>
        <w:br/>
        <w:t>ELSE</w:t>
      </w:r>
      <w:r w:rsidRPr="00D97445">
        <w:rPr>
          <w:rFonts w:asciiTheme="minorHAnsi" w:hAnsiTheme="minorHAnsi" w:cs="Courier New"/>
          <w:color w:val="5E5E5E" w:themeColor="accent5" w:themeShade="80"/>
        </w:rPr>
        <w:br/>
        <w:t>BEGIN</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SET @nvcTSQL = ‘DELETE FROM ‘ + @vcTableName</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EXEC dbo.sp_executesql @nvcTSQL</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SELECT @iRowsAffected = @@ROWCOUNT, @iRetCode = @@ERROR</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IF @iRetCode &lt;&gt; 0</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BEGIN</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SET @vcMessage = ‘Unable to delete data.’</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r>
      <w:r w:rsidRPr="00D97445">
        <w:rPr>
          <w:rFonts w:asciiTheme="minorHAnsi" w:hAnsiTheme="minorHAnsi" w:cs="Courier New"/>
          <w:color w:val="5E5E5E" w:themeColor="accent5" w:themeShade="80"/>
        </w:rPr>
        <w:tab/>
        <w:t>RAISERROR (@vcMessage, 16, 1) WITH LOG</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END</w:t>
      </w:r>
      <w:r w:rsidRPr="00D97445">
        <w:rPr>
          <w:rFonts w:asciiTheme="minorHAnsi" w:hAnsiTheme="minorHAnsi" w:cs="Courier New"/>
          <w:color w:val="5E5E5E" w:themeColor="accent5" w:themeShade="80"/>
        </w:rPr>
        <w:br/>
        <w:t>END</w:t>
      </w:r>
      <w:r w:rsidRPr="00D97445">
        <w:rPr>
          <w:rFonts w:asciiTheme="minorHAnsi" w:hAnsiTheme="minorHAnsi" w:cs="Courier New"/>
          <w:color w:val="5E5E5E" w:themeColor="accent5" w:themeShade="80"/>
        </w:rPr>
        <w:br/>
        <w:t>RETURN @iRetCode</w:t>
      </w:r>
    </w:p>
    <w:p w14:paraId="79BB2EBE" w14:textId="77777777" w:rsidR="00BE400E" w:rsidRPr="00D97445" w:rsidRDefault="00BE400E" w:rsidP="00094A22">
      <w:pPr>
        <w:pStyle w:val="TableBullet"/>
        <w:numPr>
          <w:ilvl w:val="0"/>
          <w:numId w:val="0"/>
        </w:numPr>
        <w:ind w:left="1098"/>
        <w:rPr>
          <w:rFonts w:asciiTheme="minorHAnsi" w:hAnsiTheme="minorHAnsi" w:cs="Courier New"/>
          <w:color w:val="5E5E5E" w:themeColor="accent5" w:themeShade="80"/>
        </w:rPr>
      </w:pPr>
    </w:p>
    <w:p w14:paraId="3DEBAF56" w14:textId="77777777" w:rsidR="00051AF1" w:rsidRDefault="00051AF1" w:rsidP="00051AF1">
      <w:pPr>
        <w:pStyle w:val="Heading2"/>
      </w:pPr>
      <w:bookmarkStart w:id="1073" w:name="_Toc33791675"/>
      <w:r>
        <w:t>Errors in User-Defined Functions]</w:t>
      </w:r>
      <w:bookmarkEnd w:id="1073"/>
    </w:p>
    <w:p w14:paraId="3DEBAF57" w14:textId="1C80C3C8" w:rsidR="00094A22" w:rsidRPr="0004399F" w:rsidDel="00BE400E" w:rsidRDefault="00094A22" w:rsidP="00051AF1">
      <w:pPr>
        <w:rPr>
          <w:del w:id="1074" w:author="Kraig Hughes" w:date="2021-03-12T15:17:00Z"/>
          <w:color w:val="5E5E5E" w:themeColor="accent5" w:themeShade="80"/>
          <w:sz w:val="21"/>
          <w:szCs w:val="21"/>
        </w:rPr>
      </w:pPr>
    </w:p>
    <w:p w14:paraId="3DEBAF58" w14:textId="77777777" w:rsidR="00094A22" w:rsidRPr="00D97445" w:rsidRDefault="00094A22" w:rsidP="00C102AE">
      <w:pPr>
        <w:pStyle w:val="TableBullet"/>
        <w:numPr>
          <w:ilvl w:val="0"/>
          <w:numId w:val="61"/>
        </w:numPr>
        <w:spacing w:after="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Every user-defined function (UDF) must to be properly tested before being promoted to production environment;</w:t>
      </w:r>
    </w:p>
    <w:p w14:paraId="3DEBAF59" w14:textId="7C37F095" w:rsidR="00094A22" w:rsidRDefault="00094A22" w:rsidP="00C102AE">
      <w:pPr>
        <w:pStyle w:val="TableBullet"/>
        <w:numPr>
          <w:ilvl w:val="0"/>
          <w:numId w:val="61"/>
        </w:numPr>
        <w:spacing w:after="0"/>
        <w:contextualSpacing w:val="0"/>
        <w:rPr>
          <w:ins w:id="1075" w:author="Kraig Hughes" w:date="2021-03-12T15:18:00Z"/>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lastRenderedPageBreak/>
        <w:t>Every effort must be made in order to avoid any possibility of an error in UDF;</w:t>
      </w:r>
    </w:p>
    <w:p w14:paraId="09156D8F" w14:textId="77777777" w:rsidR="00BE400E" w:rsidRPr="00D97445" w:rsidRDefault="00BE400E" w:rsidP="00BE400E">
      <w:pPr>
        <w:pStyle w:val="TableBullet"/>
        <w:numPr>
          <w:ilvl w:val="0"/>
          <w:numId w:val="0"/>
        </w:numPr>
        <w:spacing w:after="0"/>
        <w:ind w:left="720"/>
        <w:contextualSpacing w:val="0"/>
        <w:rPr>
          <w:rFonts w:asciiTheme="minorHAnsi" w:hAnsiTheme="minorHAnsi" w:cs="TTE2898618t00"/>
          <w:color w:val="5E5E5E" w:themeColor="accent5" w:themeShade="80"/>
        </w:rPr>
        <w:pPrChange w:id="1076" w:author="Kraig Hughes" w:date="2021-03-12T15:18:00Z">
          <w:pPr>
            <w:pStyle w:val="TableBullet"/>
            <w:numPr>
              <w:numId w:val="61"/>
            </w:numPr>
            <w:spacing w:after="0"/>
            <w:ind w:left="720" w:hanging="360"/>
            <w:contextualSpacing w:val="0"/>
          </w:pPr>
        </w:pPrChange>
      </w:pPr>
    </w:p>
    <w:p w14:paraId="3DEBAF5A" w14:textId="77777777" w:rsidR="00051AF1" w:rsidRDefault="00051AF1" w:rsidP="00051AF1">
      <w:pPr>
        <w:pStyle w:val="Heading2"/>
      </w:pPr>
      <w:bookmarkStart w:id="1077" w:name="_Toc33791676"/>
      <w:r>
        <w:t>Errors in Triggers</w:t>
      </w:r>
      <w:bookmarkEnd w:id="1077"/>
    </w:p>
    <w:p w14:paraId="3DEBAF5B" w14:textId="21B4FF22" w:rsidR="00094A22" w:rsidDel="00BE400E" w:rsidRDefault="00094A22" w:rsidP="00051AF1">
      <w:pPr>
        <w:rPr>
          <w:del w:id="1078" w:author="Kraig Hughes" w:date="2021-03-12T15:18:00Z"/>
          <w:sz w:val="21"/>
          <w:szCs w:val="21"/>
        </w:rPr>
      </w:pPr>
    </w:p>
    <w:p w14:paraId="3DEBAF5C" w14:textId="77777777" w:rsidR="00094A22" w:rsidRPr="00D97445" w:rsidRDefault="00094A22" w:rsidP="00C102AE">
      <w:pPr>
        <w:pStyle w:val="TableBullet"/>
        <w:numPr>
          <w:ilvl w:val="0"/>
          <w:numId w:val="58"/>
        </w:numPr>
        <w:spacing w:after="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The section titled “Standards for developing TSQL code” makes a clear statement regarding approved usage of triggers in MS SQL Server environment;</w:t>
      </w:r>
    </w:p>
    <w:p w14:paraId="3DEBAF5D" w14:textId="77777777" w:rsidR="00094A22" w:rsidRPr="00D97445" w:rsidRDefault="00094A22" w:rsidP="00C102AE">
      <w:pPr>
        <w:pStyle w:val="TableBullet"/>
        <w:numPr>
          <w:ilvl w:val="0"/>
          <w:numId w:val="58"/>
        </w:numPr>
        <w:spacing w:after="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Each trigger must be properly tested before being promoted to production environment.</w:t>
      </w:r>
    </w:p>
    <w:p w14:paraId="3DEBAF5E" w14:textId="77777777" w:rsidR="00094A22" w:rsidRPr="00D97445" w:rsidRDefault="00094A22" w:rsidP="00C102AE">
      <w:pPr>
        <w:pStyle w:val="TableBullet"/>
        <w:numPr>
          <w:ilvl w:val="0"/>
          <w:numId w:val="58"/>
        </w:numPr>
        <w:spacing w:after="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In a case when usage of trigger is inevitable, the following must be taken into account:</w:t>
      </w:r>
    </w:p>
    <w:p w14:paraId="3DEBAF5F" w14:textId="77777777" w:rsidR="00094A22" w:rsidRPr="00D97445" w:rsidRDefault="00094A22" w:rsidP="00C102AE">
      <w:pPr>
        <w:pStyle w:val="TableBullet"/>
        <w:numPr>
          <w:ilvl w:val="0"/>
          <w:numId w:val="62"/>
        </w:numPr>
        <w:spacing w:after="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As soon as an error occurs in trigger, SQL Server aborts the batch;</w:t>
      </w:r>
    </w:p>
    <w:p w14:paraId="3DEBAF60" w14:textId="77777777" w:rsidR="00094A22" w:rsidRPr="00D97445" w:rsidRDefault="00094A22" w:rsidP="00C102AE">
      <w:pPr>
        <w:pStyle w:val="TableBullet"/>
        <w:numPr>
          <w:ilvl w:val="0"/>
          <w:numId w:val="62"/>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ROLLBACK TRANSACTION statement issued in a trigger will also terminate the batch;</w:t>
      </w:r>
    </w:p>
    <w:p w14:paraId="3DEBAF61" w14:textId="47F5A420" w:rsidR="00094A22" w:rsidRDefault="00094A22" w:rsidP="00C102AE">
      <w:pPr>
        <w:pStyle w:val="TableBullet"/>
        <w:numPr>
          <w:ilvl w:val="0"/>
          <w:numId w:val="62"/>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Neither errors generated with RAISERROR, nor error 266 abort th</w:t>
      </w:r>
      <w:r w:rsidR="00A978B1">
        <w:rPr>
          <w:rFonts w:asciiTheme="minorHAnsi" w:hAnsiTheme="minorHAnsi"/>
          <w:color w:val="5E5E5E" w:themeColor="accent5" w:themeShade="80"/>
        </w:rPr>
        <w:t>e batch even in trigger context</w:t>
      </w:r>
    </w:p>
    <w:p w14:paraId="6978522E" w14:textId="77777777" w:rsidR="00A978B1" w:rsidRDefault="00A978B1" w:rsidP="00A978B1">
      <w:pPr>
        <w:pStyle w:val="TableBullet"/>
        <w:numPr>
          <w:ilvl w:val="0"/>
          <w:numId w:val="0"/>
        </w:numPr>
        <w:spacing w:after="0"/>
        <w:ind w:left="342" w:hanging="270"/>
        <w:contextualSpacing w:val="0"/>
        <w:rPr>
          <w:rFonts w:asciiTheme="minorHAnsi" w:hAnsiTheme="minorHAnsi"/>
          <w:color w:val="5E5E5E" w:themeColor="accent5" w:themeShade="80"/>
        </w:rPr>
      </w:pPr>
    </w:p>
    <w:p w14:paraId="35A62B4E" w14:textId="77777777" w:rsidR="00A978B1" w:rsidRPr="00D97445" w:rsidRDefault="00A978B1" w:rsidP="00A978B1">
      <w:pPr>
        <w:pStyle w:val="TableBullet"/>
        <w:numPr>
          <w:ilvl w:val="0"/>
          <w:numId w:val="0"/>
        </w:numPr>
        <w:spacing w:after="0"/>
        <w:ind w:left="342" w:hanging="270"/>
        <w:contextualSpacing w:val="0"/>
        <w:rPr>
          <w:rFonts w:asciiTheme="minorHAnsi" w:hAnsiTheme="minorHAnsi"/>
          <w:color w:val="5E5E5E" w:themeColor="accent5" w:themeShade="80"/>
        </w:rPr>
      </w:pPr>
    </w:p>
    <w:p w14:paraId="3DEBAF62" w14:textId="77777777" w:rsidR="00051AF1" w:rsidRDefault="00051AF1" w:rsidP="00051AF1">
      <w:pPr>
        <w:pStyle w:val="Heading1"/>
      </w:pPr>
      <w:bookmarkStart w:id="1079" w:name="_Toc33791677"/>
      <w:bookmarkStart w:id="1080" w:name="_Toc66428350"/>
      <w:r>
        <w:t>Transaction Management</w:t>
      </w:r>
      <w:bookmarkEnd w:id="1079"/>
      <w:bookmarkEnd w:id="1080"/>
    </w:p>
    <w:p w14:paraId="3DEBAF63" w14:textId="600ADD4E" w:rsidR="00BD4F38" w:rsidDel="00BE400E" w:rsidRDefault="00BD4F38" w:rsidP="00051AF1">
      <w:pPr>
        <w:rPr>
          <w:del w:id="1081" w:author="Kraig Hughes" w:date="2021-03-12T15:18:00Z"/>
          <w:sz w:val="21"/>
          <w:szCs w:val="21"/>
        </w:rPr>
      </w:pPr>
    </w:p>
    <w:p w14:paraId="3DEBAF64" w14:textId="77777777" w:rsidR="00BD4F38" w:rsidRPr="00D97445" w:rsidRDefault="00BD4F38" w:rsidP="00C102AE">
      <w:pPr>
        <w:pStyle w:val="TableBullet"/>
        <w:numPr>
          <w:ilvl w:val="0"/>
          <w:numId w:val="63"/>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Standards provided in this chapter are applicable to TSQL code used in MS SQL Server environment only. Transaction management standards for client applications using ADO, .NET and JDBC interfaces are out of scope.</w:t>
      </w:r>
    </w:p>
    <w:p w14:paraId="3DEBAF65" w14:textId="77777777" w:rsidR="00BD4F38" w:rsidRPr="00D97445" w:rsidRDefault="00BD4F38" w:rsidP="00C102AE">
      <w:pPr>
        <w:pStyle w:val="TableBullet"/>
        <w:numPr>
          <w:ilvl w:val="0"/>
          <w:numId w:val="63"/>
        </w:numPr>
        <w:spacing w:after="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lastRenderedPageBreak/>
        <w:t>Incomplete transactions must never be committed. Do not leave incomplete transactions open;</w:t>
      </w:r>
    </w:p>
    <w:p w14:paraId="3DEBAF66" w14:textId="77777777" w:rsidR="00BD4F38" w:rsidRPr="00D97445" w:rsidRDefault="00BD4F38" w:rsidP="00C102AE">
      <w:pPr>
        <w:pStyle w:val="TableBullet"/>
        <w:numPr>
          <w:ilvl w:val="0"/>
          <w:numId w:val="63"/>
        </w:numPr>
        <w:spacing w:after="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Always use explicit transactions in a case when more than one INSERT, UPDATE or DELETE statement has to be issued one after another;</w:t>
      </w:r>
    </w:p>
    <w:p w14:paraId="3DEBAF67" w14:textId="77777777" w:rsidR="00BD4F38" w:rsidRPr="00D97445" w:rsidRDefault="00BD4F38" w:rsidP="00C102AE">
      <w:pPr>
        <w:pStyle w:val="TableBullet"/>
        <w:numPr>
          <w:ilvl w:val="0"/>
          <w:numId w:val="63"/>
        </w:numPr>
        <w:spacing w:after="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Always estimate the concurrency level in the DB: estimate the duration of each transactions, as well as granularity, type and duration of locks issued at every stage inside and outside of transactions;</w:t>
      </w:r>
    </w:p>
    <w:p w14:paraId="3DEBAF68" w14:textId="77777777" w:rsidR="00BD4F38" w:rsidRPr="00D97445" w:rsidRDefault="00BD4F38" w:rsidP="00C102AE">
      <w:pPr>
        <w:pStyle w:val="TableBullet"/>
        <w:numPr>
          <w:ilvl w:val="0"/>
          <w:numId w:val="63"/>
        </w:numPr>
        <w:spacing w:after="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Autocommit Mode is the default Transaction Mode of MS SQL Server and must not be changed;</w:t>
      </w:r>
    </w:p>
    <w:p w14:paraId="3DEBAF69" w14:textId="77777777" w:rsidR="00BD4F38" w:rsidRPr="00D97445" w:rsidRDefault="00BD4F38" w:rsidP="00C102AE">
      <w:pPr>
        <w:pStyle w:val="TableBullet"/>
        <w:numPr>
          <w:ilvl w:val="0"/>
          <w:numId w:val="63"/>
        </w:numPr>
        <w:spacing w:after="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Explicit mode may be entered by specifying BEGIN TRAN command; SQL Server switches to the default transaction mode as soon as either COMMIT, or ROLLBACK command for the top level transaction has been issued;</w:t>
      </w:r>
    </w:p>
    <w:p w14:paraId="3DEBAF6A" w14:textId="77777777" w:rsidR="00BD4F38" w:rsidRDefault="00BD4F38" w:rsidP="00C102AE">
      <w:pPr>
        <w:pStyle w:val="TableBullet"/>
        <w:numPr>
          <w:ilvl w:val="0"/>
          <w:numId w:val="63"/>
        </w:numPr>
        <w:spacing w:after="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Transaction name must be provided for each transaction started in the nested transactions sequence;</w:t>
      </w:r>
    </w:p>
    <w:p w14:paraId="0602BBF3" w14:textId="77777777" w:rsidR="009B31CE" w:rsidRPr="00D97445" w:rsidRDefault="009B31CE" w:rsidP="009B31CE">
      <w:pPr>
        <w:pStyle w:val="TableBullet"/>
        <w:numPr>
          <w:ilvl w:val="0"/>
          <w:numId w:val="0"/>
        </w:numPr>
        <w:spacing w:after="0"/>
        <w:ind w:left="720"/>
        <w:contextualSpacing w:val="0"/>
        <w:rPr>
          <w:rFonts w:asciiTheme="minorHAnsi" w:hAnsiTheme="minorHAnsi" w:cs="TTE2898618t00"/>
          <w:color w:val="5E5E5E" w:themeColor="accent5" w:themeShade="80"/>
        </w:rPr>
      </w:pPr>
    </w:p>
    <w:p w14:paraId="3DEBAF6B" w14:textId="77777777" w:rsidR="00BD4F38" w:rsidRPr="00D97445" w:rsidRDefault="00BD4F38" w:rsidP="00C102AE">
      <w:pPr>
        <w:pStyle w:val="TableBullet"/>
        <w:numPr>
          <w:ilvl w:val="0"/>
          <w:numId w:val="63"/>
        </w:numPr>
        <w:spacing w:after="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Implicit transactions should not be used unless required or used by third party components or applications;</w:t>
      </w:r>
    </w:p>
    <w:p w14:paraId="3DEBAF6C" w14:textId="77777777" w:rsidR="00BD4F38" w:rsidRPr="00D97445" w:rsidRDefault="00BD4F38" w:rsidP="00C102AE">
      <w:pPr>
        <w:pStyle w:val="TableBullet"/>
        <w:numPr>
          <w:ilvl w:val="0"/>
          <w:numId w:val="63"/>
        </w:numPr>
        <w:spacing w:after="0"/>
        <w:contextualSpacing w:val="0"/>
        <w:rPr>
          <w:rFonts w:asciiTheme="minorHAnsi" w:hAnsiTheme="minorHAnsi" w:cs="TTE2898618t00"/>
          <w:color w:val="5E5E5E" w:themeColor="accent5" w:themeShade="80"/>
        </w:rPr>
      </w:pPr>
      <w:r w:rsidRPr="00D97445">
        <w:rPr>
          <w:rFonts w:asciiTheme="minorHAnsi" w:hAnsiTheme="minorHAnsi" w:cs="TTE2895370t00"/>
          <w:b/>
          <w:color w:val="5E5E5E" w:themeColor="accent5" w:themeShade="80"/>
        </w:rPr>
        <w:t>NOTE:</w:t>
      </w:r>
      <w:r w:rsidRPr="00D97445">
        <w:rPr>
          <w:rFonts w:asciiTheme="minorHAnsi" w:hAnsiTheme="minorHAnsi" w:cs="TTE2895370t00"/>
          <w:color w:val="5E5E5E" w:themeColor="accent5" w:themeShade="80"/>
        </w:rPr>
        <w:t xml:space="preserve"> </w:t>
      </w:r>
      <w:r w:rsidRPr="00D97445">
        <w:rPr>
          <w:rFonts w:asciiTheme="minorHAnsi" w:hAnsiTheme="minorHAnsi" w:cs="TTE2898618t00"/>
          <w:color w:val="5E5E5E" w:themeColor="accent5" w:themeShade="80"/>
        </w:rPr>
        <w:t>SET ANSI_DEFAULT ON puts SQL Server into Implicit Mode, so this setting must be OFF</w:t>
      </w:r>
      <w:r w:rsidRPr="00D97445">
        <w:rPr>
          <w:rFonts w:asciiTheme="minorHAnsi" w:hAnsiTheme="minorHAnsi" w:cs="TTE2895370t00"/>
          <w:color w:val="5E5E5E" w:themeColor="accent5" w:themeShade="80"/>
        </w:rPr>
        <w:t>;</w:t>
      </w:r>
      <w:r w:rsidRPr="00D97445">
        <w:rPr>
          <w:rFonts w:asciiTheme="minorHAnsi" w:hAnsiTheme="minorHAnsi" w:cs="TTE2898618t00"/>
          <w:color w:val="5E5E5E" w:themeColor="accent5" w:themeShade="80"/>
        </w:rPr>
        <w:t xml:space="preserve"> </w:t>
      </w:r>
    </w:p>
    <w:p w14:paraId="3DEBAF6D" w14:textId="77777777" w:rsidR="00BD4F38" w:rsidRPr="00D97445" w:rsidRDefault="00BD4F38" w:rsidP="00C102AE">
      <w:pPr>
        <w:pStyle w:val="TableBullet"/>
        <w:numPr>
          <w:ilvl w:val="0"/>
          <w:numId w:val="63"/>
        </w:numPr>
        <w:spacing w:after="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Transaction issued by a stored procedure must be rolled back at the same level at which it was started, so only the calling procedure that starts a transaction should ever roll it back;</w:t>
      </w:r>
    </w:p>
    <w:p w14:paraId="3DEBAF6E" w14:textId="77777777" w:rsidR="00BD4F38" w:rsidRPr="00D97445" w:rsidRDefault="00BD4F38" w:rsidP="00C102AE">
      <w:pPr>
        <w:pStyle w:val="TableBullet"/>
        <w:numPr>
          <w:ilvl w:val="0"/>
          <w:numId w:val="63"/>
        </w:numPr>
        <w:spacing w:after="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If the client’s code started the transaction, none of the stored procedures should roll back;</w:t>
      </w:r>
    </w:p>
    <w:p w14:paraId="3DEBAF6F" w14:textId="77777777" w:rsidR="00BD4F38" w:rsidRPr="00D97445" w:rsidRDefault="00BD4F38" w:rsidP="00C102AE">
      <w:pPr>
        <w:pStyle w:val="TableBullet"/>
        <w:numPr>
          <w:ilvl w:val="0"/>
          <w:numId w:val="63"/>
        </w:numPr>
        <w:spacing w:after="0"/>
        <w:contextualSpacing w:val="0"/>
        <w:rPr>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t>The behavior of COMMIT and ROLLBACK is not symmetric;</w:t>
      </w:r>
    </w:p>
    <w:p w14:paraId="3DEBAF70" w14:textId="48C424CD" w:rsidR="00BD4F38" w:rsidRDefault="00BD4F38" w:rsidP="00C102AE">
      <w:pPr>
        <w:pStyle w:val="TableBullet"/>
        <w:numPr>
          <w:ilvl w:val="0"/>
          <w:numId w:val="63"/>
        </w:numPr>
        <w:spacing w:after="0"/>
        <w:contextualSpacing w:val="0"/>
        <w:rPr>
          <w:ins w:id="1082" w:author="Kraig Hughes" w:date="2021-03-12T15:18:00Z"/>
          <w:rFonts w:asciiTheme="minorHAnsi" w:hAnsiTheme="minorHAnsi" w:cs="TTE2898618t00"/>
          <w:color w:val="5E5E5E" w:themeColor="accent5" w:themeShade="80"/>
        </w:rPr>
      </w:pPr>
      <w:r w:rsidRPr="00D97445">
        <w:rPr>
          <w:rFonts w:asciiTheme="minorHAnsi" w:hAnsiTheme="minorHAnsi" w:cs="TTE2898618t00"/>
          <w:color w:val="5E5E5E" w:themeColor="accent5" w:themeShade="80"/>
        </w:rPr>
        <w:lastRenderedPageBreak/>
        <w:t xml:space="preserve">Do not use distributed transactions unless it is absolutely necessary and agreed with the corporate DBA team.  </w:t>
      </w:r>
    </w:p>
    <w:p w14:paraId="27C4A843" w14:textId="77777777" w:rsidR="00BE400E" w:rsidRPr="00D97445" w:rsidRDefault="00BE400E" w:rsidP="00BE400E">
      <w:pPr>
        <w:pStyle w:val="TableBullet"/>
        <w:numPr>
          <w:ilvl w:val="0"/>
          <w:numId w:val="0"/>
        </w:numPr>
        <w:spacing w:after="0"/>
        <w:ind w:left="720"/>
        <w:contextualSpacing w:val="0"/>
        <w:rPr>
          <w:rFonts w:asciiTheme="minorHAnsi" w:hAnsiTheme="minorHAnsi" w:cs="TTE2898618t00"/>
          <w:color w:val="5E5E5E" w:themeColor="accent5" w:themeShade="80"/>
        </w:rPr>
        <w:pPrChange w:id="1083" w:author="Kraig Hughes" w:date="2021-03-12T15:18:00Z">
          <w:pPr>
            <w:pStyle w:val="TableBullet"/>
            <w:numPr>
              <w:numId w:val="63"/>
            </w:numPr>
            <w:spacing w:after="0"/>
            <w:ind w:left="720" w:hanging="360"/>
            <w:contextualSpacing w:val="0"/>
          </w:pPr>
        </w:pPrChange>
      </w:pPr>
    </w:p>
    <w:p w14:paraId="3DEBAF71" w14:textId="77777777" w:rsidR="00051AF1" w:rsidRDefault="00051AF1" w:rsidP="00051AF1">
      <w:pPr>
        <w:pStyle w:val="Heading2"/>
      </w:pPr>
      <w:bookmarkStart w:id="1084" w:name="_Toc33791678"/>
      <w:r>
        <w:t>Standards for Using Transactions</w:t>
      </w:r>
      <w:bookmarkEnd w:id="1084"/>
    </w:p>
    <w:p w14:paraId="3DEBAF72" w14:textId="6DAC9B32" w:rsidR="00094A22" w:rsidDel="00BE400E" w:rsidRDefault="00094A22" w:rsidP="00051AF1">
      <w:pPr>
        <w:rPr>
          <w:del w:id="1085" w:author="Kraig Hughes" w:date="2021-03-12T15:18:00Z"/>
          <w:sz w:val="21"/>
          <w:szCs w:val="21"/>
        </w:rPr>
      </w:pPr>
    </w:p>
    <w:p w14:paraId="3DEBAF73" w14:textId="77777777" w:rsidR="00BD4F38" w:rsidRPr="00D97445" w:rsidRDefault="00BD4F38" w:rsidP="00C102AE">
      <w:pPr>
        <w:pStyle w:val="TableBullet"/>
        <w:numPr>
          <w:ilvl w:val="0"/>
          <w:numId w:val="64"/>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It is the responsibility of the T-SQL developer to recognize whether operations meet ACID (Atomic, Consistent, Isolated, Durable) properties of transaction and should be qualified as a transaction;</w:t>
      </w:r>
    </w:p>
    <w:p w14:paraId="3DEBAF74" w14:textId="77777777" w:rsidR="00BD4F38" w:rsidRPr="00D97445" w:rsidRDefault="00BD4F38" w:rsidP="00C102AE">
      <w:pPr>
        <w:pStyle w:val="TableBullet"/>
        <w:numPr>
          <w:ilvl w:val="0"/>
          <w:numId w:val="64"/>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Do not require input from users during a transaction;</w:t>
      </w:r>
    </w:p>
    <w:p w14:paraId="3DEBAF75" w14:textId="77777777" w:rsidR="00BD4F38" w:rsidRPr="00D97445" w:rsidRDefault="00BD4F38" w:rsidP="00C102AE">
      <w:pPr>
        <w:pStyle w:val="TableBullet"/>
        <w:numPr>
          <w:ilvl w:val="0"/>
          <w:numId w:val="64"/>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Transactions should not be started until all preliminary data analysis has been completed: do not place even “read uncommitted” SELECT statements as well as IF constructs etc. within transaction boundaries if possible. Do not open the transaction before it is required. Keep the transaction as short as possible;</w:t>
      </w:r>
    </w:p>
    <w:p w14:paraId="3DEBAF76" w14:textId="77777777" w:rsidR="00BD4F38" w:rsidRPr="00D97445" w:rsidRDefault="00BD4F38" w:rsidP="00C102AE">
      <w:pPr>
        <w:pStyle w:val="TableBullet"/>
        <w:numPr>
          <w:ilvl w:val="0"/>
          <w:numId w:val="64"/>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Access the least amount of data possible while in a transaction: this lessens the number of locked rows, thereby reducing contention between transactions;</w:t>
      </w:r>
    </w:p>
    <w:p w14:paraId="3DEBAF77" w14:textId="148B951E" w:rsidR="00BD4F38" w:rsidRDefault="00BD4F38" w:rsidP="00C102AE">
      <w:pPr>
        <w:pStyle w:val="TableBullet"/>
        <w:numPr>
          <w:ilvl w:val="0"/>
          <w:numId w:val="64"/>
        </w:numPr>
        <w:spacing w:after="0"/>
        <w:contextualSpacing w:val="0"/>
        <w:rPr>
          <w:ins w:id="1086" w:author="Kraig Hughes" w:date="2021-03-12T15:18:00Z"/>
          <w:rFonts w:asciiTheme="minorHAnsi" w:hAnsiTheme="minorHAnsi"/>
          <w:color w:val="5E5E5E" w:themeColor="accent5" w:themeShade="80"/>
        </w:rPr>
      </w:pPr>
      <w:r w:rsidRPr="00D97445">
        <w:rPr>
          <w:rFonts w:asciiTheme="minorHAnsi" w:hAnsiTheme="minorHAnsi"/>
          <w:color w:val="5E5E5E" w:themeColor="accent5" w:themeShade="80"/>
        </w:rPr>
        <w:t>Incomplete transactions must never be committed and do not leave incomplete transactions open;</w:t>
      </w:r>
    </w:p>
    <w:p w14:paraId="49E4643C" w14:textId="77777777" w:rsidR="00BE400E" w:rsidRPr="00D97445" w:rsidRDefault="00BE400E" w:rsidP="00BE400E">
      <w:pPr>
        <w:pStyle w:val="TableBullet"/>
        <w:numPr>
          <w:ilvl w:val="0"/>
          <w:numId w:val="0"/>
        </w:numPr>
        <w:spacing w:after="0"/>
        <w:ind w:left="720"/>
        <w:contextualSpacing w:val="0"/>
        <w:rPr>
          <w:rFonts w:asciiTheme="minorHAnsi" w:hAnsiTheme="minorHAnsi"/>
          <w:color w:val="5E5E5E" w:themeColor="accent5" w:themeShade="80"/>
        </w:rPr>
        <w:pPrChange w:id="1087" w:author="Kraig Hughes" w:date="2021-03-12T15:18:00Z">
          <w:pPr>
            <w:pStyle w:val="TableBullet"/>
            <w:numPr>
              <w:numId w:val="64"/>
            </w:numPr>
            <w:spacing w:after="0"/>
            <w:ind w:left="720" w:hanging="360"/>
            <w:contextualSpacing w:val="0"/>
          </w:pPr>
        </w:pPrChange>
      </w:pPr>
    </w:p>
    <w:p w14:paraId="3DEBAF78" w14:textId="77777777" w:rsidR="00051AF1" w:rsidRDefault="00051AF1" w:rsidP="00051AF1">
      <w:pPr>
        <w:pStyle w:val="Heading2"/>
      </w:pPr>
      <w:bookmarkStart w:id="1088" w:name="_Toc33791679"/>
      <w:r>
        <w:t>Managing Transactions in Stored Procedures</w:t>
      </w:r>
      <w:bookmarkEnd w:id="1088"/>
    </w:p>
    <w:p w14:paraId="3DEBAF79" w14:textId="15DF4DFD" w:rsidR="00BD4F38" w:rsidDel="00BE400E" w:rsidRDefault="00BD4F38" w:rsidP="00051AF1">
      <w:pPr>
        <w:rPr>
          <w:del w:id="1089" w:author="Kraig Hughes" w:date="2021-03-12T15:18:00Z"/>
          <w:sz w:val="21"/>
          <w:szCs w:val="21"/>
        </w:rPr>
      </w:pPr>
    </w:p>
    <w:p w14:paraId="3DEBAF7A" w14:textId="77777777" w:rsidR="00BD4F38" w:rsidRPr="00D97445" w:rsidRDefault="00BD4F38" w:rsidP="00C102AE">
      <w:pPr>
        <w:pStyle w:val="TableBullet"/>
        <w:numPr>
          <w:ilvl w:val="0"/>
          <w:numId w:val="65"/>
        </w:numPr>
        <w:spacing w:after="0"/>
        <w:ind w:left="72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If a stored procedure does not initiate the outermost transaction it should not issue a ROLLBACK;</w:t>
      </w:r>
    </w:p>
    <w:p w14:paraId="3DEBAF7B" w14:textId="77777777" w:rsidR="00BD4F38" w:rsidRPr="00D97445" w:rsidRDefault="00BD4F38" w:rsidP="00C102AE">
      <w:pPr>
        <w:pStyle w:val="TableBullet"/>
        <w:numPr>
          <w:ilvl w:val="0"/>
          <w:numId w:val="65"/>
        </w:numPr>
        <w:spacing w:after="0"/>
        <w:ind w:left="720"/>
        <w:contextualSpacing w:val="0"/>
        <w:rPr>
          <w:rFonts w:asciiTheme="minorHAnsi" w:hAnsiTheme="minorHAnsi"/>
          <w:color w:val="5E5E5E" w:themeColor="accent5" w:themeShade="80"/>
        </w:rPr>
      </w:pPr>
      <w:r w:rsidRPr="00D97445">
        <w:rPr>
          <w:rFonts w:asciiTheme="minorHAnsi" w:hAnsiTheme="minorHAnsi"/>
          <w:color w:val="5E5E5E" w:themeColor="accent5" w:themeShade="80"/>
        </w:rPr>
        <w:lastRenderedPageBreak/>
        <w:t>It is quite possible that a stored procedure that initiates a transaction may be used at both first and second (or lower). In this case, the procedure itself must make a decision whether or not to roll back as following:</w:t>
      </w:r>
    </w:p>
    <w:p w14:paraId="3DEBAF7C" w14:textId="77777777" w:rsidR="00BD4F38" w:rsidRDefault="00BD4F38" w:rsidP="00C102AE">
      <w:pPr>
        <w:pStyle w:val="TableBullet"/>
        <w:numPr>
          <w:ilvl w:val="1"/>
          <w:numId w:val="65"/>
        </w:numPr>
        <w:spacing w:after="0"/>
        <w:ind w:left="126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 xml:space="preserve">Dedicated internal variable </w:t>
      </w:r>
      <w:r w:rsidRPr="00D97445">
        <w:rPr>
          <w:rFonts w:asciiTheme="minorHAnsi" w:hAnsiTheme="minorHAnsi" w:cs="TTE2895370t00"/>
          <w:b/>
          <w:color w:val="5E5E5E" w:themeColor="accent5" w:themeShade="80"/>
        </w:rPr>
        <w:t>@siTranCount</w:t>
      </w:r>
      <w:r w:rsidRPr="00D97445">
        <w:rPr>
          <w:rFonts w:asciiTheme="minorHAnsi" w:hAnsiTheme="minorHAnsi" w:cs="TTE2895370t00"/>
          <w:color w:val="5E5E5E" w:themeColor="accent5" w:themeShade="80"/>
        </w:rPr>
        <w:t xml:space="preserve"> </w:t>
      </w:r>
      <w:r w:rsidRPr="00D97445">
        <w:rPr>
          <w:rFonts w:asciiTheme="minorHAnsi" w:hAnsiTheme="minorHAnsi"/>
          <w:color w:val="5E5E5E" w:themeColor="accent5" w:themeShade="80"/>
        </w:rPr>
        <w:t>SMALLINT must be declared and initialized with the value returned by @@TRANCOUNT function at the very beginning of the procedure;</w:t>
      </w:r>
    </w:p>
    <w:p w14:paraId="410F1C9A" w14:textId="77777777" w:rsidR="00A978B1" w:rsidRPr="00D97445" w:rsidRDefault="00A978B1" w:rsidP="00A978B1">
      <w:pPr>
        <w:pStyle w:val="TableBullet"/>
        <w:numPr>
          <w:ilvl w:val="0"/>
          <w:numId w:val="0"/>
        </w:numPr>
        <w:spacing w:after="0"/>
        <w:ind w:left="342" w:hanging="270"/>
        <w:contextualSpacing w:val="0"/>
        <w:rPr>
          <w:rFonts w:asciiTheme="minorHAnsi" w:hAnsiTheme="minorHAnsi"/>
          <w:color w:val="5E5E5E" w:themeColor="accent5" w:themeShade="80"/>
        </w:rPr>
      </w:pPr>
    </w:p>
    <w:p w14:paraId="3DEBAF7D" w14:textId="77777777" w:rsidR="00BD4F38" w:rsidRPr="00D97445" w:rsidRDefault="00BD4F38" w:rsidP="00C102AE">
      <w:pPr>
        <w:pStyle w:val="TableBullet"/>
        <w:numPr>
          <w:ilvl w:val="1"/>
          <w:numId w:val="65"/>
        </w:numPr>
        <w:spacing w:after="0"/>
        <w:ind w:left="126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This variable must be used when opening, committing or rolling back the transaction started by the procedure in question complying with the following rules:</w:t>
      </w:r>
    </w:p>
    <w:p w14:paraId="3DEBAF7E" w14:textId="77777777" w:rsidR="00BD4F38" w:rsidRPr="00D97445" w:rsidRDefault="00BD4F38" w:rsidP="00C102AE">
      <w:pPr>
        <w:pStyle w:val="TableBullet"/>
        <w:numPr>
          <w:ilvl w:val="2"/>
          <w:numId w:val="65"/>
        </w:numPr>
        <w:spacing w:after="0"/>
        <w:ind w:left="72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Do not start a new transaction and do not commit any transaction if there was already a transaction active at the beginning of the stored procedure;</w:t>
      </w:r>
    </w:p>
    <w:p w14:paraId="3DEBAF7F" w14:textId="77777777" w:rsidR="00BD4F38" w:rsidRPr="00D97445" w:rsidRDefault="00BD4F38" w:rsidP="00C102AE">
      <w:pPr>
        <w:pStyle w:val="TableBullet"/>
        <w:numPr>
          <w:ilvl w:val="2"/>
          <w:numId w:val="65"/>
        </w:numPr>
        <w:spacing w:after="0"/>
        <w:ind w:left="72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Do not issue ROLLBACK rule provided above is also applicable;</w:t>
      </w:r>
    </w:p>
    <w:p w14:paraId="3DEBAF80" w14:textId="65284D7F" w:rsidR="00BD4F38" w:rsidRPr="00D97445" w:rsidDel="00BE400E" w:rsidRDefault="00BD4F38" w:rsidP="00BD4F38">
      <w:pPr>
        <w:rPr>
          <w:del w:id="1090" w:author="Kraig Hughes" w:date="2021-03-12T15:18:00Z"/>
          <w:color w:val="5E5E5E" w:themeColor="accent5" w:themeShade="80"/>
          <w:u w:val="single"/>
        </w:rPr>
      </w:pPr>
    </w:p>
    <w:p w14:paraId="3DEBAF81" w14:textId="77777777" w:rsidR="00BD4F38" w:rsidRPr="00D97445" w:rsidRDefault="00BD4F38" w:rsidP="00BD4F38">
      <w:pPr>
        <w:rPr>
          <w:color w:val="5E5E5E" w:themeColor="accent5" w:themeShade="80"/>
          <w:u w:val="single"/>
        </w:rPr>
      </w:pPr>
      <w:r w:rsidRPr="00D97445">
        <w:rPr>
          <w:color w:val="5E5E5E" w:themeColor="accent5" w:themeShade="80"/>
          <w:u w:val="single"/>
        </w:rPr>
        <w:t>Example:</w:t>
      </w:r>
    </w:p>
    <w:p w14:paraId="31F10BB5" w14:textId="77777777" w:rsidR="009B31CE" w:rsidRDefault="00BD4F38" w:rsidP="00BD4F38">
      <w:pPr>
        <w:ind w:left="360"/>
        <w:rPr>
          <w:rFonts w:cs="Courier New"/>
          <w:color w:val="5E5E5E" w:themeColor="accent5" w:themeShade="80"/>
        </w:rPr>
      </w:pPr>
      <w:r w:rsidRPr="00D97445">
        <w:rPr>
          <w:rFonts w:cs="Courier New"/>
          <w:color w:val="5E5E5E" w:themeColor="accent5" w:themeShade="80"/>
        </w:rPr>
        <w:t>…</w:t>
      </w:r>
      <w:r w:rsidRPr="00D97445">
        <w:rPr>
          <w:rFonts w:cs="Courier New"/>
          <w:color w:val="5E5E5E" w:themeColor="accent5" w:themeShade="80"/>
        </w:rPr>
        <w:br/>
        <w:t>BEGIN</w:t>
      </w:r>
      <w:r w:rsidRPr="00D97445">
        <w:rPr>
          <w:rFonts w:cs="Courier New"/>
          <w:color w:val="5E5E5E" w:themeColor="accent5" w:themeShade="80"/>
        </w:rPr>
        <w:br/>
      </w:r>
      <w:r w:rsidRPr="00D97445">
        <w:rPr>
          <w:rFonts w:cs="Courier New"/>
          <w:color w:val="5E5E5E" w:themeColor="accent5" w:themeShade="80"/>
        </w:rPr>
        <w:tab/>
        <w:t>DECLARE @siTranCount SMALLINT</w:t>
      </w:r>
      <w:r w:rsidRPr="00D97445">
        <w:rPr>
          <w:rFonts w:cs="Courier New"/>
          <w:color w:val="5E5E5E" w:themeColor="accent5" w:themeShade="80"/>
        </w:rPr>
        <w:br/>
      </w:r>
      <w:r w:rsidRPr="00D97445">
        <w:rPr>
          <w:rFonts w:cs="Courier New"/>
          <w:color w:val="5E5E5E" w:themeColor="accent5" w:themeShade="80"/>
        </w:rPr>
        <w:tab/>
        <w:t>…</w:t>
      </w:r>
      <w:r w:rsidRPr="00D97445">
        <w:rPr>
          <w:rFonts w:cs="Courier New"/>
          <w:color w:val="5E5E5E" w:themeColor="accent5" w:themeShade="80"/>
        </w:rPr>
        <w:br/>
      </w:r>
      <w:r w:rsidRPr="00D97445">
        <w:rPr>
          <w:rFonts w:cs="Courier New"/>
          <w:color w:val="5E5E5E" w:themeColor="accent5" w:themeShade="80"/>
        </w:rPr>
        <w:tab/>
        <w:t>SET @siTranCount = @@TRANCOUNT</w:t>
      </w:r>
    </w:p>
    <w:p w14:paraId="3DEBAF82" w14:textId="075ADB99" w:rsidR="00BD4F38" w:rsidRPr="00D97445" w:rsidRDefault="00BD4F38" w:rsidP="00BD4F38">
      <w:pPr>
        <w:ind w:left="360"/>
        <w:rPr>
          <w:rFonts w:cs="Courier New"/>
          <w:color w:val="5E5E5E" w:themeColor="accent5" w:themeShade="80"/>
        </w:rPr>
      </w:pPr>
      <w:r w:rsidRPr="00D97445">
        <w:rPr>
          <w:rFonts w:cs="Courier New"/>
          <w:color w:val="5E5E5E" w:themeColor="accent5" w:themeShade="80"/>
        </w:rPr>
        <w:br/>
      </w:r>
      <w:r w:rsidRPr="00D97445">
        <w:rPr>
          <w:rFonts w:cs="Courier New"/>
          <w:color w:val="5E5E5E" w:themeColor="accent5" w:themeShade="80"/>
        </w:rPr>
        <w:tab/>
        <w:t>…</w:t>
      </w:r>
      <w:r w:rsidRPr="00D97445">
        <w:rPr>
          <w:rFonts w:cs="Courier New"/>
          <w:color w:val="5E5E5E" w:themeColor="accent5" w:themeShade="80"/>
        </w:rPr>
        <w:br/>
      </w:r>
      <w:r w:rsidRPr="00D97445">
        <w:rPr>
          <w:rFonts w:cs="Courier New"/>
          <w:color w:val="5E5E5E" w:themeColor="accent5" w:themeShade="80"/>
        </w:rPr>
        <w:tab/>
        <w:t>IF @siTranCount = 0</w:t>
      </w:r>
      <w:r w:rsidRPr="00D97445">
        <w:rPr>
          <w:rFonts w:cs="Courier New"/>
          <w:color w:val="5E5E5E" w:themeColor="accent5" w:themeShade="80"/>
        </w:rPr>
        <w:br/>
      </w:r>
      <w:r w:rsidRPr="00D97445">
        <w:rPr>
          <w:rFonts w:cs="Courier New"/>
          <w:color w:val="5E5E5E" w:themeColor="accent5" w:themeShade="80"/>
        </w:rPr>
        <w:lastRenderedPageBreak/>
        <w:tab/>
      </w:r>
      <w:r w:rsidRPr="00D97445">
        <w:rPr>
          <w:rFonts w:cs="Courier New"/>
          <w:color w:val="5E5E5E" w:themeColor="accent5" w:themeShade="80"/>
        </w:rPr>
        <w:tab/>
        <w:t>BEGIN TRAN</w:t>
      </w:r>
      <w:r w:rsidRPr="00D97445">
        <w:rPr>
          <w:rFonts w:cs="Courier New"/>
          <w:color w:val="5E5E5E" w:themeColor="accent5" w:themeShade="80"/>
        </w:rPr>
        <w:br/>
      </w:r>
      <w:r w:rsidRPr="00D97445">
        <w:rPr>
          <w:rFonts w:cs="Courier New"/>
          <w:color w:val="5E5E5E" w:themeColor="accent5" w:themeShade="80"/>
        </w:rPr>
        <w:tab/>
        <w:t>…</w:t>
      </w:r>
      <w:r w:rsidRPr="00D97445">
        <w:rPr>
          <w:rFonts w:cs="Courier New"/>
          <w:color w:val="5E5E5E" w:themeColor="accent5" w:themeShade="80"/>
        </w:rPr>
        <w:br/>
      </w:r>
      <w:r w:rsidRPr="00D97445">
        <w:rPr>
          <w:rFonts w:cs="Courier New"/>
          <w:color w:val="5E5E5E" w:themeColor="accent5" w:themeShade="80"/>
        </w:rPr>
        <w:tab/>
        <w:t>SET @iRetCode = 0</w:t>
      </w:r>
      <w:r w:rsidRPr="00D97445">
        <w:rPr>
          <w:rFonts w:cs="Courier New"/>
          <w:color w:val="5E5E5E" w:themeColor="accent5" w:themeShade="80"/>
        </w:rPr>
        <w:br/>
      </w:r>
      <w:r w:rsidRPr="00D97445">
        <w:rPr>
          <w:rFonts w:cs="Courier New"/>
          <w:color w:val="5E5E5E" w:themeColor="accent5" w:themeShade="80"/>
        </w:rPr>
        <w:tab/>
        <w:t>IF @iRetCode &lt;&gt; 0</w:t>
      </w:r>
      <w:r w:rsidRPr="00D97445">
        <w:rPr>
          <w:rFonts w:cs="Courier New"/>
          <w:color w:val="5E5E5E" w:themeColor="accent5" w:themeShade="80"/>
        </w:rPr>
        <w:br/>
      </w:r>
      <w:r w:rsidRPr="00D97445">
        <w:rPr>
          <w:rFonts w:cs="Courier New"/>
          <w:color w:val="5E5E5E" w:themeColor="accent5" w:themeShade="80"/>
        </w:rPr>
        <w:tab/>
        <w:t>BEGIN</w:t>
      </w:r>
      <w:r w:rsidRPr="00D97445">
        <w:rPr>
          <w:rFonts w:cs="Courier New"/>
          <w:color w:val="5E5E5E" w:themeColor="accent5" w:themeShade="80"/>
        </w:rPr>
        <w:br/>
      </w:r>
      <w:r w:rsidRPr="00D97445">
        <w:rPr>
          <w:rFonts w:cs="Courier New"/>
          <w:color w:val="5E5E5E" w:themeColor="accent5" w:themeShade="80"/>
        </w:rPr>
        <w:tab/>
      </w:r>
      <w:r w:rsidRPr="00D97445">
        <w:rPr>
          <w:rFonts w:cs="Courier New"/>
          <w:color w:val="5E5E5E" w:themeColor="accent5" w:themeShade="80"/>
        </w:rPr>
        <w:tab/>
        <w:t>IF @siTranCount &lt;&gt; 0</w:t>
      </w:r>
      <w:r w:rsidRPr="00D97445">
        <w:rPr>
          <w:rFonts w:cs="Courier New"/>
          <w:color w:val="5E5E5E" w:themeColor="accent5" w:themeShade="80"/>
        </w:rPr>
        <w:br/>
      </w:r>
      <w:r w:rsidRPr="00D97445">
        <w:rPr>
          <w:rFonts w:cs="Courier New"/>
          <w:color w:val="5E5E5E" w:themeColor="accent5" w:themeShade="80"/>
        </w:rPr>
        <w:tab/>
      </w:r>
      <w:r w:rsidRPr="00D97445">
        <w:rPr>
          <w:rFonts w:cs="Courier New"/>
          <w:color w:val="5E5E5E" w:themeColor="accent5" w:themeShade="80"/>
        </w:rPr>
        <w:tab/>
      </w:r>
      <w:r w:rsidRPr="00D97445">
        <w:rPr>
          <w:rFonts w:cs="Courier New"/>
          <w:color w:val="5E5E5E" w:themeColor="accent5" w:themeShade="80"/>
        </w:rPr>
        <w:tab/>
        <w:t>ROLLBACK TRAN</w:t>
      </w:r>
      <w:r w:rsidRPr="00D97445">
        <w:rPr>
          <w:rFonts w:cs="Courier New"/>
          <w:color w:val="5E5E5E" w:themeColor="accent5" w:themeShade="80"/>
        </w:rPr>
        <w:br/>
      </w:r>
      <w:r w:rsidRPr="00D97445">
        <w:rPr>
          <w:rFonts w:cs="Courier New"/>
          <w:color w:val="5E5E5E" w:themeColor="accent5" w:themeShade="80"/>
        </w:rPr>
        <w:tab/>
      </w:r>
      <w:r w:rsidRPr="00D97445">
        <w:rPr>
          <w:rFonts w:cs="Courier New"/>
          <w:color w:val="5E5E5E" w:themeColor="accent5" w:themeShade="80"/>
        </w:rPr>
        <w:tab/>
        <w:t>…</w:t>
      </w:r>
      <w:r w:rsidRPr="00D97445">
        <w:rPr>
          <w:rFonts w:cs="Courier New"/>
          <w:color w:val="5E5E5E" w:themeColor="accent5" w:themeShade="80"/>
        </w:rPr>
        <w:br/>
      </w:r>
      <w:r w:rsidRPr="00D97445">
        <w:rPr>
          <w:rFonts w:cs="Courier New"/>
          <w:color w:val="5E5E5E" w:themeColor="accent5" w:themeShade="80"/>
        </w:rPr>
        <w:tab/>
        <w:t>END</w:t>
      </w:r>
      <w:r w:rsidRPr="00D97445">
        <w:rPr>
          <w:rFonts w:cs="Courier New"/>
          <w:color w:val="5E5E5E" w:themeColor="accent5" w:themeShade="80"/>
        </w:rPr>
        <w:br/>
      </w:r>
      <w:r w:rsidRPr="00D97445">
        <w:rPr>
          <w:rFonts w:cs="Courier New"/>
          <w:color w:val="5E5E5E" w:themeColor="accent5" w:themeShade="80"/>
        </w:rPr>
        <w:tab/>
        <w:t>…</w:t>
      </w:r>
      <w:r w:rsidRPr="00D97445">
        <w:rPr>
          <w:rFonts w:cs="Courier New"/>
          <w:color w:val="5E5E5E" w:themeColor="accent5" w:themeShade="80"/>
        </w:rPr>
        <w:br/>
      </w:r>
      <w:r w:rsidRPr="00D97445">
        <w:rPr>
          <w:rFonts w:cs="Courier New"/>
          <w:color w:val="5E5E5E" w:themeColor="accent5" w:themeShade="80"/>
        </w:rPr>
        <w:tab/>
        <w:t>IF @siTranCount = 0</w:t>
      </w:r>
      <w:r w:rsidRPr="00D97445">
        <w:rPr>
          <w:rFonts w:cs="Courier New"/>
          <w:color w:val="5E5E5E" w:themeColor="accent5" w:themeShade="80"/>
        </w:rPr>
        <w:br/>
      </w:r>
      <w:r w:rsidRPr="00D97445">
        <w:rPr>
          <w:rFonts w:cs="Courier New"/>
          <w:color w:val="5E5E5E" w:themeColor="accent5" w:themeShade="80"/>
        </w:rPr>
        <w:tab/>
      </w:r>
      <w:r w:rsidRPr="00D97445">
        <w:rPr>
          <w:rFonts w:cs="Courier New"/>
          <w:color w:val="5E5E5E" w:themeColor="accent5" w:themeShade="80"/>
        </w:rPr>
        <w:tab/>
        <w:t>COMMIT TRAN</w:t>
      </w:r>
      <w:r w:rsidRPr="00D97445">
        <w:rPr>
          <w:rFonts w:cs="Courier New"/>
          <w:color w:val="5E5E5E" w:themeColor="accent5" w:themeShade="80"/>
        </w:rPr>
        <w:br/>
        <w:t>…</w:t>
      </w:r>
      <w:r w:rsidRPr="00D97445">
        <w:rPr>
          <w:rFonts w:cs="Courier New"/>
          <w:color w:val="5E5E5E" w:themeColor="accent5" w:themeShade="80"/>
        </w:rPr>
        <w:br/>
        <w:t>END</w:t>
      </w:r>
    </w:p>
    <w:p w14:paraId="3DEBAF83" w14:textId="77777777" w:rsidR="00BD4F38" w:rsidRPr="00D97445" w:rsidRDefault="00BD4F38" w:rsidP="00BD4F38">
      <w:pPr>
        <w:pStyle w:val="TableBullet"/>
        <w:numPr>
          <w:ilvl w:val="0"/>
          <w:numId w:val="0"/>
        </w:numPr>
        <w:rPr>
          <w:rFonts w:asciiTheme="minorHAnsi" w:hAnsiTheme="minorHAnsi" w:cs="TTE2895370t00"/>
          <w:b/>
          <w:color w:val="5E5E5E" w:themeColor="accent5" w:themeShade="80"/>
        </w:rPr>
      </w:pPr>
    </w:p>
    <w:p w14:paraId="3DEBAF84" w14:textId="6E009AF2" w:rsidR="00BD4F38" w:rsidRDefault="00BD4F38" w:rsidP="00BD4F38">
      <w:pPr>
        <w:pStyle w:val="TableBullet"/>
        <w:numPr>
          <w:ilvl w:val="0"/>
          <w:numId w:val="0"/>
        </w:numPr>
        <w:ind w:left="288"/>
        <w:rPr>
          <w:ins w:id="1091" w:author="Kraig Hughes" w:date="2021-03-12T15:18:00Z"/>
          <w:rFonts w:asciiTheme="minorHAnsi" w:hAnsiTheme="minorHAnsi" w:cs="TTE2895370t00"/>
          <w:b/>
          <w:color w:val="5E5E5E" w:themeColor="accent5" w:themeShade="80"/>
        </w:rPr>
      </w:pPr>
      <w:r w:rsidRPr="00D97445">
        <w:rPr>
          <w:rFonts w:asciiTheme="minorHAnsi" w:hAnsiTheme="minorHAnsi" w:cs="TTE2895370t00"/>
          <w:b/>
          <w:color w:val="5E5E5E" w:themeColor="accent5" w:themeShade="80"/>
        </w:rPr>
        <w:t>IMPORTANT: It is the responsibility of the T-SQL developer to make sure that stored procedures at all levels have transactions managed properly;</w:t>
      </w:r>
    </w:p>
    <w:p w14:paraId="2845276F" w14:textId="77777777" w:rsidR="00BE400E" w:rsidRPr="00D97445" w:rsidRDefault="00BE400E" w:rsidP="00BD4F38">
      <w:pPr>
        <w:pStyle w:val="TableBullet"/>
        <w:numPr>
          <w:ilvl w:val="0"/>
          <w:numId w:val="0"/>
        </w:numPr>
        <w:ind w:left="288"/>
        <w:rPr>
          <w:rFonts w:asciiTheme="minorHAnsi" w:hAnsiTheme="minorHAnsi" w:cs="TTE2895370t00"/>
          <w:b/>
          <w:color w:val="5E5E5E" w:themeColor="accent5" w:themeShade="80"/>
        </w:rPr>
      </w:pPr>
    </w:p>
    <w:p w14:paraId="3DEBAF85" w14:textId="77777777" w:rsidR="00051AF1" w:rsidRDefault="00051AF1" w:rsidP="00051AF1">
      <w:pPr>
        <w:pStyle w:val="Heading2"/>
      </w:pPr>
      <w:bookmarkStart w:id="1092" w:name="_Toc33791680"/>
      <w:r>
        <w:t>Handling Command Timeouts from Client Applications</w:t>
      </w:r>
      <w:bookmarkEnd w:id="1092"/>
    </w:p>
    <w:p w14:paraId="3DEBAF86" w14:textId="50A61987" w:rsidR="00BD4F38" w:rsidDel="00BE400E" w:rsidRDefault="00BD4F38" w:rsidP="00051AF1">
      <w:pPr>
        <w:rPr>
          <w:del w:id="1093" w:author="Kraig Hughes" w:date="2021-03-12T15:18:00Z"/>
          <w:sz w:val="21"/>
          <w:szCs w:val="21"/>
        </w:rPr>
      </w:pPr>
    </w:p>
    <w:p w14:paraId="3DEBAF87" w14:textId="53661F5A" w:rsidR="00BD4F38" w:rsidRDefault="00BD4F38" w:rsidP="00C102AE">
      <w:pPr>
        <w:pStyle w:val="TableBullet"/>
        <w:numPr>
          <w:ilvl w:val="0"/>
          <w:numId w:val="66"/>
        </w:numPr>
        <w:spacing w:after="0"/>
        <w:contextualSpacing w:val="0"/>
        <w:rPr>
          <w:ins w:id="1094" w:author="Kraig Hughes" w:date="2021-03-12T15:18:00Z"/>
          <w:rFonts w:asciiTheme="minorHAnsi" w:hAnsiTheme="minorHAnsi"/>
          <w:color w:val="5E5E5E" w:themeColor="accent5" w:themeShade="80"/>
        </w:rPr>
      </w:pPr>
      <w:r w:rsidRPr="00D97445">
        <w:rPr>
          <w:rFonts w:asciiTheme="minorHAnsi" w:hAnsiTheme="minorHAnsi"/>
          <w:color w:val="5E5E5E" w:themeColor="accent5" w:themeShade="80"/>
        </w:rPr>
        <w:t>Client application must perform a rollback in a case when the client opened a transaction and the command has been timed out;</w:t>
      </w:r>
    </w:p>
    <w:p w14:paraId="0FCDB077" w14:textId="77777777" w:rsidR="00BE400E" w:rsidRPr="00D97445" w:rsidRDefault="00BE400E" w:rsidP="00BE400E">
      <w:pPr>
        <w:pStyle w:val="TableBullet"/>
        <w:numPr>
          <w:ilvl w:val="0"/>
          <w:numId w:val="0"/>
        </w:numPr>
        <w:spacing w:after="0"/>
        <w:ind w:left="1080"/>
        <w:contextualSpacing w:val="0"/>
        <w:rPr>
          <w:rFonts w:asciiTheme="minorHAnsi" w:hAnsiTheme="minorHAnsi"/>
          <w:color w:val="5E5E5E" w:themeColor="accent5" w:themeShade="80"/>
        </w:rPr>
        <w:pPrChange w:id="1095" w:author="Kraig Hughes" w:date="2021-03-12T15:18:00Z">
          <w:pPr>
            <w:pStyle w:val="TableBullet"/>
            <w:numPr>
              <w:numId w:val="66"/>
            </w:numPr>
            <w:spacing w:after="0"/>
            <w:ind w:left="1080" w:hanging="360"/>
            <w:contextualSpacing w:val="0"/>
          </w:pPr>
        </w:pPrChange>
      </w:pPr>
    </w:p>
    <w:p w14:paraId="3DEBAF88" w14:textId="77777777" w:rsidR="00051AF1" w:rsidRDefault="00051AF1" w:rsidP="00051AF1">
      <w:pPr>
        <w:pStyle w:val="Heading1"/>
      </w:pPr>
      <w:bookmarkStart w:id="1096" w:name="_Toc33791681"/>
      <w:bookmarkStart w:id="1097" w:name="_Toc66428351"/>
      <w:r>
        <w:lastRenderedPageBreak/>
        <w:t>Concurrency and Isolation Policy</w:t>
      </w:r>
      <w:bookmarkEnd w:id="1096"/>
      <w:bookmarkEnd w:id="1097"/>
    </w:p>
    <w:p w14:paraId="3DEBAF8A" w14:textId="77777777" w:rsidR="00BD4F38" w:rsidRPr="00D97445" w:rsidRDefault="00BD4F38" w:rsidP="00C102AE">
      <w:pPr>
        <w:pStyle w:val="TableBullet"/>
        <w:numPr>
          <w:ilvl w:val="0"/>
          <w:numId w:val="66"/>
        </w:numPr>
        <w:spacing w:after="0"/>
        <w:ind w:left="99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Locks are the mechanism used by SQL Server to control concurrency and isolation;</w:t>
      </w:r>
    </w:p>
    <w:p w14:paraId="3DEBAF8B" w14:textId="77777777" w:rsidR="00BD4F38" w:rsidRPr="00D97445" w:rsidRDefault="00BD4F38" w:rsidP="00C102AE">
      <w:pPr>
        <w:pStyle w:val="TableBullet"/>
        <w:numPr>
          <w:ilvl w:val="0"/>
          <w:numId w:val="66"/>
        </w:numPr>
        <w:spacing w:after="0"/>
        <w:ind w:left="99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Read committed is the default isolation level for MS SQL Server and must not be changed;</w:t>
      </w:r>
    </w:p>
    <w:p w14:paraId="3DEBAF8C" w14:textId="77777777" w:rsidR="00BD4F38" w:rsidRPr="00D97445" w:rsidRDefault="00BD4F38" w:rsidP="00C102AE">
      <w:pPr>
        <w:pStyle w:val="TableBullet"/>
        <w:numPr>
          <w:ilvl w:val="0"/>
          <w:numId w:val="66"/>
        </w:numPr>
        <w:spacing w:after="0"/>
        <w:ind w:left="99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Read uncommitted isolation level may be imposed to all relevant TSQL statements by applying NOLOCK table hint when acceptable using WITH (…) syntax;</w:t>
      </w:r>
      <w:r w:rsidRPr="00D97445">
        <w:rPr>
          <w:rFonts w:asciiTheme="minorHAnsi" w:hAnsiTheme="minorHAnsi"/>
          <w:color w:val="5E5E5E" w:themeColor="accent5" w:themeShade="80"/>
        </w:rPr>
        <w:br/>
      </w:r>
      <w:r w:rsidRPr="00D97445">
        <w:rPr>
          <w:rFonts w:asciiTheme="minorHAnsi" w:hAnsiTheme="minorHAnsi" w:cs="Courier New"/>
          <w:i/>
          <w:color w:val="5E5E5E" w:themeColor="accent5" w:themeShade="80"/>
        </w:rPr>
        <w:t>…</w:t>
      </w:r>
      <w:r w:rsidRPr="00D97445">
        <w:rPr>
          <w:rFonts w:asciiTheme="minorHAnsi" w:hAnsiTheme="minorHAnsi" w:cs="Courier New"/>
          <w:i/>
          <w:color w:val="5E5E5E" w:themeColor="accent5" w:themeShade="80"/>
        </w:rPr>
        <w:br/>
      </w:r>
      <w:r w:rsidRPr="00D97445">
        <w:rPr>
          <w:rFonts w:asciiTheme="minorHAnsi" w:hAnsiTheme="minorHAnsi" w:cs="Courier New"/>
          <w:color w:val="5E5E5E" w:themeColor="accent5" w:themeShade="80"/>
        </w:rPr>
        <w:t xml:space="preserve">IF EXISTS (SELECT w.PartCode FROM dbo.Widgets AS w </w:t>
      </w:r>
      <w:r w:rsidRPr="00D97445">
        <w:rPr>
          <w:rFonts w:asciiTheme="minorHAnsi" w:hAnsiTheme="minorHAnsi" w:cs="Courier New"/>
          <w:b/>
          <w:color w:val="5E5E5E" w:themeColor="accent5" w:themeShade="80"/>
        </w:rPr>
        <w:t>WITH (NOLOCK)</w:t>
      </w:r>
      <w:r w:rsidRPr="00D97445">
        <w:rPr>
          <w:rFonts w:asciiTheme="minorHAnsi" w:hAnsiTheme="minorHAnsi" w:cs="Courier New"/>
          <w:color w:val="5E5E5E" w:themeColor="accent5" w:themeShade="80"/>
        </w:rPr>
        <w:t xml:space="preserve"> …)</w:t>
      </w:r>
      <w:r w:rsidRPr="00D97445">
        <w:rPr>
          <w:rFonts w:asciiTheme="minorHAnsi" w:hAnsiTheme="minorHAnsi" w:cs="Courier New"/>
          <w:color w:val="5E5E5E" w:themeColor="accent5" w:themeShade="80"/>
        </w:rPr>
        <w:br/>
        <w:t>BEGIN</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SET @iError = …</w:t>
      </w:r>
      <w:r w:rsidRPr="00D97445">
        <w:rPr>
          <w:rFonts w:asciiTheme="minorHAnsi" w:hAnsiTheme="minorHAnsi" w:cs="Courier New"/>
          <w:i/>
          <w:color w:val="5E5E5E" w:themeColor="accent5" w:themeShade="80"/>
        </w:rPr>
        <w:br/>
        <w:t>…</w:t>
      </w:r>
    </w:p>
    <w:p w14:paraId="3DEBAF8D" w14:textId="77777777" w:rsidR="00BD4F38" w:rsidRPr="00D97445" w:rsidRDefault="00BD4F38" w:rsidP="00C102AE">
      <w:pPr>
        <w:pStyle w:val="TableBullet"/>
        <w:numPr>
          <w:ilvl w:val="0"/>
          <w:numId w:val="66"/>
        </w:numPr>
        <w:spacing w:after="0"/>
        <w:ind w:left="99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Be aware that using the NOLOCK hint allows for the possibility of dirty reads.  In solutions where this is acceptable, consider using the NOLOCK hint.</w:t>
      </w:r>
    </w:p>
    <w:p w14:paraId="3DEBAF8E" w14:textId="77777777" w:rsidR="00BD4F38" w:rsidRPr="00D97445" w:rsidRDefault="00BD4F38" w:rsidP="00C102AE">
      <w:pPr>
        <w:pStyle w:val="TableBullet"/>
        <w:numPr>
          <w:ilvl w:val="0"/>
          <w:numId w:val="66"/>
        </w:numPr>
        <w:spacing w:after="0"/>
        <w:ind w:left="99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A range of table-level locking hints may be specified using SELECT, INSERT, UPDATE and DELETE statements to direct SQL Server to the type of locks to be used; however, table-level locking hints may be used only when it is really necessary to change the default locking behavior;</w:t>
      </w:r>
    </w:p>
    <w:p w14:paraId="3DEBAF8F" w14:textId="77777777" w:rsidR="00BD4F38" w:rsidRDefault="00BD4F38" w:rsidP="00C102AE">
      <w:pPr>
        <w:pStyle w:val="TableBullet"/>
        <w:numPr>
          <w:ilvl w:val="0"/>
          <w:numId w:val="66"/>
        </w:numPr>
        <w:spacing w:after="0"/>
        <w:ind w:left="990"/>
        <w:contextualSpacing w:val="0"/>
        <w:rPr>
          <w:rFonts w:asciiTheme="minorHAnsi" w:hAnsiTheme="minorHAnsi" w:cs="TTE2895370t00"/>
          <w:b/>
          <w:color w:val="5E5E5E" w:themeColor="accent5" w:themeShade="80"/>
        </w:rPr>
      </w:pPr>
      <w:r w:rsidRPr="00D97445">
        <w:rPr>
          <w:rFonts w:asciiTheme="minorHAnsi" w:hAnsiTheme="minorHAnsi" w:cs="TTE2895370t00"/>
          <w:b/>
          <w:color w:val="5E5E5E" w:themeColor="accent5" w:themeShade="80"/>
        </w:rPr>
        <w:t>IMPORTANT: It is a responsibility of TSQL developer to make sure concurrency and isolation policy is considered and properly implemented;</w:t>
      </w:r>
    </w:p>
    <w:p w14:paraId="43A742F1" w14:textId="77777777" w:rsidR="009B31CE" w:rsidRDefault="009B31CE" w:rsidP="009B31CE">
      <w:pPr>
        <w:pStyle w:val="TableBullet"/>
        <w:numPr>
          <w:ilvl w:val="0"/>
          <w:numId w:val="0"/>
        </w:numPr>
        <w:spacing w:after="0"/>
        <w:ind w:left="342" w:hanging="270"/>
        <w:contextualSpacing w:val="0"/>
        <w:rPr>
          <w:rFonts w:asciiTheme="minorHAnsi" w:hAnsiTheme="minorHAnsi" w:cs="TTE2895370t00"/>
          <w:b/>
          <w:color w:val="5E5E5E" w:themeColor="accent5" w:themeShade="80"/>
        </w:rPr>
      </w:pPr>
    </w:p>
    <w:p w14:paraId="02BFE089" w14:textId="77777777" w:rsidR="009B31CE" w:rsidRPr="00D97445" w:rsidRDefault="009B31CE" w:rsidP="009B31CE">
      <w:pPr>
        <w:pStyle w:val="TableBullet"/>
        <w:numPr>
          <w:ilvl w:val="0"/>
          <w:numId w:val="0"/>
        </w:numPr>
        <w:spacing w:after="0"/>
        <w:ind w:left="342" w:hanging="270"/>
        <w:contextualSpacing w:val="0"/>
        <w:rPr>
          <w:rFonts w:asciiTheme="minorHAnsi" w:hAnsiTheme="minorHAnsi" w:cs="TTE2895370t00"/>
          <w:b/>
          <w:color w:val="5E5E5E" w:themeColor="accent5" w:themeShade="80"/>
        </w:rPr>
      </w:pPr>
    </w:p>
    <w:p w14:paraId="3DEBAF90" w14:textId="77777777" w:rsidR="00051AF1" w:rsidRDefault="00051AF1" w:rsidP="00051AF1">
      <w:pPr>
        <w:pStyle w:val="Heading2"/>
      </w:pPr>
      <w:bookmarkStart w:id="1098" w:name="_Toc33791682"/>
      <w:r>
        <w:lastRenderedPageBreak/>
        <w:t>Standards of Locking and Concurrency Policy</w:t>
      </w:r>
      <w:bookmarkEnd w:id="1098"/>
    </w:p>
    <w:p w14:paraId="3DEBAF91" w14:textId="4FF89BCF" w:rsidR="00BD4F38" w:rsidDel="00BE400E" w:rsidRDefault="00BD4F38" w:rsidP="00051AF1">
      <w:pPr>
        <w:rPr>
          <w:del w:id="1099" w:author="Kraig Hughes" w:date="2021-03-12T15:18:00Z"/>
          <w:sz w:val="21"/>
          <w:szCs w:val="21"/>
        </w:rPr>
      </w:pPr>
    </w:p>
    <w:p w14:paraId="3DEBAF92" w14:textId="77777777" w:rsidR="00BD4F38" w:rsidRPr="00D97445" w:rsidRDefault="00BD4F38" w:rsidP="00C102AE">
      <w:pPr>
        <w:pStyle w:val="TableBullet"/>
        <w:numPr>
          <w:ilvl w:val="0"/>
          <w:numId w:val="66"/>
        </w:numPr>
        <w:spacing w:after="0"/>
        <w:ind w:left="99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To prevent concurrency problems, manage implicit transactions carefully;</w:t>
      </w:r>
    </w:p>
    <w:p w14:paraId="3DEBAF93" w14:textId="77777777" w:rsidR="00BD4F38" w:rsidRPr="00D97445" w:rsidRDefault="00BD4F38" w:rsidP="00C102AE">
      <w:pPr>
        <w:pStyle w:val="TableBullet"/>
        <w:numPr>
          <w:ilvl w:val="0"/>
          <w:numId w:val="66"/>
        </w:numPr>
        <w:spacing w:after="0"/>
        <w:ind w:left="99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Access objects in the same order within transactions;</w:t>
      </w:r>
    </w:p>
    <w:p w14:paraId="3DEBAF94" w14:textId="77777777" w:rsidR="00BD4F38" w:rsidRPr="00D97445" w:rsidRDefault="00BD4F38" w:rsidP="00C102AE">
      <w:pPr>
        <w:pStyle w:val="TableBullet"/>
        <w:numPr>
          <w:ilvl w:val="0"/>
          <w:numId w:val="66"/>
        </w:numPr>
        <w:spacing w:after="0"/>
        <w:ind w:left="99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Place the most lock expensive operations - statements with the most records affected - as close as possible to the end of transaction;</w:t>
      </w:r>
    </w:p>
    <w:p w14:paraId="3DEBAF95" w14:textId="7F63A10F" w:rsidR="00BD4F38" w:rsidRDefault="00BD4F38" w:rsidP="00C102AE">
      <w:pPr>
        <w:pStyle w:val="TableBullet"/>
        <w:numPr>
          <w:ilvl w:val="0"/>
          <w:numId w:val="66"/>
        </w:numPr>
        <w:spacing w:after="0"/>
        <w:ind w:left="990"/>
        <w:contextualSpacing w:val="0"/>
        <w:rPr>
          <w:ins w:id="1100" w:author="Kraig Hughes" w:date="2021-03-12T15:18:00Z"/>
          <w:rFonts w:asciiTheme="minorHAnsi" w:hAnsiTheme="minorHAnsi"/>
          <w:color w:val="5E5E5E" w:themeColor="accent5" w:themeShade="80"/>
        </w:rPr>
      </w:pPr>
      <w:r w:rsidRPr="00D97445">
        <w:rPr>
          <w:rFonts w:asciiTheme="minorHAnsi" w:hAnsiTheme="minorHAnsi"/>
          <w:color w:val="5E5E5E" w:themeColor="accent5" w:themeShade="80"/>
        </w:rPr>
        <w:t>Keep transactions short and in one batch;</w:t>
      </w:r>
    </w:p>
    <w:p w14:paraId="2C26A8F2" w14:textId="77777777" w:rsidR="00BE400E" w:rsidRPr="00D97445" w:rsidRDefault="00BE400E" w:rsidP="00BE400E">
      <w:pPr>
        <w:pStyle w:val="TableBullet"/>
        <w:numPr>
          <w:ilvl w:val="0"/>
          <w:numId w:val="0"/>
        </w:numPr>
        <w:spacing w:after="0"/>
        <w:ind w:left="990"/>
        <w:contextualSpacing w:val="0"/>
        <w:rPr>
          <w:rFonts w:asciiTheme="minorHAnsi" w:hAnsiTheme="minorHAnsi"/>
          <w:color w:val="5E5E5E" w:themeColor="accent5" w:themeShade="80"/>
        </w:rPr>
        <w:pPrChange w:id="1101" w:author="Kraig Hughes" w:date="2021-03-12T15:18:00Z">
          <w:pPr>
            <w:pStyle w:val="TableBullet"/>
            <w:numPr>
              <w:numId w:val="66"/>
            </w:numPr>
            <w:spacing w:after="0"/>
            <w:ind w:left="990" w:hanging="360"/>
            <w:contextualSpacing w:val="0"/>
          </w:pPr>
        </w:pPrChange>
      </w:pPr>
    </w:p>
    <w:p w14:paraId="3DEBAF97" w14:textId="77777777" w:rsidR="00051AF1" w:rsidRDefault="00051AF1" w:rsidP="00051AF1">
      <w:pPr>
        <w:pStyle w:val="Heading1"/>
      </w:pPr>
      <w:bookmarkStart w:id="1102" w:name="_Toc33791683"/>
      <w:bookmarkStart w:id="1103" w:name="_Toc66428352"/>
      <w:r>
        <w:t>Logical and Physical Database Design</w:t>
      </w:r>
      <w:bookmarkEnd w:id="1102"/>
      <w:bookmarkEnd w:id="1103"/>
    </w:p>
    <w:p w14:paraId="3DEBAF98" w14:textId="1E1056EA" w:rsidR="00BD4F38" w:rsidDel="00BE400E" w:rsidRDefault="00BD4F38" w:rsidP="00051AF1">
      <w:pPr>
        <w:rPr>
          <w:del w:id="1104" w:author="Kraig Hughes" w:date="2021-03-12T15:18:00Z"/>
          <w:sz w:val="21"/>
          <w:szCs w:val="21"/>
        </w:rPr>
      </w:pPr>
    </w:p>
    <w:p w14:paraId="3DEBAF99" w14:textId="77777777" w:rsidR="00BD4F38" w:rsidRPr="00D97445" w:rsidRDefault="00BD4F38" w:rsidP="00C102AE">
      <w:pPr>
        <w:pStyle w:val="TableBullet"/>
        <w:numPr>
          <w:ilvl w:val="0"/>
          <w:numId w:val="67"/>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Do not make databases case sensitive;</w:t>
      </w:r>
    </w:p>
    <w:p w14:paraId="3DEBAF9A" w14:textId="77777777" w:rsidR="00BD4F38" w:rsidRPr="00D97445" w:rsidRDefault="00BD4F38" w:rsidP="00C102AE">
      <w:pPr>
        <w:pStyle w:val="TableBullet"/>
        <w:numPr>
          <w:ilvl w:val="0"/>
          <w:numId w:val="67"/>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Consider multilingual support during physical design of a DB when applicable;</w:t>
      </w:r>
    </w:p>
    <w:p w14:paraId="3DEBAF9B" w14:textId="77777777" w:rsidR="00BD4F38" w:rsidRPr="00D97445" w:rsidRDefault="00BD4F38" w:rsidP="00C102AE">
      <w:pPr>
        <w:pStyle w:val="TableBullet"/>
        <w:numPr>
          <w:ilvl w:val="0"/>
          <w:numId w:val="67"/>
        </w:numPr>
        <w:spacing w:after="0"/>
        <w:contextualSpacing w:val="0"/>
        <w:rPr>
          <w:rFonts w:asciiTheme="minorHAnsi" w:hAnsiTheme="minorHAnsi"/>
          <w:color w:val="5E5E5E" w:themeColor="accent5" w:themeShade="80"/>
        </w:rPr>
      </w:pPr>
      <w:r w:rsidRPr="00D97445">
        <w:rPr>
          <w:rFonts w:asciiTheme="minorHAnsi" w:hAnsiTheme="minorHAnsi" w:cs="TTE2895370t00"/>
          <w:color w:val="5E5E5E" w:themeColor="accent5" w:themeShade="80"/>
        </w:rPr>
        <w:t xml:space="preserve">Always </w:t>
      </w:r>
      <w:r w:rsidRPr="00D97445">
        <w:rPr>
          <w:rFonts w:asciiTheme="minorHAnsi" w:hAnsiTheme="minorHAnsi"/>
          <w:color w:val="5E5E5E" w:themeColor="accent5" w:themeShade="80"/>
        </w:rPr>
        <w:t>implement Primary Key and a clustered index on a table despite the size of a table;</w:t>
      </w:r>
    </w:p>
    <w:p w14:paraId="3DEBAF9C" w14:textId="77777777" w:rsidR="00BD4F38" w:rsidRPr="00D97445" w:rsidRDefault="00BD4F38" w:rsidP="00C102AE">
      <w:pPr>
        <w:pStyle w:val="TableBullet"/>
        <w:numPr>
          <w:ilvl w:val="0"/>
          <w:numId w:val="67"/>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Columns involved in Primary Key and Foreign Key definitions must be of the same data type;</w:t>
      </w:r>
    </w:p>
    <w:p w14:paraId="3DEBAF9D" w14:textId="77777777" w:rsidR="00BD4F38" w:rsidRPr="00D97445" w:rsidRDefault="00BD4F38" w:rsidP="00C102AE">
      <w:pPr>
        <w:pStyle w:val="TableBullet"/>
        <w:numPr>
          <w:ilvl w:val="0"/>
          <w:numId w:val="67"/>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Having PF/FK constraints implemented create relevant indices on FK columns since INSERT, DELETE and UPDATE statement will be using the primary table;</w:t>
      </w:r>
    </w:p>
    <w:p w14:paraId="3DEBAF9E" w14:textId="77777777" w:rsidR="00BD4F38" w:rsidRPr="00D97445" w:rsidRDefault="00BD4F38" w:rsidP="00C102AE">
      <w:pPr>
        <w:pStyle w:val="TableBullet"/>
        <w:numPr>
          <w:ilvl w:val="0"/>
          <w:numId w:val="67"/>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Use BIT data type instead of CHAR(1) one for Boolean-like status columns; MS SQL Server optimizes the storage used for bit columns;</w:t>
      </w:r>
    </w:p>
    <w:p w14:paraId="3DEBAF9F" w14:textId="77777777" w:rsidR="00051AF1" w:rsidRPr="00EB20C5" w:rsidRDefault="00051AF1" w:rsidP="00051AF1"/>
    <w:p w14:paraId="3DEBAFA0" w14:textId="77777777" w:rsidR="00051AF1" w:rsidRDefault="00051AF1" w:rsidP="00051AF1">
      <w:pPr>
        <w:pStyle w:val="Heading1"/>
      </w:pPr>
      <w:bookmarkStart w:id="1105" w:name="_Toc33791684"/>
      <w:bookmarkStart w:id="1106" w:name="_Toc66428353"/>
      <w:r>
        <w:lastRenderedPageBreak/>
        <w:t>Other Development Standards and Requirements</w:t>
      </w:r>
      <w:bookmarkEnd w:id="1105"/>
      <w:bookmarkEnd w:id="1106"/>
    </w:p>
    <w:p w14:paraId="3DEBAFA1" w14:textId="6E0633A0" w:rsidR="00BD4F38" w:rsidDel="00BE400E" w:rsidRDefault="00BD4F38" w:rsidP="00051AF1">
      <w:pPr>
        <w:rPr>
          <w:del w:id="1107" w:author="Kraig Hughes" w:date="2021-03-12T15:19:00Z"/>
          <w:sz w:val="21"/>
          <w:szCs w:val="21"/>
        </w:rPr>
      </w:pPr>
    </w:p>
    <w:p w14:paraId="3DEBAFA2" w14:textId="77777777" w:rsidR="00BD4F38" w:rsidRPr="00D97445" w:rsidRDefault="00BD4F38" w:rsidP="00C102AE">
      <w:pPr>
        <w:pStyle w:val="TableBullet"/>
        <w:numPr>
          <w:ilvl w:val="0"/>
          <w:numId w:val="68"/>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Do not use “*” in SELECT clause even in a case when all columns are expected to be returned in the result set;</w:t>
      </w:r>
    </w:p>
    <w:p w14:paraId="3DEBAFA3" w14:textId="77777777" w:rsidR="00BD4F38" w:rsidRPr="00D97445" w:rsidRDefault="00BD4F38" w:rsidP="00C102AE">
      <w:pPr>
        <w:pStyle w:val="TableBullet"/>
        <w:numPr>
          <w:ilvl w:val="0"/>
          <w:numId w:val="68"/>
        </w:numPr>
        <w:spacing w:after="0"/>
        <w:contextualSpacing w:val="0"/>
        <w:rPr>
          <w:rFonts w:asciiTheme="minorHAnsi" w:hAnsiTheme="minorHAnsi" w:cs="Helvetica"/>
          <w:color w:val="5E5E5E" w:themeColor="accent5" w:themeShade="80"/>
        </w:rPr>
      </w:pPr>
      <w:r w:rsidRPr="00D97445">
        <w:rPr>
          <w:rFonts w:asciiTheme="minorHAnsi" w:hAnsiTheme="minorHAnsi" w:cs="Helvetica"/>
          <w:color w:val="5E5E5E" w:themeColor="accent5" w:themeShade="80"/>
        </w:rPr>
        <w:t>Use SQL-92-style for all types of joins, i.e. use join criteria in JOIN clauses rather than in WHERE clauses. This is also applicable to sub-queries. The SQL-92 syntax is recommended because it is not subject to the ambiguity that sometimes results from the legacy T-SQL outer joins;</w:t>
      </w:r>
    </w:p>
    <w:p w14:paraId="3DEBAFA4" w14:textId="77777777" w:rsidR="00BD4F38" w:rsidRPr="00D97445" w:rsidRDefault="00BD4F38" w:rsidP="00C102AE">
      <w:pPr>
        <w:pStyle w:val="TableBullet"/>
        <w:numPr>
          <w:ilvl w:val="0"/>
          <w:numId w:val="68"/>
        </w:numPr>
        <w:spacing w:after="0"/>
        <w:contextualSpacing w:val="0"/>
        <w:rPr>
          <w:rFonts w:asciiTheme="minorHAnsi" w:hAnsiTheme="minorHAnsi" w:cs="Helvetica"/>
          <w:color w:val="5E5E5E" w:themeColor="accent5" w:themeShade="80"/>
        </w:rPr>
      </w:pPr>
      <w:r w:rsidRPr="00D97445">
        <w:rPr>
          <w:rFonts w:asciiTheme="minorHAnsi" w:hAnsiTheme="minorHAnsi" w:cs="Helvetica"/>
          <w:color w:val="5E5E5E" w:themeColor="accent5" w:themeShade="80"/>
        </w:rPr>
        <w:t xml:space="preserve">Use ISNULL function instead of </w:t>
      </w:r>
      <w:r w:rsidRPr="00D97445">
        <w:rPr>
          <w:rFonts w:asciiTheme="minorHAnsi" w:hAnsiTheme="minorHAnsi" w:cs="Helvetica"/>
          <w:color w:val="5E5E5E" w:themeColor="accent5" w:themeShade="80"/>
        </w:rPr>
        <w:br/>
      </w:r>
      <w:r w:rsidRPr="00D97445">
        <w:rPr>
          <w:rFonts w:asciiTheme="minorHAnsi" w:hAnsiTheme="minorHAnsi" w:cs="Courier New"/>
          <w:color w:val="5E5E5E" w:themeColor="accent5" w:themeShade="80"/>
        </w:rPr>
        <w:t xml:space="preserve">IF </w:t>
      </w:r>
      <w:r w:rsidRPr="00D97445">
        <w:rPr>
          <w:rFonts w:asciiTheme="minorHAnsi" w:hAnsiTheme="minorHAnsi" w:cs="Courier New"/>
          <w:iCs/>
          <w:color w:val="5E5E5E" w:themeColor="accent5" w:themeShade="80"/>
        </w:rPr>
        <w:t xml:space="preserve">Variable </w:t>
      </w:r>
      <w:r w:rsidRPr="00D97445">
        <w:rPr>
          <w:rFonts w:asciiTheme="minorHAnsi" w:hAnsiTheme="minorHAnsi" w:cs="Courier New"/>
          <w:color w:val="5E5E5E" w:themeColor="accent5" w:themeShade="80"/>
        </w:rPr>
        <w:t xml:space="preserve">IS NULL </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 xml:space="preserve">SET </w:t>
      </w:r>
      <w:r w:rsidRPr="00D97445">
        <w:rPr>
          <w:rFonts w:asciiTheme="minorHAnsi" w:hAnsiTheme="minorHAnsi" w:cs="Courier New"/>
          <w:iCs/>
          <w:color w:val="5E5E5E" w:themeColor="accent5" w:themeShade="80"/>
        </w:rPr>
        <w:t xml:space="preserve">Variable </w:t>
      </w:r>
      <w:r w:rsidRPr="00D97445">
        <w:rPr>
          <w:rFonts w:asciiTheme="minorHAnsi" w:hAnsiTheme="minorHAnsi" w:cs="Courier New"/>
          <w:color w:val="5E5E5E" w:themeColor="accent5" w:themeShade="80"/>
        </w:rPr>
        <w:t>= NonNullValue</w:t>
      </w:r>
      <w:r w:rsidRPr="00D97445">
        <w:rPr>
          <w:rFonts w:asciiTheme="minorHAnsi" w:hAnsiTheme="minorHAnsi" w:cs="Helvetica"/>
          <w:color w:val="5E5E5E" w:themeColor="accent5" w:themeShade="80"/>
        </w:rPr>
        <w:br/>
        <w:t>This will make T-SQL code more compact and readable;</w:t>
      </w:r>
    </w:p>
    <w:p w14:paraId="3DEBAFA5" w14:textId="77777777" w:rsidR="00BD4F38" w:rsidRPr="00D97445" w:rsidRDefault="00BD4F38" w:rsidP="00C102AE">
      <w:pPr>
        <w:pStyle w:val="TableBullet"/>
        <w:numPr>
          <w:ilvl w:val="0"/>
          <w:numId w:val="68"/>
        </w:numPr>
        <w:spacing w:after="0"/>
        <w:contextualSpacing w:val="0"/>
        <w:rPr>
          <w:rFonts w:asciiTheme="minorHAnsi" w:hAnsiTheme="minorHAnsi"/>
          <w:color w:val="5E5E5E" w:themeColor="accent5" w:themeShade="80"/>
        </w:rPr>
      </w:pPr>
      <w:r w:rsidRPr="00D97445">
        <w:rPr>
          <w:rFonts w:asciiTheme="minorHAnsi" w:hAnsiTheme="minorHAnsi" w:cs="Helvetica"/>
          <w:color w:val="5E5E5E" w:themeColor="accent5" w:themeShade="80"/>
        </w:rPr>
        <w:t xml:space="preserve">Use INNER JOINs instead of nested queries with IN predicate: </w:t>
      </w:r>
      <w:r w:rsidRPr="00D97445">
        <w:rPr>
          <w:rFonts w:asciiTheme="minorHAnsi" w:hAnsiTheme="minorHAnsi"/>
          <w:color w:val="5E5E5E" w:themeColor="accent5" w:themeShade="80"/>
        </w:rPr>
        <w:t>this can be, and usually is, faster if there are indices to help with the join;</w:t>
      </w:r>
    </w:p>
    <w:p w14:paraId="3DEBAFA6" w14:textId="77777777" w:rsidR="00BD4F38" w:rsidRPr="00D97445" w:rsidRDefault="00BD4F38" w:rsidP="00C102AE">
      <w:pPr>
        <w:pStyle w:val="TableBullet"/>
        <w:numPr>
          <w:ilvl w:val="0"/>
          <w:numId w:val="68"/>
        </w:numPr>
        <w:spacing w:after="0"/>
        <w:contextualSpacing w:val="0"/>
        <w:rPr>
          <w:rFonts w:asciiTheme="minorHAnsi" w:hAnsiTheme="minorHAnsi" w:cs="Helvetica"/>
          <w:color w:val="5E5E5E" w:themeColor="accent5" w:themeShade="80"/>
        </w:rPr>
      </w:pPr>
      <w:r w:rsidRPr="00D97445">
        <w:rPr>
          <w:rFonts w:asciiTheme="minorHAnsi" w:hAnsiTheme="minorHAnsi" w:cs="Helvetica"/>
          <w:color w:val="5E5E5E" w:themeColor="accent5" w:themeShade="80"/>
        </w:rPr>
        <w:t>Avoid expressions on columns used in search criteria and in covering index: the index will not be chosen by SQL Server query optimizer - redesign such query if possible;</w:t>
      </w:r>
    </w:p>
    <w:p w14:paraId="3DEBAFA7" w14:textId="77777777" w:rsidR="00BD4F38" w:rsidRPr="00D97445" w:rsidRDefault="00BD4F38" w:rsidP="00C102AE">
      <w:pPr>
        <w:pStyle w:val="TableBullet"/>
        <w:numPr>
          <w:ilvl w:val="0"/>
          <w:numId w:val="68"/>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Use column(s) from unique index in COUNT() function if possible;</w:t>
      </w:r>
    </w:p>
    <w:p w14:paraId="3DEBAFA8" w14:textId="77777777" w:rsidR="00BD4F38" w:rsidRPr="00D97445" w:rsidRDefault="00BD4F38" w:rsidP="00C102AE">
      <w:pPr>
        <w:pStyle w:val="TableBullet"/>
        <w:numPr>
          <w:ilvl w:val="0"/>
          <w:numId w:val="69"/>
        </w:numPr>
        <w:spacing w:after="0"/>
        <w:contextualSpacing w:val="0"/>
        <w:rPr>
          <w:rFonts w:asciiTheme="minorHAnsi" w:hAnsiTheme="minorHAnsi"/>
          <w:color w:val="5E5E5E" w:themeColor="accent5" w:themeShade="80"/>
        </w:rPr>
      </w:pPr>
      <w:r w:rsidRPr="00D97445">
        <w:rPr>
          <w:rFonts w:asciiTheme="minorHAnsi" w:hAnsiTheme="minorHAnsi" w:cs="Helvetica"/>
          <w:color w:val="5E5E5E" w:themeColor="accent5" w:themeShade="80"/>
        </w:rPr>
        <w:t xml:space="preserve">Break the inequality, if possible, and force the use of an index.  </w:t>
      </w:r>
      <w:r w:rsidRPr="00D97445">
        <w:rPr>
          <w:rFonts w:asciiTheme="minorHAnsi" w:hAnsiTheme="minorHAnsi" w:cs="TTE2895370t00"/>
          <w:b/>
          <w:color w:val="5E5E5E" w:themeColor="accent5" w:themeShade="80"/>
        </w:rPr>
        <w:t>NOTE</w:t>
      </w:r>
      <w:r w:rsidRPr="00D97445">
        <w:rPr>
          <w:rFonts w:asciiTheme="minorHAnsi" w:hAnsiTheme="minorHAnsi"/>
          <w:b/>
          <w:color w:val="5E5E5E" w:themeColor="accent5" w:themeShade="80"/>
        </w:rPr>
        <w:t>: It is necessary to have a selective index on Branch column in this example</w:t>
      </w:r>
      <w:r w:rsidRPr="00D97445">
        <w:rPr>
          <w:rFonts w:asciiTheme="minorHAnsi" w:hAnsiTheme="minorHAnsi"/>
          <w:color w:val="5E5E5E" w:themeColor="accent5" w:themeShade="80"/>
        </w:rPr>
        <w:t>;</w:t>
      </w:r>
      <w:r w:rsidRPr="00D97445">
        <w:rPr>
          <w:rFonts w:asciiTheme="minorHAnsi" w:hAnsiTheme="minorHAnsi" w:cs="Helvetica"/>
          <w:color w:val="5E5E5E" w:themeColor="accent5" w:themeShade="80"/>
        </w:rPr>
        <w:br/>
      </w:r>
    </w:p>
    <w:p w14:paraId="3DEBAFA9" w14:textId="77777777" w:rsidR="00BD4F38" w:rsidRPr="00D97445" w:rsidRDefault="00BD4F38" w:rsidP="00BD4F38">
      <w:pPr>
        <w:pStyle w:val="TableBullet"/>
        <w:numPr>
          <w:ilvl w:val="0"/>
          <w:numId w:val="0"/>
        </w:numPr>
        <w:ind w:left="648"/>
        <w:rPr>
          <w:rFonts w:asciiTheme="minorHAnsi" w:hAnsiTheme="minorHAnsi"/>
          <w:color w:val="5E5E5E" w:themeColor="accent5" w:themeShade="80"/>
        </w:rPr>
      </w:pPr>
      <w:r w:rsidRPr="00D97445">
        <w:rPr>
          <w:rFonts w:asciiTheme="minorHAnsi" w:hAnsiTheme="minorHAnsi" w:cs="TTE2895370t00"/>
          <w:color w:val="5E5E5E" w:themeColor="accent5" w:themeShade="80"/>
          <w:u w:val="single"/>
        </w:rPr>
        <w:t>Example:</w:t>
      </w:r>
    </w:p>
    <w:p w14:paraId="3DEBAFAA" w14:textId="77777777" w:rsidR="00BD4F38" w:rsidRPr="00D97445" w:rsidRDefault="00BD4F38" w:rsidP="00BD4F38">
      <w:pPr>
        <w:pStyle w:val="TableBullet"/>
        <w:numPr>
          <w:ilvl w:val="0"/>
          <w:numId w:val="0"/>
        </w:numPr>
        <w:ind w:left="1026"/>
        <w:rPr>
          <w:rFonts w:asciiTheme="minorHAnsi" w:hAnsiTheme="minorHAnsi" w:cs="Courier New"/>
          <w:color w:val="5E5E5E" w:themeColor="accent5" w:themeShade="80"/>
        </w:rPr>
      </w:pPr>
      <w:r w:rsidRPr="00D97445">
        <w:rPr>
          <w:rFonts w:asciiTheme="minorHAnsi" w:hAnsiTheme="minorHAnsi" w:cs="Courier New"/>
          <w:color w:val="5E5E5E" w:themeColor="accent5" w:themeShade="80"/>
        </w:rPr>
        <w:lastRenderedPageBreak/>
        <w:t xml:space="preserve">WHERE Branch &gt; ‘215’ OR Branch &lt; ‘215’, </w:t>
      </w:r>
      <w:r w:rsidRPr="00D97445">
        <w:rPr>
          <w:rFonts w:asciiTheme="minorHAnsi" w:hAnsiTheme="minorHAnsi" w:cs="Courier New"/>
          <w:color w:val="5E5E5E" w:themeColor="accent5" w:themeShade="80"/>
        </w:rPr>
        <w:br/>
      </w:r>
      <w:r w:rsidRPr="00D97445">
        <w:rPr>
          <w:rFonts w:asciiTheme="minorHAnsi" w:hAnsiTheme="minorHAnsi"/>
          <w:color w:val="5E5E5E" w:themeColor="accent5" w:themeShade="80"/>
        </w:rPr>
        <w:t>not</w:t>
      </w:r>
      <w:r w:rsidRPr="00D97445">
        <w:rPr>
          <w:rFonts w:asciiTheme="minorHAnsi" w:hAnsiTheme="minorHAnsi" w:cs="Courier New"/>
          <w:color w:val="5E5E5E" w:themeColor="accent5" w:themeShade="80"/>
        </w:rPr>
        <w:t xml:space="preserve"> </w:t>
      </w:r>
      <w:r w:rsidRPr="00D97445">
        <w:rPr>
          <w:rFonts w:asciiTheme="minorHAnsi" w:hAnsiTheme="minorHAnsi" w:cs="Courier New"/>
          <w:color w:val="5E5E5E" w:themeColor="accent5" w:themeShade="80"/>
        </w:rPr>
        <w:br/>
        <w:t>WHERE Branch &lt;&gt; ‘215’</w:t>
      </w:r>
    </w:p>
    <w:p w14:paraId="3DEBAFAB" w14:textId="77777777" w:rsidR="00BD4F38" w:rsidRPr="00D97445" w:rsidRDefault="00BD4F38" w:rsidP="00C102AE">
      <w:pPr>
        <w:numPr>
          <w:ilvl w:val="0"/>
          <w:numId w:val="69"/>
        </w:numPr>
        <w:spacing w:before="0" w:after="0" w:line="240" w:lineRule="auto"/>
        <w:rPr>
          <w:color w:val="5E5E5E" w:themeColor="accent5" w:themeShade="80"/>
        </w:rPr>
      </w:pPr>
      <w:r w:rsidRPr="00D97445">
        <w:rPr>
          <w:color w:val="5E5E5E" w:themeColor="accent5" w:themeShade="80"/>
        </w:rPr>
        <w:t>Do not perform operations on a column value in the WHERE clause.  This can prevent the optimal use of any indexes. Examples of coding to avoid include:</w:t>
      </w:r>
    </w:p>
    <w:p w14:paraId="3DEBAFAC" w14:textId="77777777" w:rsidR="00BD4F38" w:rsidRPr="00D97445" w:rsidRDefault="00BD4F38" w:rsidP="00C102AE">
      <w:pPr>
        <w:numPr>
          <w:ilvl w:val="1"/>
          <w:numId w:val="69"/>
        </w:numPr>
        <w:spacing w:before="0" w:after="0" w:line="240" w:lineRule="auto"/>
        <w:rPr>
          <w:color w:val="5E5E5E" w:themeColor="accent5" w:themeShade="80"/>
        </w:rPr>
      </w:pPr>
      <w:r w:rsidRPr="00D97445">
        <w:rPr>
          <w:color w:val="5E5E5E" w:themeColor="accent5" w:themeShade="80"/>
        </w:rPr>
        <w:t>Using a function in a WHERE clause;</w:t>
      </w:r>
    </w:p>
    <w:p w14:paraId="3DEBAFAD" w14:textId="77777777" w:rsidR="00BD4F38" w:rsidRPr="00D97445" w:rsidRDefault="00BD4F38" w:rsidP="00C102AE">
      <w:pPr>
        <w:numPr>
          <w:ilvl w:val="1"/>
          <w:numId w:val="69"/>
        </w:numPr>
        <w:spacing w:before="0" w:after="0" w:line="240" w:lineRule="auto"/>
        <w:rPr>
          <w:color w:val="5E5E5E" w:themeColor="accent5" w:themeShade="80"/>
        </w:rPr>
      </w:pPr>
      <w:r w:rsidRPr="00D97445">
        <w:rPr>
          <w:color w:val="5E5E5E" w:themeColor="accent5" w:themeShade="80"/>
        </w:rPr>
        <w:t>Using LIKE ‘%value%’ in wild card search queries</w:t>
      </w:r>
    </w:p>
    <w:p w14:paraId="3DEBAFAE" w14:textId="77777777" w:rsidR="00BD4F38" w:rsidRPr="00D97445" w:rsidRDefault="00BD4F38" w:rsidP="00C102AE">
      <w:pPr>
        <w:numPr>
          <w:ilvl w:val="1"/>
          <w:numId w:val="69"/>
        </w:numPr>
        <w:spacing w:before="0" w:after="0" w:line="240" w:lineRule="auto"/>
        <w:rPr>
          <w:color w:val="5E5E5E" w:themeColor="accent5" w:themeShade="80"/>
        </w:rPr>
      </w:pPr>
      <w:r w:rsidRPr="00D97445">
        <w:rPr>
          <w:color w:val="5E5E5E" w:themeColor="accent5" w:themeShade="80"/>
        </w:rPr>
        <w:t>Using arithmetic calculations on an index column in a where clause</w:t>
      </w:r>
    </w:p>
    <w:p w14:paraId="3DEBAFAF" w14:textId="77777777" w:rsidR="00BD4F38" w:rsidRPr="00D97445" w:rsidRDefault="00BD4F38" w:rsidP="00BD4F38">
      <w:pPr>
        <w:ind w:left="648"/>
        <w:rPr>
          <w:color w:val="5E5E5E" w:themeColor="accent5" w:themeShade="80"/>
          <w:u w:val="single"/>
        </w:rPr>
      </w:pPr>
      <w:r w:rsidRPr="00D97445">
        <w:rPr>
          <w:color w:val="5E5E5E" w:themeColor="accent5" w:themeShade="80"/>
          <w:u w:val="single"/>
        </w:rPr>
        <w:t>Example:</w:t>
      </w:r>
    </w:p>
    <w:p w14:paraId="3DEBAFB0" w14:textId="77777777" w:rsidR="00BD4F38" w:rsidRPr="00D97445" w:rsidRDefault="00BD4F38" w:rsidP="00BD4F38">
      <w:pPr>
        <w:ind w:left="648"/>
        <w:rPr>
          <w:b/>
          <w:color w:val="5E5E5E" w:themeColor="accent5" w:themeShade="80"/>
        </w:rPr>
      </w:pPr>
      <w:r w:rsidRPr="00D97445">
        <w:rPr>
          <w:color w:val="5E5E5E" w:themeColor="accent5" w:themeShade="80"/>
        </w:rPr>
        <w:tab/>
      </w:r>
      <w:r w:rsidRPr="00D97445">
        <w:rPr>
          <w:b/>
          <w:color w:val="5E5E5E" w:themeColor="accent5" w:themeShade="80"/>
        </w:rPr>
        <w:t>Incorrect</w:t>
      </w:r>
    </w:p>
    <w:p w14:paraId="3DEBAFB1" w14:textId="77777777" w:rsidR="00BD4F38" w:rsidRPr="00D97445" w:rsidRDefault="00BD4F38" w:rsidP="00BD4F38">
      <w:pPr>
        <w:ind w:left="648"/>
        <w:rPr>
          <w:rFonts w:cs="Courier New"/>
          <w:color w:val="5E5E5E" w:themeColor="accent5" w:themeShade="80"/>
        </w:rPr>
      </w:pPr>
      <w:r w:rsidRPr="00D97445">
        <w:rPr>
          <w:rFonts w:cs="Courier New"/>
          <w:color w:val="5E5E5E" w:themeColor="accent5" w:themeShade="80"/>
        </w:rPr>
        <w:tab/>
        <w:t>WHERE LEFT(EmployeeName,1) = ‘A’; --Uses LEFT function</w:t>
      </w:r>
    </w:p>
    <w:p w14:paraId="3DEBAFB2" w14:textId="77777777" w:rsidR="00BD4F38" w:rsidRPr="00D97445" w:rsidRDefault="00BD4F38" w:rsidP="00BD4F38">
      <w:pPr>
        <w:ind w:left="648"/>
        <w:rPr>
          <w:rFonts w:cs="Courier New"/>
          <w:color w:val="5E5E5E" w:themeColor="accent5" w:themeShade="80"/>
        </w:rPr>
      </w:pPr>
      <w:r w:rsidRPr="00D97445">
        <w:rPr>
          <w:rFonts w:cs="Courier New"/>
          <w:color w:val="5E5E5E" w:themeColor="accent5" w:themeShade="80"/>
        </w:rPr>
        <w:tab/>
        <w:t>WHERE YEAR(DateOfBirth) = ‘1952’; --Uses YEAR function</w:t>
      </w:r>
    </w:p>
    <w:p w14:paraId="3DEBAFB3" w14:textId="77777777" w:rsidR="00BD4F38" w:rsidRPr="00D97445" w:rsidRDefault="00BD4F38" w:rsidP="00BD4F38">
      <w:pPr>
        <w:ind w:left="648"/>
        <w:rPr>
          <w:rFonts w:cs="Courier New"/>
          <w:color w:val="5E5E5E" w:themeColor="accent5" w:themeShade="80"/>
        </w:rPr>
      </w:pPr>
      <w:r w:rsidRPr="00D97445">
        <w:rPr>
          <w:rFonts w:cs="Courier New"/>
          <w:color w:val="5E5E5E" w:themeColor="accent5" w:themeShade="80"/>
        </w:rPr>
        <w:tab/>
        <w:t>WHERE Salary/2 = 25000; --Arithmetic calculation</w:t>
      </w:r>
    </w:p>
    <w:p w14:paraId="3DEBAFB4" w14:textId="77777777" w:rsidR="00BD4F38" w:rsidRPr="00D97445" w:rsidRDefault="00BD4F38" w:rsidP="00BD4F38">
      <w:pPr>
        <w:ind w:left="648"/>
        <w:rPr>
          <w:b/>
          <w:color w:val="5E5E5E" w:themeColor="accent5" w:themeShade="80"/>
        </w:rPr>
      </w:pPr>
      <w:r w:rsidRPr="00D97445">
        <w:rPr>
          <w:color w:val="5E5E5E" w:themeColor="accent5" w:themeShade="80"/>
        </w:rPr>
        <w:tab/>
      </w:r>
      <w:r w:rsidRPr="00D97445">
        <w:rPr>
          <w:b/>
          <w:color w:val="5E5E5E" w:themeColor="accent5" w:themeShade="80"/>
        </w:rPr>
        <w:t>Correct</w:t>
      </w:r>
    </w:p>
    <w:p w14:paraId="3DEBAFB5" w14:textId="77777777" w:rsidR="00BD4F38" w:rsidRPr="00D97445" w:rsidRDefault="00BD4F38" w:rsidP="00BD4F38">
      <w:pPr>
        <w:ind w:left="648"/>
        <w:rPr>
          <w:rFonts w:cs="Courier New"/>
          <w:color w:val="5E5E5E" w:themeColor="accent5" w:themeShade="80"/>
        </w:rPr>
      </w:pPr>
      <w:r w:rsidRPr="00D97445">
        <w:rPr>
          <w:rFonts w:cs="Courier New"/>
          <w:color w:val="5E5E5E" w:themeColor="accent5" w:themeShade="80"/>
        </w:rPr>
        <w:tab/>
        <w:t>WHERE EmployeeName LIKE ‘A%’; --Non-leading wild card will use index</w:t>
      </w:r>
    </w:p>
    <w:p w14:paraId="3DEBAFB6" w14:textId="77777777" w:rsidR="00BD4F38" w:rsidRPr="00D97445" w:rsidRDefault="00BD4F38" w:rsidP="00BD4F38">
      <w:pPr>
        <w:ind w:left="1368"/>
        <w:rPr>
          <w:rFonts w:cs="Courier New"/>
          <w:color w:val="5E5E5E" w:themeColor="accent5" w:themeShade="80"/>
        </w:rPr>
      </w:pPr>
      <w:r w:rsidRPr="00D97445">
        <w:rPr>
          <w:rFonts w:cs="Courier New"/>
          <w:color w:val="5E5E5E" w:themeColor="accent5" w:themeShade="80"/>
        </w:rPr>
        <w:t>WHERE DateOfBirth &gt;= '19520101' AND DateOfBirth &lt; '19530101'; --Returns the year without using function</w:t>
      </w:r>
    </w:p>
    <w:p w14:paraId="3DEBAFB7" w14:textId="77777777" w:rsidR="00BD4F38" w:rsidRPr="00D97445" w:rsidRDefault="00BD4F38" w:rsidP="00BD4F38">
      <w:pPr>
        <w:ind w:left="648"/>
        <w:rPr>
          <w:rFonts w:cs="Courier New"/>
          <w:color w:val="5E5E5E" w:themeColor="accent5" w:themeShade="80"/>
        </w:rPr>
      </w:pPr>
      <w:r w:rsidRPr="00D97445">
        <w:rPr>
          <w:rFonts w:cs="Courier New"/>
          <w:color w:val="5E5E5E" w:themeColor="accent5" w:themeShade="80"/>
        </w:rPr>
        <w:lastRenderedPageBreak/>
        <w:tab/>
        <w:t>WHERE Salary = (25000 * 2); --Removes calculation from the column</w:t>
      </w:r>
    </w:p>
    <w:p w14:paraId="3DEBAFB8" w14:textId="77777777" w:rsidR="00051AF1" w:rsidRDefault="00051AF1" w:rsidP="00051AF1">
      <w:pPr>
        <w:pStyle w:val="Heading2"/>
      </w:pPr>
      <w:bookmarkStart w:id="1108" w:name="_Toc33791685"/>
      <w:r>
        <w:t>Using Date Time Data as a Date String</w:t>
      </w:r>
      <w:bookmarkEnd w:id="1108"/>
    </w:p>
    <w:p w14:paraId="3DEBAFB9" w14:textId="00C4DC1F" w:rsidR="00BD4F38" w:rsidDel="00BE400E" w:rsidRDefault="00BD4F38" w:rsidP="00051AF1">
      <w:pPr>
        <w:rPr>
          <w:del w:id="1109" w:author="Kraig Hughes" w:date="2021-03-12T15:22:00Z"/>
          <w:sz w:val="21"/>
          <w:szCs w:val="21"/>
        </w:rPr>
      </w:pPr>
    </w:p>
    <w:p w14:paraId="3DEBAFBA" w14:textId="77777777" w:rsidR="00BD4F38" w:rsidRPr="00D97445" w:rsidRDefault="00BD4F38" w:rsidP="00C102AE">
      <w:pPr>
        <w:pStyle w:val="TableBullet"/>
        <w:numPr>
          <w:ilvl w:val="0"/>
          <w:numId w:val="69"/>
        </w:numPr>
        <w:spacing w:after="0"/>
        <w:ind w:left="108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Date and time data must be specified in the following formats when provided as a date string in any part of T-SQL code:</w:t>
      </w:r>
    </w:p>
    <w:p w14:paraId="3DEBAFBB" w14:textId="77777777" w:rsidR="00BD4F38" w:rsidRPr="00D97445" w:rsidRDefault="00BD4F38" w:rsidP="00C102AE">
      <w:pPr>
        <w:pStyle w:val="TableBullet"/>
        <w:numPr>
          <w:ilvl w:val="1"/>
          <w:numId w:val="69"/>
        </w:numPr>
        <w:spacing w:after="0"/>
        <w:ind w:left="1800"/>
        <w:contextualSpacing w:val="0"/>
        <w:rPr>
          <w:rFonts w:asciiTheme="minorHAnsi" w:hAnsiTheme="minorHAnsi"/>
          <w:b/>
          <w:color w:val="5E5E5E" w:themeColor="accent5" w:themeShade="80"/>
        </w:rPr>
      </w:pPr>
      <w:r w:rsidRPr="00D97445">
        <w:rPr>
          <w:rFonts w:asciiTheme="minorHAnsi" w:hAnsiTheme="minorHAnsi" w:cs="TTE2895370t00"/>
          <w:b/>
          <w:color w:val="5E5E5E" w:themeColor="accent5" w:themeShade="80"/>
        </w:rPr>
        <w:t>YYYY-MM-DD [HH:MM:SS]</w:t>
      </w:r>
      <w:r w:rsidRPr="00D97445">
        <w:rPr>
          <w:rFonts w:asciiTheme="minorHAnsi" w:hAnsiTheme="minorHAnsi"/>
          <w:b/>
          <w:color w:val="5E5E5E" w:themeColor="accent5" w:themeShade="80"/>
        </w:rPr>
        <w:t>;</w:t>
      </w:r>
    </w:p>
    <w:p w14:paraId="3DEBAFBC" w14:textId="77777777" w:rsidR="00BD4F38" w:rsidRPr="00D97445" w:rsidRDefault="00BD4F38" w:rsidP="00C102AE">
      <w:pPr>
        <w:pStyle w:val="TableBullet"/>
        <w:numPr>
          <w:ilvl w:val="1"/>
          <w:numId w:val="69"/>
        </w:numPr>
        <w:spacing w:after="0"/>
        <w:ind w:left="1800"/>
        <w:contextualSpacing w:val="0"/>
        <w:rPr>
          <w:rFonts w:asciiTheme="minorHAnsi" w:hAnsiTheme="minorHAnsi" w:cs="TTE2895370t00"/>
          <w:i/>
          <w:color w:val="5E5E5E" w:themeColor="accent5" w:themeShade="80"/>
        </w:rPr>
      </w:pPr>
      <w:r w:rsidRPr="00D97445">
        <w:rPr>
          <w:rFonts w:asciiTheme="minorHAnsi" w:hAnsiTheme="minorHAnsi" w:cs="TTE2895370t00"/>
          <w:b/>
          <w:color w:val="5E5E5E" w:themeColor="accent5" w:themeShade="80"/>
        </w:rPr>
        <w:t>DD-MMM-YYYY [HH:MM:SS]</w:t>
      </w:r>
      <w:r w:rsidRPr="00D97445">
        <w:rPr>
          <w:rFonts w:asciiTheme="minorHAnsi" w:hAnsiTheme="minorHAnsi"/>
          <w:b/>
          <w:color w:val="5E5E5E" w:themeColor="accent5" w:themeShade="80"/>
        </w:rPr>
        <w:t>;</w:t>
      </w:r>
      <w:r w:rsidRPr="00D97445">
        <w:rPr>
          <w:rFonts w:asciiTheme="minorHAnsi" w:hAnsiTheme="minorHAnsi"/>
          <w:color w:val="5E5E5E" w:themeColor="accent5" w:themeShade="80"/>
        </w:rPr>
        <w:br/>
      </w:r>
    </w:p>
    <w:p w14:paraId="3DEBAFBD" w14:textId="77777777" w:rsidR="00BD4F38" w:rsidRPr="00D97445" w:rsidRDefault="00BD4F38" w:rsidP="00BD4F38">
      <w:pPr>
        <w:pStyle w:val="TableBullet"/>
        <w:numPr>
          <w:ilvl w:val="0"/>
          <w:numId w:val="0"/>
        </w:numPr>
        <w:ind w:left="702"/>
        <w:rPr>
          <w:rFonts w:asciiTheme="minorHAnsi" w:hAnsiTheme="minorHAnsi" w:cs="TTE2895370t00"/>
          <w:color w:val="5E5E5E" w:themeColor="accent5" w:themeShade="80"/>
          <w:u w:val="single"/>
        </w:rPr>
      </w:pPr>
      <w:r w:rsidRPr="00D97445">
        <w:rPr>
          <w:rFonts w:asciiTheme="minorHAnsi" w:hAnsiTheme="minorHAnsi" w:cs="TTE2895370t00"/>
          <w:color w:val="5E5E5E" w:themeColor="accent5" w:themeShade="80"/>
          <w:u w:val="single"/>
        </w:rPr>
        <w:t>Example:</w:t>
      </w:r>
    </w:p>
    <w:p w14:paraId="3DEBAFBE" w14:textId="77777777" w:rsidR="00BD4F38" w:rsidRPr="00D97445" w:rsidRDefault="00BD4F38" w:rsidP="00BD4F38">
      <w:pPr>
        <w:pStyle w:val="TableBullet"/>
        <w:numPr>
          <w:ilvl w:val="0"/>
          <w:numId w:val="0"/>
        </w:numPr>
        <w:ind w:left="1080"/>
        <w:rPr>
          <w:rFonts w:asciiTheme="minorHAnsi" w:hAnsiTheme="minorHAnsi" w:cs="Courier New"/>
          <w:color w:val="5E5E5E" w:themeColor="accent5" w:themeShade="80"/>
        </w:rPr>
      </w:pPr>
      <w:r w:rsidRPr="00D97445">
        <w:rPr>
          <w:rFonts w:asciiTheme="minorHAnsi" w:hAnsiTheme="minorHAnsi" w:cs="Courier New"/>
          <w:color w:val="5E5E5E" w:themeColor="accent5" w:themeShade="80"/>
        </w:rPr>
        <w:t>EXEC dbo.usp_Rpt_Dppm ’2005-03-20 00:00:00’, ’2005-03-20 23:59:59’, NULL, 1</w:t>
      </w:r>
    </w:p>
    <w:p w14:paraId="3DEBAFBF" w14:textId="77777777" w:rsidR="00BD4F38" w:rsidRPr="00D97445" w:rsidRDefault="00BD4F38" w:rsidP="00BD4F38">
      <w:pPr>
        <w:pStyle w:val="TableBullet"/>
        <w:numPr>
          <w:ilvl w:val="0"/>
          <w:numId w:val="0"/>
        </w:numPr>
        <w:ind w:left="1080"/>
        <w:rPr>
          <w:rFonts w:asciiTheme="minorHAnsi" w:hAnsiTheme="minorHAnsi" w:cs="TTE2895370t00"/>
          <w:i/>
          <w:color w:val="5E5E5E" w:themeColor="accent5" w:themeShade="80"/>
        </w:rPr>
      </w:pPr>
      <w:r w:rsidRPr="00D97445">
        <w:rPr>
          <w:rFonts w:asciiTheme="minorHAnsi" w:hAnsiTheme="minorHAnsi" w:cs="Courier New"/>
          <w:color w:val="5E5E5E" w:themeColor="accent5" w:themeShade="80"/>
        </w:rPr>
        <w:t>EXEC dbo.usp_Rpt_Dppm ’20-MAR-2005 00:00:00’, ’20-MAR-2005 23:59:59’, NULL, 1</w:t>
      </w:r>
    </w:p>
    <w:p w14:paraId="3DEBAFC0" w14:textId="77777777" w:rsidR="00BD4F38" w:rsidRPr="00D97445" w:rsidRDefault="00BD4F38" w:rsidP="00BD4F38">
      <w:pPr>
        <w:pStyle w:val="TableBullet"/>
        <w:ind w:left="2520"/>
        <w:rPr>
          <w:rFonts w:asciiTheme="minorHAnsi" w:hAnsiTheme="minorHAnsi" w:cs="TTE2895370t00"/>
          <w:i/>
          <w:color w:val="5E5E5E" w:themeColor="accent5" w:themeShade="80"/>
        </w:rPr>
      </w:pPr>
    </w:p>
    <w:p w14:paraId="3DEBAFC1" w14:textId="77777777" w:rsidR="00BD4F38" w:rsidRPr="00D97445" w:rsidRDefault="00BD4F38" w:rsidP="00C102AE">
      <w:pPr>
        <w:pStyle w:val="TableBullet"/>
        <w:numPr>
          <w:ilvl w:val="0"/>
          <w:numId w:val="69"/>
        </w:numPr>
        <w:spacing w:after="0"/>
        <w:ind w:left="108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In a case when date time value has to be converted into a string date – short (date-only) format or long (date-time) format – the following conversion must be used:</w:t>
      </w:r>
    </w:p>
    <w:p w14:paraId="3DEBAFC2" w14:textId="77777777" w:rsidR="00BD4F38" w:rsidRPr="00D97445" w:rsidRDefault="00BD4F38" w:rsidP="00C102AE">
      <w:pPr>
        <w:pStyle w:val="TableBullet"/>
        <w:numPr>
          <w:ilvl w:val="1"/>
          <w:numId w:val="69"/>
        </w:numPr>
        <w:spacing w:after="0"/>
        <w:ind w:left="1800"/>
        <w:contextualSpacing w:val="0"/>
        <w:rPr>
          <w:rFonts w:asciiTheme="minorHAnsi" w:hAnsiTheme="minorHAnsi" w:cs="Courier New"/>
          <w:color w:val="5E5E5E" w:themeColor="accent5" w:themeShade="80"/>
        </w:rPr>
      </w:pPr>
      <w:r w:rsidRPr="00D97445">
        <w:rPr>
          <w:rFonts w:asciiTheme="minorHAnsi" w:hAnsiTheme="minorHAnsi" w:cs="Courier New"/>
          <w:color w:val="5E5E5E" w:themeColor="accent5" w:themeShade="80"/>
        </w:rPr>
        <w:t xml:space="preserve">SET @cShortDateString </w:t>
      </w:r>
      <w:r w:rsidRPr="00D97445">
        <w:rPr>
          <w:rFonts w:asciiTheme="minorHAnsi" w:hAnsiTheme="minorHAnsi" w:cs="Courier New"/>
          <w:color w:val="5E5E5E" w:themeColor="accent5" w:themeShade="80"/>
        </w:rPr>
        <w:tab/>
        <w:t>= CONVERT(CHAR(10), GETDATE(), 120)</w:t>
      </w:r>
    </w:p>
    <w:p w14:paraId="3DEBAFC3" w14:textId="77777777" w:rsidR="00BD4F38" w:rsidRPr="00D97445" w:rsidRDefault="00BD4F38" w:rsidP="00C102AE">
      <w:pPr>
        <w:pStyle w:val="TableBullet"/>
        <w:numPr>
          <w:ilvl w:val="1"/>
          <w:numId w:val="69"/>
        </w:numPr>
        <w:spacing w:after="0"/>
        <w:ind w:left="1800"/>
        <w:contextualSpacing w:val="0"/>
        <w:rPr>
          <w:rFonts w:asciiTheme="minorHAnsi" w:hAnsiTheme="minorHAnsi" w:cs="Courier New"/>
          <w:color w:val="5E5E5E" w:themeColor="accent5" w:themeShade="80"/>
        </w:rPr>
      </w:pPr>
      <w:r w:rsidRPr="00D97445">
        <w:rPr>
          <w:rFonts w:asciiTheme="minorHAnsi" w:hAnsiTheme="minorHAnsi" w:cs="Courier New"/>
          <w:color w:val="5E5E5E" w:themeColor="accent5" w:themeShade="80"/>
        </w:rPr>
        <w:t xml:space="preserve">SET @vcShortDateString </w:t>
      </w:r>
      <w:r w:rsidRPr="00D97445">
        <w:rPr>
          <w:rFonts w:asciiTheme="minorHAnsi" w:hAnsiTheme="minorHAnsi" w:cs="Courier New"/>
          <w:color w:val="5E5E5E" w:themeColor="accent5" w:themeShade="80"/>
        </w:rPr>
        <w:tab/>
        <w:t>= CONVERT(VARCHAR(10), @dDateTimeVariable, 120)</w:t>
      </w:r>
    </w:p>
    <w:p w14:paraId="3DEBAFC4" w14:textId="77777777" w:rsidR="00BD4F38" w:rsidRPr="00D97445" w:rsidRDefault="00BD4F38" w:rsidP="00C102AE">
      <w:pPr>
        <w:pStyle w:val="TableBullet"/>
        <w:numPr>
          <w:ilvl w:val="1"/>
          <w:numId w:val="69"/>
        </w:numPr>
        <w:spacing w:after="0"/>
        <w:ind w:left="1800"/>
        <w:contextualSpacing w:val="0"/>
        <w:rPr>
          <w:rFonts w:asciiTheme="minorHAnsi" w:hAnsiTheme="minorHAnsi" w:cs="Courier New"/>
          <w:color w:val="5E5E5E" w:themeColor="accent5" w:themeShade="80"/>
        </w:rPr>
      </w:pPr>
      <w:r w:rsidRPr="00D97445">
        <w:rPr>
          <w:rFonts w:asciiTheme="minorHAnsi" w:hAnsiTheme="minorHAnsi" w:cs="Courier New"/>
          <w:color w:val="5E5E5E" w:themeColor="accent5" w:themeShade="80"/>
        </w:rPr>
        <w:t>SET @cLongDateString</w:t>
      </w:r>
      <w:r w:rsidRPr="00D97445">
        <w:rPr>
          <w:rFonts w:asciiTheme="minorHAnsi" w:hAnsiTheme="minorHAnsi" w:cs="Courier New"/>
          <w:color w:val="5E5E5E" w:themeColor="accent5" w:themeShade="80"/>
        </w:rPr>
        <w:tab/>
        <w:t>= CONVERT(CHAR(19), GETDATE(), 120)</w:t>
      </w:r>
    </w:p>
    <w:p w14:paraId="3DEBAFC5" w14:textId="1A9F6F49" w:rsidR="00BD4F38" w:rsidRDefault="00BD4F38" w:rsidP="00C102AE">
      <w:pPr>
        <w:pStyle w:val="TableBullet"/>
        <w:numPr>
          <w:ilvl w:val="1"/>
          <w:numId w:val="69"/>
        </w:numPr>
        <w:spacing w:after="0"/>
        <w:ind w:left="1800"/>
        <w:contextualSpacing w:val="0"/>
        <w:rPr>
          <w:ins w:id="1110" w:author="Kraig Hughes" w:date="2021-03-12T15:22:00Z"/>
          <w:rFonts w:asciiTheme="minorHAnsi" w:hAnsiTheme="minorHAnsi" w:cs="Courier New"/>
          <w:color w:val="5E5E5E" w:themeColor="accent5" w:themeShade="80"/>
        </w:rPr>
      </w:pPr>
      <w:r w:rsidRPr="00D97445">
        <w:rPr>
          <w:rFonts w:asciiTheme="minorHAnsi" w:hAnsiTheme="minorHAnsi" w:cs="Courier New"/>
          <w:color w:val="5E5E5E" w:themeColor="accent5" w:themeShade="80"/>
        </w:rPr>
        <w:t xml:space="preserve">SET @vcLongDateString </w:t>
      </w:r>
      <w:r w:rsidRPr="00D97445">
        <w:rPr>
          <w:rFonts w:asciiTheme="minorHAnsi" w:hAnsiTheme="minorHAnsi" w:cs="Courier New"/>
          <w:color w:val="5E5E5E" w:themeColor="accent5" w:themeShade="80"/>
        </w:rPr>
        <w:tab/>
        <w:t>= CONVERT(VARCHAR(19), @dDateTimeVariable, 120)</w:t>
      </w:r>
    </w:p>
    <w:p w14:paraId="717CFF4F" w14:textId="77777777" w:rsidR="00BE400E" w:rsidRPr="00D97445" w:rsidRDefault="00BE400E" w:rsidP="00BE400E">
      <w:pPr>
        <w:pStyle w:val="TableBullet"/>
        <w:numPr>
          <w:ilvl w:val="0"/>
          <w:numId w:val="0"/>
        </w:numPr>
        <w:spacing w:after="0"/>
        <w:ind w:left="342" w:hanging="270"/>
        <w:contextualSpacing w:val="0"/>
        <w:rPr>
          <w:rFonts w:asciiTheme="minorHAnsi" w:hAnsiTheme="minorHAnsi" w:cs="Courier New"/>
          <w:color w:val="5E5E5E" w:themeColor="accent5" w:themeShade="80"/>
        </w:rPr>
        <w:pPrChange w:id="1111" w:author="Kraig Hughes" w:date="2021-03-12T15:22:00Z">
          <w:pPr>
            <w:pStyle w:val="TableBullet"/>
            <w:numPr>
              <w:ilvl w:val="1"/>
              <w:numId w:val="69"/>
            </w:numPr>
            <w:spacing w:after="0"/>
            <w:ind w:left="1800" w:hanging="360"/>
            <w:contextualSpacing w:val="0"/>
          </w:pPr>
        </w:pPrChange>
      </w:pPr>
    </w:p>
    <w:p w14:paraId="3DEBAFC6" w14:textId="77777777" w:rsidR="00051AF1" w:rsidRDefault="00051AF1" w:rsidP="00051AF1">
      <w:pPr>
        <w:pStyle w:val="Heading2"/>
      </w:pPr>
      <w:bookmarkStart w:id="1112" w:name="_Toc33791686"/>
      <w:r>
        <w:lastRenderedPageBreak/>
        <w:t>Executing Dynamic T-SQL</w:t>
      </w:r>
      <w:bookmarkEnd w:id="1112"/>
    </w:p>
    <w:p w14:paraId="3DEBAFC7" w14:textId="7F368D1A" w:rsidR="00BD4F38" w:rsidDel="00BE400E" w:rsidRDefault="00BD4F38" w:rsidP="00051AF1">
      <w:pPr>
        <w:rPr>
          <w:del w:id="1113" w:author="Kraig Hughes" w:date="2021-03-12T15:22:00Z"/>
          <w:sz w:val="21"/>
          <w:szCs w:val="21"/>
        </w:rPr>
      </w:pPr>
    </w:p>
    <w:p w14:paraId="3DEBAFC8" w14:textId="77777777" w:rsidR="00BD4F38" w:rsidRPr="00D97445" w:rsidRDefault="00BD4F38" w:rsidP="00C102AE">
      <w:pPr>
        <w:pStyle w:val="TableBullet"/>
        <w:numPr>
          <w:ilvl w:val="0"/>
          <w:numId w:val="70"/>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 xml:space="preserve">System stored procedure </w:t>
      </w:r>
      <w:r w:rsidRPr="00D97445">
        <w:rPr>
          <w:rFonts w:asciiTheme="minorHAnsi" w:hAnsiTheme="minorHAnsi" w:cs="TTE2895370t00"/>
          <w:color w:val="5E5E5E" w:themeColor="accent5" w:themeShade="80"/>
        </w:rPr>
        <w:t xml:space="preserve">SP_EXECUTESQL </w:t>
      </w:r>
      <w:r w:rsidRPr="00D97445">
        <w:rPr>
          <w:rFonts w:asciiTheme="minorHAnsi" w:hAnsiTheme="minorHAnsi"/>
          <w:color w:val="5E5E5E" w:themeColor="accent5" w:themeShade="80"/>
        </w:rPr>
        <w:t>must be used for executing dynamic TSQL statements;</w:t>
      </w:r>
    </w:p>
    <w:p w14:paraId="3DEBAFC9" w14:textId="77777777" w:rsidR="00BD4F38" w:rsidRPr="00D97445" w:rsidRDefault="00BD4F38" w:rsidP="00C102AE">
      <w:pPr>
        <w:pStyle w:val="TableBullet"/>
        <w:numPr>
          <w:ilvl w:val="0"/>
          <w:numId w:val="70"/>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Dynamic TSQL statements have to be developed in a way where any possibility of “T-SQL injection” is eliminated;</w:t>
      </w:r>
    </w:p>
    <w:p w14:paraId="3DEBAFCA" w14:textId="77777777" w:rsidR="00BD4F38" w:rsidRPr="00D97445" w:rsidRDefault="00BD4F38" w:rsidP="00C102AE">
      <w:pPr>
        <w:pStyle w:val="TableBullet"/>
        <w:numPr>
          <w:ilvl w:val="0"/>
          <w:numId w:val="70"/>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 xml:space="preserve">Use standard </w:t>
      </w:r>
      <w:r w:rsidRPr="00D97445">
        <w:rPr>
          <w:rFonts w:asciiTheme="minorHAnsi" w:hAnsiTheme="minorHAnsi" w:cs="TTE2895370t00"/>
          <w:color w:val="5E5E5E" w:themeColor="accent5" w:themeShade="80"/>
        </w:rPr>
        <w:t xml:space="preserve">QUOTENAME() </w:t>
      </w:r>
      <w:r w:rsidRPr="00D97445">
        <w:rPr>
          <w:rFonts w:asciiTheme="minorHAnsi" w:hAnsiTheme="minorHAnsi"/>
          <w:color w:val="5E5E5E" w:themeColor="accent5" w:themeShade="80"/>
        </w:rPr>
        <w:t>function in order to make the input string a valid SQL Server delimited identifier;</w:t>
      </w:r>
    </w:p>
    <w:p w14:paraId="3DEBAFCB" w14:textId="5D188F37" w:rsidR="00BD4F38" w:rsidRDefault="00BD4F38" w:rsidP="00C102AE">
      <w:pPr>
        <w:pStyle w:val="TableBullet"/>
        <w:numPr>
          <w:ilvl w:val="0"/>
          <w:numId w:val="70"/>
        </w:numPr>
        <w:spacing w:after="0"/>
        <w:contextualSpacing w:val="0"/>
        <w:rPr>
          <w:ins w:id="1114" w:author="Kraig Hughes" w:date="2021-03-12T15:22:00Z"/>
          <w:rFonts w:asciiTheme="minorHAnsi" w:hAnsiTheme="minorHAnsi"/>
          <w:color w:val="5E5E5E" w:themeColor="accent5" w:themeShade="80"/>
        </w:rPr>
      </w:pPr>
      <w:r w:rsidRPr="00D97445">
        <w:rPr>
          <w:rFonts w:asciiTheme="minorHAnsi" w:hAnsiTheme="minorHAnsi"/>
          <w:color w:val="5E5E5E" w:themeColor="accent5" w:themeShade="80"/>
        </w:rPr>
        <w:t>Consider using dynamic T-SQL as the last possible way of developing T-SQL code.  It does not perform well;</w:t>
      </w:r>
    </w:p>
    <w:p w14:paraId="123B06A0" w14:textId="77777777" w:rsidR="00BD3997" w:rsidRPr="00D97445" w:rsidRDefault="00BD3997" w:rsidP="00BD3997">
      <w:pPr>
        <w:pStyle w:val="TableBullet"/>
        <w:numPr>
          <w:ilvl w:val="0"/>
          <w:numId w:val="0"/>
        </w:numPr>
        <w:spacing w:after="0"/>
        <w:ind w:left="342" w:hanging="270"/>
        <w:contextualSpacing w:val="0"/>
        <w:rPr>
          <w:rFonts w:asciiTheme="minorHAnsi" w:hAnsiTheme="minorHAnsi"/>
          <w:color w:val="5E5E5E" w:themeColor="accent5" w:themeShade="80"/>
        </w:rPr>
        <w:pPrChange w:id="1115" w:author="Kraig Hughes" w:date="2021-03-12T15:22:00Z">
          <w:pPr>
            <w:pStyle w:val="TableBullet"/>
            <w:numPr>
              <w:numId w:val="70"/>
            </w:numPr>
            <w:spacing w:after="0"/>
            <w:ind w:left="720" w:hanging="360"/>
            <w:contextualSpacing w:val="0"/>
          </w:pPr>
        </w:pPrChange>
      </w:pPr>
    </w:p>
    <w:p w14:paraId="3DEBAFCC" w14:textId="77777777" w:rsidR="00051AF1" w:rsidRDefault="00051AF1" w:rsidP="00051AF1">
      <w:pPr>
        <w:pStyle w:val="Heading2"/>
      </w:pPr>
      <w:bookmarkStart w:id="1116" w:name="_Toc33791687"/>
      <w:r>
        <w:t>Generic Performance Considerations and Requirements</w:t>
      </w:r>
      <w:bookmarkEnd w:id="1116"/>
    </w:p>
    <w:p w14:paraId="3DEBAFCD" w14:textId="0E8672B6" w:rsidR="00BD4F38" w:rsidDel="00BD3997" w:rsidRDefault="00BD4F38" w:rsidP="00051AF1">
      <w:pPr>
        <w:rPr>
          <w:del w:id="1117" w:author="Kraig Hughes" w:date="2021-03-12T15:22:00Z"/>
          <w:sz w:val="21"/>
          <w:szCs w:val="21"/>
        </w:rPr>
      </w:pPr>
    </w:p>
    <w:p w14:paraId="3DEBAFCE" w14:textId="77777777" w:rsidR="00BD4F38" w:rsidRPr="00D97445" w:rsidRDefault="00BD4F38" w:rsidP="00C102AE">
      <w:pPr>
        <w:pStyle w:val="TableBullet"/>
        <w:numPr>
          <w:ilvl w:val="0"/>
          <w:numId w:val="71"/>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If duplicate is not a problem, use UNION ALL instead of UNION: a UNION ALL is implemented as an append operation without the need for a sort to aid duplicate removal;</w:t>
      </w:r>
    </w:p>
    <w:p w14:paraId="3DEBAFCF" w14:textId="77777777" w:rsidR="00BD4F38" w:rsidRPr="00D97445" w:rsidRDefault="00BD4F38" w:rsidP="00C102AE">
      <w:pPr>
        <w:pStyle w:val="TableBullet"/>
        <w:numPr>
          <w:ilvl w:val="0"/>
          <w:numId w:val="71"/>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Avoid IS NOT NULL predicate and use &gt;= when possible;</w:t>
      </w:r>
    </w:p>
    <w:p w14:paraId="3DEBAFD0" w14:textId="77777777" w:rsidR="00BD4F38" w:rsidRPr="00D97445" w:rsidRDefault="00BD4F38" w:rsidP="00C102AE">
      <w:pPr>
        <w:pStyle w:val="TableBullet"/>
        <w:numPr>
          <w:ilvl w:val="0"/>
          <w:numId w:val="71"/>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Break statements with OR predicate on indexed fields into UNION when possible;</w:t>
      </w:r>
    </w:p>
    <w:p w14:paraId="3DEBAFD1" w14:textId="58AEE94C" w:rsidR="00BD4F38" w:rsidRDefault="00BD4F38" w:rsidP="00C102AE">
      <w:pPr>
        <w:pStyle w:val="TableBullet"/>
        <w:numPr>
          <w:ilvl w:val="0"/>
          <w:numId w:val="71"/>
        </w:numPr>
        <w:spacing w:after="0"/>
        <w:contextualSpacing w:val="0"/>
        <w:rPr>
          <w:ins w:id="1118" w:author="Kraig Hughes" w:date="2021-03-12T15:22:00Z"/>
          <w:rFonts w:asciiTheme="minorHAnsi" w:hAnsiTheme="minorHAnsi"/>
          <w:color w:val="5E5E5E" w:themeColor="accent5" w:themeShade="80"/>
        </w:rPr>
      </w:pPr>
      <w:r w:rsidRPr="00D97445">
        <w:rPr>
          <w:rFonts w:asciiTheme="minorHAnsi" w:hAnsiTheme="minorHAnsi"/>
          <w:color w:val="5E5E5E" w:themeColor="accent5" w:themeShade="80"/>
        </w:rPr>
        <w:t>Consider a possibility of splitting up complex multi-table joins with sub-queries into 2-3 separate statements using temporary tables/table variables;</w:t>
      </w:r>
    </w:p>
    <w:p w14:paraId="4938E48C" w14:textId="77777777" w:rsidR="00BD3997" w:rsidRDefault="00BD3997" w:rsidP="00BD3997">
      <w:pPr>
        <w:pStyle w:val="TableBullet"/>
        <w:numPr>
          <w:ilvl w:val="0"/>
          <w:numId w:val="0"/>
        </w:numPr>
        <w:spacing w:after="0"/>
        <w:ind w:left="342" w:hanging="270"/>
        <w:contextualSpacing w:val="0"/>
        <w:rPr>
          <w:ins w:id="1119" w:author="Kraig Hughes" w:date="2021-03-12T15:22:00Z"/>
          <w:rFonts w:asciiTheme="minorHAnsi" w:hAnsiTheme="minorHAnsi"/>
          <w:color w:val="5E5E5E" w:themeColor="accent5" w:themeShade="80"/>
        </w:rPr>
        <w:pPrChange w:id="1120" w:author="Kraig Hughes" w:date="2021-03-12T15:22:00Z">
          <w:pPr>
            <w:pStyle w:val="TableBullet"/>
            <w:numPr>
              <w:numId w:val="71"/>
            </w:numPr>
            <w:spacing w:after="0"/>
            <w:ind w:left="720" w:hanging="360"/>
            <w:contextualSpacing w:val="0"/>
          </w:pPr>
        </w:pPrChange>
      </w:pPr>
    </w:p>
    <w:p w14:paraId="22E4C465" w14:textId="7C7E23B9" w:rsidR="00BD3997" w:rsidRPr="00D97445" w:rsidDel="00BD3997" w:rsidRDefault="00BD3997" w:rsidP="00C102AE">
      <w:pPr>
        <w:pStyle w:val="TableBullet"/>
        <w:numPr>
          <w:ilvl w:val="0"/>
          <w:numId w:val="71"/>
        </w:numPr>
        <w:spacing w:after="0"/>
        <w:contextualSpacing w:val="0"/>
        <w:rPr>
          <w:del w:id="1121" w:author="Kraig Hughes" w:date="2021-03-12T15:22:00Z"/>
          <w:rFonts w:asciiTheme="minorHAnsi" w:hAnsiTheme="minorHAnsi"/>
          <w:color w:val="5E5E5E" w:themeColor="accent5" w:themeShade="80"/>
        </w:rPr>
      </w:pPr>
    </w:p>
    <w:p w14:paraId="3DEBAFD2" w14:textId="77777777" w:rsidR="00051AF1" w:rsidRDefault="00051AF1" w:rsidP="00051AF1">
      <w:pPr>
        <w:pStyle w:val="Heading2"/>
      </w:pPr>
      <w:bookmarkStart w:id="1122" w:name="_Toc33791688"/>
      <w:r>
        <w:t>SET versus SELECT Nuances</w:t>
      </w:r>
      <w:bookmarkEnd w:id="1122"/>
    </w:p>
    <w:p w14:paraId="3DEBAFD3" w14:textId="50328FF4" w:rsidR="00BD4F38" w:rsidDel="00BD3997" w:rsidRDefault="00BD4F38" w:rsidP="00051AF1">
      <w:pPr>
        <w:rPr>
          <w:del w:id="1123" w:author="Kraig Hughes" w:date="2021-03-12T15:22:00Z"/>
          <w:sz w:val="21"/>
          <w:szCs w:val="21"/>
        </w:rPr>
      </w:pPr>
    </w:p>
    <w:p w14:paraId="3DEBAFD4" w14:textId="77777777" w:rsidR="00BD4F38" w:rsidRPr="00D97445" w:rsidRDefault="00BD4F38" w:rsidP="00C102AE">
      <w:pPr>
        <w:numPr>
          <w:ilvl w:val="0"/>
          <w:numId w:val="72"/>
        </w:numPr>
        <w:spacing w:before="0" w:after="0" w:line="240" w:lineRule="auto"/>
        <w:rPr>
          <w:color w:val="5E5E5E" w:themeColor="accent5" w:themeShade="80"/>
        </w:rPr>
      </w:pPr>
      <w:r w:rsidRPr="00D97445">
        <w:rPr>
          <w:color w:val="5E5E5E" w:themeColor="accent5" w:themeShade="80"/>
        </w:rPr>
        <w:lastRenderedPageBreak/>
        <w:t xml:space="preserve">When assigning a value to a single variable, use the SET statement, as that is the ANSI standard. </w:t>
      </w:r>
    </w:p>
    <w:p w14:paraId="3DEBAFD5" w14:textId="77777777" w:rsidR="00BD4F38" w:rsidRPr="00D97445" w:rsidRDefault="00BD4F38" w:rsidP="00C102AE">
      <w:pPr>
        <w:numPr>
          <w:ilvl w:val="0"/>
          <w:numId w:val="72"/>
        </w:numPr>
        <w:spacing w:before="0" w:after="0" w:line="240" w:lineRule="auto"/>
        <w:rPr>
          <w:color w:val="5E5E5E" w:themeColor="accent5" w:themeShade="80"/>
        </w:rPr>
      </w:pPr>
      <w:r w:rsidRPr="00D97445">
        <w:rPr>
          <w:color w:val="5E5E5E" w:themeColor="accent5" w:themeShade="80"/>
        </w:rPr>
        <w:t>When assigning values to multiple variables at one time, use the SELECT statement instead of SET.  SELECT can assign values to more than one variable at one time, which allows for a small performance increase.</w:t>
      </w:r>
    </w:p>
    <w:p w14:paraId="3DEBAFD6" w14:textId="77777777" w:rsidR="00BD4F38" w:rsidRPr="00D97445" w:rsidRDefault="00BD4F38" w:rsidP="00BD4F38">
      <w:pPr>
        <w:ind w:left="360"/>
        <w:rPr>
          <w:color w:val="5E5E5E" w:themeColor="accent5" w:themeShade="80"/>
          <w:u w:val="single"/>
        </w:rPr>
      </w:pPr>
      <w:r w:rsidRPr="00D97445">
        <w:rPr>
          <w:color w:val="5E5E5E" w:themeColor="accent5" w:themeShade="80"/>
          <w:u w:val="single"/>
        </w:rPr>
        <w:t>Example:</w:t>
      </w:r>
    </w:p>
    <w:p w14:paraId="3DEBAFD7" w14:textId="77777777" w:rsidR="00BD4F38" w:rsidRPr="00D97445" w:rsidRDefault="00BD4F38" w:rsidP="00BD4F38">
      <w:pPr>
        <w:ind w:left="1080"/>
        <w:rPr>
          <w:rFonts w:cs="Courier New"/>
          <w:color w:val="5E5E5E" w:themeColor="accent5" w:themeShade="80"/>
        </w:rPr>
      </w:pPr>
      <w:r w:rsidRPr="00D97445">
        <w:rPr>
          <w:rFonts w:cs="Courier New"/>
          <w:color w:val="5E5E5E" w:themeColor="accent5" w:themeShade="80"/>
        </w:rPr>
        <w:t>DECLARE @User VARCHAR(32)</w:t>
      </w:r>
    </w:p>
    <w:p w14:paraId="3DEBAFD8" w14:textId="77777777" w:rsidR="00BD4F38" w:rsidRPr="00D97445" w:rsidRDefault="00BD4F38" w:rsidP="00BD4F38">
      <w:pPr>
        <w:ind w:left="1080"/>
        <w:rPr>
          <w:color w:val="5E5E5E" w:themeColor="accent5" w:themeShade="80"/>
        </w:rPr>
      </w:pPr>
      <w:r w:rsidRPr="00D97445">
        <w:rPr>
          <w:rFonts w:cs="Courier New"/>
          <w:color w:val="5E5E5E" w:themeColor="accent5" w:themeShade="80"/>
        </w:rPr>
        <w:t>SET @User = ‘Kraig.Hughes’</w:t>
      </w:r>
    </w:p>
    <w:p w14:paraId="3DEBAFD9" w14:textId="77777777" w:rsidR="00BD4F38" w:rsidRPr="00D97445" w:rsidRDefault="00BD4F38" w:rsidP="00BD4F38">
      <w:pPr>
        <w:ind w:left="360" w:firstLine="720"/>
        <w:rPr>
          <w:b/>
          <w:color w:val="5E5E5E" w:themeColor="accent5" w:themeShade="80"/>
        </w:rPr>
      </w:pPr>
      <w:r w:rsidRPr="00D97445">
        <w:rPr>
          <w:b/>
          <w:color w:val="5E5E5E" w:themeColor="accent5" w:themeShade="80"/>
        </w:rPr>
        <w:t>Or</w:t>
      </w:r>
    </w:p>
    <w:p w14:paraId="3DEBAFDA" w14:textId="77777777" w:rsidR="00BD4F38" w:rsidRPr="00D97445" w:rsidRDefault="00BD4F38" w:rsidP="00BD4F38">
      <w:pPr>
        <w:ind w:left="1080"/>
        <w:rPr>
          <w:rFonts w:cs="Courier New"/>
          <w:color w:val="5E5E5E" w:themeColor="accent5" w:themeShade="80"/>
        </w:rPr>
      </w:pPr>
      <w:r w:rsidRPr="00D97445">
        <w:rPr>
          <w:rFonts w:cs="Courier New"/>
          <w:color w:val="5E5E5E" w:themeColor="accent5" w:themeShade="80"/>
        </w:rPr>
        <w:t>DECLARE @User VARCHAR(32)</w:t>
      </w:r>
    </w:p>
    <w:p w14:paraId="3DEBAFDB" w14:textId="77777777" w:rsidR="00BD4F38" w:rsidRPr="00D97445" w:rsidRDefault="00BD4F38" w:rsidP="00BD4F38">
      <w:pPr>
        <w:ind w:left="1080"/>
        <w:rPr>
          <w:rFonts w:cs="Courier New"/>
          <w:color w:val="5E5E5E" w:themeColor="accent5" w:themeShade="80"/>
        </w:rPr>
      </w:pPr>
      <w:r w:rsidRPr="00D97445">
        <w:rPr>
          <w:rFonts w:cs="Courier New"/>
          <w:color w:val="5E5E5E" w:themeColor="accent5" w:themeShade="80"/>
        </w:rPr>
        <w:t>DECLARE @UserID INT</w:t>
      </w:r>
    </w:p>
    <w:p w14:paraId="3DEBAFDC" w14:textId="77777777" w:rsidR="00BD4F38" w:rsidRPr="00D97445" w:rsidRDefault="00BD4F38" w:rsidP="00BD4F38">
      <w:pPr>
        <w:ind w:left="1080"/>
        <w:rPr>
          <w:rFonts w:cs="Courier New"/>
          <w:color w:val="5E5E5E" w:themeColor="accent5" w:themeShade="80"/>
        </w:rPr>
      </w:pPr>
      <w:r w:rsidRPr="00D97445">
        <w:rPr>
          <w:rFonts w:cs="Courier New"/>
          <w:color w:val="5E5E5E" w:themeColor="accent5" w:themeShade="80"/>
        </w:rPr>
        <w:t>SELECT @User = ‘Kraig.Hughes’, @UserID = ‘256’</w:t>
      </w:r>
    </w:p>
    <w:p w14:paraId="3DEBAFDD" w14:textId="77777777" w:rsidR="00BD4F38" w:rsidRPr="00D97445" w:rsidRDefault="00BD4F38" w:rsidP="00C102AE">
      <w:pPr>
        <w:numPr>
          <w:ilvl w:val="0"/>
          <w:numId w:val="72"/>
        </w:numPr>
        <w:spacing w:before="0" w:after="0" w:line="240" w:lineRule="auto"/>
        <w:rPr>
          <w:color w:val="5E5E5E" w:themeColor="accent5" w:themeShade="80"/>
        </w:rPr>
      </w:pPr>
      <w:r w:rsidRPr="00D97445">
        <w:rPr>
          <w:color w:val="5E5E5E" w:themeColor="accent5" w:themeShade="80"/>
        </w:rPr>
        <w:t>If using a query to assign the values and the query returns nothing, SET assigns a value of NULL to the variable, whereas SELECT ignores it.  This is a subtle, but important, difference.</w:t>
      </w:r>
    </w:p>
    <w:p w14:paraId="3DEBAFDE" w14:textId="77777777" w:rsidR="00BD4F38" w:rsidRPr="00D97445" w:rsidRDefault="00BD4F38" w:rsidP="00C102AE">
      <w:pPr>
        <w:numPr>
          <w:ilvl w:val="0"/>
          <w:numId w:val="73"/>
        </w:numPr>
        <w:autoSpaceDE w:val="0"/>
        <w:autoSpaceDN w:val="0"/>
        <w:adjustRightInd w:val="0"/>
        <w:spacing w:before="0" w:after="0" w:line="240" w:lineRule="auto"/>
        <w:rPr>
          <w:color w:val="5E5E5E" w:themeColor="accent5" w:themeShade="80"/>
        </w:rPr>
      </w:pPr>
      <w:r w:rsidRPr="00D97445">
        <w:rPr>
          <w:color w:val="5E5E5E" w:themeColor="accent5" w:themeShade="80"/>
        </w:rPr>
        <w:t xml:space="preserve">Finally, if using a query to populate a variable, there is typically a filter that limits the result set to one row.  If the query returns multiple rows, behavior between SET and SELECT is different.  Returning more than one row using SET will generate an error, (Subquery returned more than 1 value. This is not permitted when the subquery follows =, !=, &lt;, &lt;= , &gt;, &gt;= or when the subquery is used as an expression.) </w:t>
      </w:r>
      <w:r w:rsidRPr="00D97445">
        <w:rPr>
          <w:color w:val="5E5E5E" w:themeColor="accent5" w:themeShade="80"/>
        </w:rPr>
        <w:lastRenderedPageBreak/>
        <w:t>If the query returns more than one row set using SELECT, the last value in the row set will be assigned to the query.</w:t>
      </w:r>
    </w:p>
    <w:p w14:paraId="3DEBAFDF" w14:textId="338BF1B6" w:rsidR="00BD4F38" w:rsidRPr="00D97445" w:rsidDel="00BD3997" w:rsidRDefault="00BD4F38" w:rsidP="00BD4F38">
      <w:pPr>
        <w:autoSpaceDE w:val="0"/>
        <w:autoSpaceDN w:val="0"/>
        <w:adjustRightInd w:val="0"/>
        <w:ind w:left="360"/>
        <w:rPr>
          <w:del w:id="1124" w:author="Kraig Hughes" w:date="2021-03-12T15:22:00Z"/>
          <w:color w:val="5E5E5E" w:themeColor="accent5" w:themeShade="80"/>
          <w:u w:val="single"/>
        </w:rPr>
      </w:pPr>
    </w:p>
    <w:p w14:paraId="3DEBAFE0" w14:textId="77777777" w:rsidR="00BD4F38" w:rsidRPr="00D97445" w:rsidRDefault="00BD4F38" w:rsidP="00BD4F38">
      <w:pPr>
        <w:autoSpaceDE w:val="0"/>
        <w:autoSpaceDN w:val="0"/>
        <w:adjustRightInd w:val="0"/>
        <w:ind w:left="360"/>
        <w:rPr>
          <w:color w:val="5E5E5E" w:themeColor="accent5" w:themeShade="80"/>
          <w:u w:val="single"/>
        </w:rPr>
      </w:pPr>
      <w:r w:rsidRPr="00D97445">
        <w:rPr>
          <w:color w:val="5E5E5E" w:themeColor="accent5" w:themeShade="80"/>
          <w:u w:val="single"/>
        </w:rPr>
        <w:t>Example:</w:t>
      </w:r>
    </w:p>
    <w:p w14:paraId="3DEBAFE1" w14:textId="77777777" w:rsidR="00BD4F38" w:rsidRPr="00D97445" w:rsidRDefault="00BD4F38" w:rsidP="00BD4F38">
      <w:pPr>
        <w:ind w:left="1080"/>
        <w:rPr>
          <w:rFonts w:cs="Courier New"/>
          <w:color w:val="5E5E5E" w:themeColor="accent5" w:themeShade="80"/>
        </w:rPr>
      </w:pPr>
      <w:r w:rsidRPr="00D97445">
        <w:rPr>
          <w:rFonts w:cs="Courier New"/>
          <w:color w:val="5E5E5E" w:themeColor="accent5" w:themeShade="80"/>
        </w:rPr>
        <w:t>DECLARE @ EmployeeID INT</w:t>
      </w:r>
    </w:p>
    <w:p w14:paraId="3DEBAFE2" w14:textId="77777777" w:rsidR="00BD4F38" w:rsidRPr="00D97445" w:rsidRDefault="00BD4F38" w:rsidP="00BD4F38">
      <w:pPr>
        <w:ind w:left="1080"/>
        <w:rPr>
          <w:rFonts w:cs="Courier New"/>
          <w:color w:val="5E5E5E" w:themeColor="accent5" w:themeShade="80"/>
        </w:rPr>
      </w:pPr>
      <w:r w:rsidRPr="00D97445">
        <w:rPr>
          <w:rFonts w:cs="Courier New"/>
          <w:color w:val="5E5E5E" w:themeColor="accent5" w:themeShade="80"/>
        </w:rPr>
        <w:t>--Will throw an error if more than one record is returned</w:t>
      </w:r>
    </w:p>
    <w:p w14:paraId="3DEBAFE3" w14:textId="77777777" w:rsidR="00BD4F38" w:rsidRPr="00D97445" w:rsidRDefault="00BD4F38" w:rsidP="00BD4F38">
      <w:pPr>
        <w:ind w:left="1080"/>
        <w:rPr>
          <w:rFonts w:cs="Courier New"/>
          <w:color w:val="5E5E5E" w:themeColor="accent5" w:themeShade="80"/>
        </w:rPr>
      </w:pPr>
      <w:r w:rsidRPr="00D97445">
        <w:rPr>
          <w:rFonts w:cs="Courier New"/>
          <w:color w:val="5E5E5E" w:themeColor="accent5" w:themeShade="80"/>
        </w:rPr>
        <w:t>SET @EmployeeID = (SELECT EmployeeID FROM dbo.Employee WHERE NameLast = ‘Smith’)</w:t>
      </w:r>
    </w:p>
    <w:p w14:paraId="3DEBAFE4" w14:textId="77777777" w:rsidR="00BD4F38" w:rsidRPr="00D97445" w:rsidRDefault="00BD4F38" w:rsidP="00BD4F38">
      <w:pPr>
        <w:ind w:left="1080"/>
        <w:rPr>
          <w:rFonts w:cs="Courier New"/>
          <w:color w:val="5E5E5E" w:themeColor="accent5" w:themeShade="80"/>
        </w:rPr>
      </w:pPr>
    </w:p>
    <w:p w14:paraId="3DEBAFE5" w14:textId="77777777" w:rsidR="00BD4F38" w:rsidRPr="00D97445" w:rsidRDefault="00BD4F38" w:rsidP="00BD4F38">
      <w:pPr>
        <w:ind w:left="1080"/>
        <w:rPr>
          <w:rFonts w:cs="Courier New"/>
          <w:color w:val="5E5E5E" w:themeColor="accent5" w:themeShade="80"/>
        </w:rPr>
      </w:pPr>
      <w:r w:rsidRPr="00D97445">
        <w:rPr>
          <w:rFonts w:cs="Courier New"/>
          <w:color w:val="5E5E5E" w:themeColor="accent5" w:themeShade="80"/>
        </w:rPr>
        <w:t>--This will not throw an error if more than one record is returned.  It will assign the last EmployeeID in the record set to the variable.</w:t>
      </w:r>
    </w:p>
    <w:p w14:paraId="3DEBAFE6" w14:textId="77777777" w:rsidR="00BD4F38" w:rsidRPr="00D97445" w:rsidRDefault="00BD4F38" w:rsidP="00BD4F38">
      <w:pPr>
        <w:ind w:left="1080"/>
        <w:rPr>
          <w:rFonts w:cs="Courier New"/>
          <w:color w:val="5E5E5E" w:themeColor="accent5" w:themeShade="80"/>
        </w:rPr>
      </w:pPr>
      <w:r w:rsidRPr="00D97445">
        <w:rPr>
          <w:rFonts w:cs="Courier New"/>
          <w:color w:val="5E5E5E" w:themeColor="accent5" w:themeShade="80"/>
        </w:rPr>
        <w:t>SELECT @EmployeeID = EmployeeID FROM dbo.Employee WHERE NameLast = ‘Smith’</w:t>
      </w:r>
    </w:p>
    <w:p w14:paraId="3DEBAFE7" w14:textId="77777777" w:rsidR="00051AF1" w:rsidRDefault="00051AF1" w:rsidP="00051AF1">
      <w:pPr>
        <w:pStyle w:val="Heading2"/>
      </w:pPr>
      <w:bookmarkStart w:id="1125" w:name="_Toc33791689"/>
      <w:r>
        <w:t>Using Synonyms for Cross Database Joins</w:t>
      </w:r>
      <w:bookmarkEnd w:id="1125"/>
      <w:r>
        <w:t xml:space="preserve"> </w:t>
      </w:r>
    </w:p>
    <w:p w14:paraId="3DEBAFE8" w14:textId="4A3E51A8" w:rsidR="00BD4F38" w:rsidDel="00BD3997" w:rsidRDefault="00BD4F38" w:rsidP="00051AF1">
      <w:pPr>
        <w:rPr>
          <w:del w:id="1126" w:author="Kraig Hughes" w:date="2021-03-12T15:22:00Z"/>
          <w:sz w:val="21"/>
          <w:szCs w:val="21"/>
        </w:rPr>
      </w:pPr>
    </w:p>
    <w:p w14:paraId="3DEBAFE9" w14:textId="77777777" w:rsidR="00BD4F38" w:rsidRPr="00D97445" w:rsidRDefault="00BD4F38" w:rsidP="00C102AE">
      <w:pPr>
        <w:pStyle w:val="ListParagraph"/>
        <w:numPr>
          <w:ilvl w:val="0"/>
          <w:numId w:val="74"/>
        </w:numPr>
        <w:spacing w:before="0" w:after="0" w:line="240" w:lineRule="auto"/>
        <w:rPr>
          <w:color w:val="5E5E5E" w:themeColor="accent5" w:themeShade="80"/>
        </w:rPr>
      </w:pPr>
      <w:r w:rsidRPr="00D97445">
        <w:rPr>
          <w:color w:val="5E5E5E" w:themeColor="accent5" w:themeShade="80"/>
        </w:rPr>
        <w:t>First of all, try to avoid cross database queries.  They can result in reduced security and may not perform well.</w:t>
      </w:r>
    </w:p>
    <w:p w14:paraId="3DEBAFEA" w14:textId="56641D18" w:rsidR="00BD4F38" w:rsidRDefault="00BD4F38" w:rsidP="00C102AE">
      <w:pPr>
        <w:pStyle w:val="ListParagraph"/>
        <w:numPr>
          <w:ilvl w:val="0"/>
          <w:numId w:val="74"/>
        </w:numPr>
        <w:spacing w:before="0" w:after="0" w:line="240" w:lineRule="auto"/>
        <w:rPr>
          <w:ins w:id="1127" w:author="Kraig Hughes" w:date="2021-03-12T15:22:00Z"/>
          <w:color w:val="5E5E5E" w:themeColor="accent5" w:themeShade="80"/>
        </w:rPr>
      </w:pPr>
      <w:r w:rsidRPr="00D97445">
        <w:rPr>
          <w:color w:val="5E5E5E" w:themeColor="accent5" w:themeShade="80"/>
        </w:rPr>
        <w:t xml:space="preserve">In the event that cross database queries are needed, use a synonym when referring to remote objects. Keeping the code and the remote objects loosely coupled allows for better </w:t>
      </w:r>
      <w:r w:rsidRPr="00D97445">
        <w:rPr>
          <w:color w:val="5E5E5E" w:themeColor="accent5" w:themeShade="80"/>
        </w:rPr>
        <w:lastRenderedPageBreak/>
        <w:t>code portability. Update the synonym appropriately in other environments, and no further actions is needed at promotion time.</w:t>
      </w:r>
    </w:p>
    <w:p w14:paraId="59BD0CDE" w14:textId="10534F48" w:rsidR="00BD3997" w:rsidRPr="00D97445" w:rsidDel="00BD3997" w:rsidRDefault="00BD3997" w:rsidP="00C102AE">
      <w:pPr>
        <w:pStyle w:val="ListParagraph"/>
        <w:numPr>
          <w:ilvl w:val="0"/>
          <w:numId w:val="74"/>
        </w:numPr>
        <w:spacing w:before="0" w:after="0" w:line="240" w:lineRule="auto"/>
        <w:rPr>
          <w:del w:id="1128" w:author="Kraig Hughes" w:date="2021-03-12T15:22:00Z"/>
          <w:color w:val="5E5E5E" w:themeColor="accent5" w:themeShade="80"/>
        </w:rPr>
      </w:pPr>
    </w:p>
    <w:p w14:paraId="3DEBAFEB" w14:textId="77777777" w:rsidR="00051AF1" w:rsidRDefault="00051AF1" w:rsidP="00051AF1">
      <w:pPr>
        <w:pStyle w:val="Heading2"/>
      </w:pPr>
      <w:bookmarkStart w:id="1129" w:name="_Toc33791690"/>
      <w:r>
        <w:t>Investigating Query Execution</w:t>
      </w:r>
      <w:bookmarkEnd w:id="1129"/>
    </w:p>
    <w:p w14:paraId="3DEBAFEC" w14:textId="389A4A22" w:rsidR="00BD4F38" w:rsidDel="00BD3997" w:rsidRDefault="00BD4F38" w:rsidP="00051AF1">
      <w:pPr>
        <w:rPr>
          <w:del w:id="1130" w:author="Kraig Hughes" w:date="2021-03-12T15:22:00Z"/>
          <w:sz w:val="21"/>
          <w:szCs w:val="21"/>
        </w:rPr>
      </w:pPr>
    </w:p>
    <w:p w14:paraId="3DEBAFED" w14:textId="77777777" w:rsidR="00BD4F38" w:rsidRPr="00D97445" w:rsidRDefault="00BD4F38" w:rsidP="00C102AE">
      <w:pPr>
        <w:pStyle w:val="TableBullet"/>
        <w:numPr>
          <w:ilvl w:val="0"/>
          <w:numId w:val="75"/>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Always investigate the actual execution plan of the T-SQL code developed for a production usage; Despite the fact that estimated and actual execution plans are the same in most cases it is recommended to make sure that actual execution plan is as optimal as possible;</w:t>
      </w:r>
    </w:p>
    <w:p w14:paraId="3DEBAFEE" w14:textId="77777777" w:rsidR="00BD4F38" w:rsidRPr="00D97445" w:rsidRDefault="00BD4F38" w:rsidP="00C102AE">
      <w:pPr>
        <w:pStyle w:val="TableBullet"/>
        <w:numPr>
          <w:ilvl w:val="0"/>
          <w:numId w:val="68"/>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Query execution must be examined using the following ways:</w:t>
      </w:r>
    </w:p>
    <w:p w14:paraId="3DEBAFEF" w14:textId="77777777" w:rsidR="00BD4F38" w:rsidRPr="00D97445" w:rsidRDefault="00BD4F38" w:rsidP="00C102AE">
      <w:pPr>
        <w:pStyle w:val="TableBullet"/>
        <w:numPr>
          <w:ilvl w:val="1"/>
          <w:numId w:val="75"/>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Statistics I/O, which reports the number of accessed pages;</w:t>
      </w:r>
    </w:p>
    <w:p w14:paraId="3DEBAFF0" w14:textId="77777777" w:rsidR="00BD4F38" w:rsidRPr="00D97445" w:rsidRDefault="00BD4F38" w:rsidP="00C102AE">
      <w:pPr>
        <w:pStyle w:val="TableBullet"/>
        <w:numPr>
          <w:ilvl w:val="1"/>
          <w:numId w:val="75"/>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Execution Plan, which reports on the selected plan used to execute the query;</w:t>
      </w:r>
    </w:p>
    <w:p w14:paraId="3DEBAFF1" w14:textId="77777777" w:rsidR="00BD4F38" w:rsidRPr="00D97445" w:rsidRDefault="00BD4F38" w:rsidP="00C102AE">
      <w:pPr>
        <w:pStyle w:val="TableBullet"/>
        <w:numPr>
          <w:ilvl w:val="0"/>
          <w:numId w:val="68"/>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While investigating query execution the following recommendation have to be taken into account:</w:t>
      </w:r>
    </w:p>
    <w:p w14:paraId="3DEBAFF2" w14:textId="77777777" w:rsidR="00BD4F38" w:rsidRPr="00D97445" w:rsidRDefault="00BD4F38" w:rsidP="00C102AE">
      <w:pPr>
        <w:pStyle w:val="TableBullet"/>
        <w:numPr>
          <w:ilvl w:val="1"/>
          <w:numId w:val="75"/>
        </w:numPr>
        <w:spacing w:after="0"/>
        <w:contextualSpacing w:val="0"/>
        <w:rPr>
          <w:rFonts w:asciiTheme="minorHAnsi" w:hAnsiTheme="minorHAnsi"/>
          <w:color w:val="5E5E5E" w:themeColor="accent5" w:themeShade="80"/>
        </w:rPr>
      </w:pPr>
      <w:r w:rsidRPr="00D97445">
        <w:rPr>
          <w:rFonts w:asciiTheme="minorHAnsi" w:hAnsiTheme="minorHAnsi" w:cs="TTE2895370t00"/>
          <w:b/>
          <w:color w:val="5E5E5E" w:themeColor="accent5" w:themeShade="80"/>
        </w:rPr>
        <w:t>Statistics I/O, Physical Reads</w:t>
      </w:r>
      <w:r w:rsidRPr="00D97445">
        <w:rPr>
          <w:rFonts w:asciiTheme="minorHAnsi" w:hAnsiTheme="minorHAnsi"/>
          <w:b/>
          <w:color w:val="5E5E5E" w:themeColor="accent5" w:themeShade="80"/>
        </w:rPr>
        <w:t>:</w:t>
      </w:r>
      <w:r w:rsidRPr="00D97445">
        <w:rPr>
          <w:rFonts w:asciiTheme="minorHAnsi" w:hAnsiTheme="minorHAnsi"/>
          <w:color w:val="5E5E5E" w:themeColor="accent5" w:themeShade="80"/>
        </w:rPr>
        <w:t xml:space="preserve"> the number of physical reads should be as low as possible;</w:t>
      </w:r>
    </w:p>
    <w:p w14:paraId="3DEBAFF3" w14:textId="77777777" w:rsidR="00BD4F38" w:rsidRPr="00D97445" w:rsidRDefault="00BD4F38" w:rsidP="00C102AE">
      <w:pPr>
        <w:pStyle w:val="TableBullet"/>
        <w:numPr>
          <w:ilvl w:val="1"/>
          <w:numId w:val="75"/>
        </w:numPr>
        <w:spacing w:after="0"/>
        <w:contextualSpacing w:val="0"/>
        <w:rPr>
          <w:rFonts w:asciiTheme="minorHAnsi" w:hAnsiTheme="minorHAnsi"/>
          <w:color w:val="5E5E5E" w:themeColor="accent5" w:themeShade="80"/>
        </w:rPr>
      </w:pPr>
      <w:r w:rsidRPr="00D97445">
        <w:rPr>
          <w:rFonts w:asciiTheme="minorHAnsi" w:hAnsiTheme="minorHAnsi" w:cs="TTE2895370t00"/>
          <w:b/>
          <w:color w:val="5E5E5E" w:themeColor="accent5" w:themeShade="80"/>
        </w:rPr>
        <w:t>Statistics I/O, Logical Reads</w:t>
      </w:r>
      <w:r w:rsidRPr="00D97445">
        <w:rPr>
          <w:rFonts w:asciiTheme="minorHAnsi" w:hAnsiTheme="minorHAnsi"/>
          <w:b/>
          <w:color w:val="5E5E5E" w:themeColor="accent5" w:themeShade="80"/>
        </w:rPr>
        <w:t>:</w:t>
      </w:r>
      <w:r w:rsidRPr="00D97445">
        <w:rPr>
          <w:rFonts w:asciiTheme="minorHAnsi" w:hAnsiTheme="minorHAnsi"/>
          <w:color w:val="5E5E5E" w:themeColor="accent5" w:themeShade="80"/>
        </w:rPr>
        <w:t xml:space="preserve"> if the value is excessive for the size of tables or the number of rows being returned look at the execution plan and consider optimizing the query;</w:t>
      </w:r>
    </w:p>
    <w:p w14:paraId="3DEBAFF4" w14:textId="77777777" w:rsidR="00BD4F38" w:rsidRPr="00D97445" w:rsidRDefault="00BD4F38" w:rsidP="00C102AE">
      <w:pPr>
        <w:pStyle w:val="TableBullet"/>
        <w:numPr>
          <w:ilvl w:val="1"/>
          <w:numId w:val="75"/>
        </w:numPr>
        <w:spacing w:after="0"/>
        <w:contextualSpacing w:val="0"/>
        <w:rPr>
          <w:rFonts w:asciiTheme="minorHAnsi" w:hAnsiTheme="minorHAnsi"/>
          <w:color w:val="5E5E5E" w:themeColor="accent5" w:themeShade="80"/>
        </w:rPr>
      </w:pPr>
      <w:r w:rsidRPr="00D97445">
        <w:rPr>
          <w:rFonts w:asciiTheme="minorHAnsi" w:hAnsiTheme="minorHAnsi" w:cs="TTE2895370t00"/>
          <w:b/>
          <w:color w:val="5E5E5E" w:themeColor="accent5" w:themeShade="80"/>
        </w:rPr>
        <w:t>Execution Plan, High Percentage Operations</w:t>
      </w:r>
      <w:r w:rsidRPr="00D97445">
        <w:rPr>
          <w:rFonts w:asciiTheme="minorHAnsi" w:hAnsiTheme="minorHAnsi"/>
          <w:b/>
          <w:color w:val="5E5E5E" w:themeColor="accent5" w:themeShade="80"/>
        </w:rPr>
        <w:t>:</w:t>
      </w:r>
      <w:r w:rsidRPr="00D97445">
        <w:rPr>
          <w:rFonts w:asciiTheme="minorHAnsi" w:hAnsiTheme="minorHAnsi"/>
          <w:color w:val="5E5E5E" w:themeColor="accent5" w:themeShade="80"/>
        </w:rPr>
        <w:t xml:space="preserve"> examine the cause of high percentage operations and try to address them appropriately;</w:t>
      </w:r>
    </w:p>
    <w:p w14:paraId="3DEBAFF5" w14:textId="77777777" w:rsidR="00BD4F38" w:rsidRPr="00D97445" w:rsidRDefault="00BD4F38" w:rsidP="00C102AE">
      <w:pPr>
        <w:pStyle w:val="TableBullet"/>
        <w:numPr>
          <w:ilvl w:val="1"/>
          <w:numId w:val="75"/>
        </w:numPr>
        <w:spacing w:after="0"/>
        <w:contextualSpacing w:val="0"/>
        <w:rPr>
          <w:rFonts w:asciiTheme="minorHAnsi" w:hAnsiTheme="minorHAnsi"/>
          <w:color w:val="5E5E5E" w:themeColor="accent5" w:themeShade="80"/>
        </w:rPr>
      </w:pPr>
      <w:r w:rsidRPr="00D97445">
        <w:rPr>
          <w:rFonts w:asciiTheme="minorHAnsi" w:hAnsiTheme="minorHAnsi" w:cs="TTE2895370t00"/>
          <w:b/>
          <w:color w:val="5E5E5E" w:themeColor="accent5" w:themeShade="80"/>
        </w:rPr>
        <w:lastRenderedPageBreak/>
        <w:t>Execution Plan, Table Scans, Index Scans, Clustered Index Scans</w:t>
      </w:r>
      <w:r w:rsidRPr="00D97445">
        <w:rPr>
          <w:rFonts w:asciiTheme="minorHAnsi" w:hAnsiTheme="minorHAnsi"/>
          <w:b/>
          <w:color w:val="5E5E5E" w:themeColor="accent5" w:themeShade="80"/>
        </w:rPr>
        <w:t>:</w:t>
      </w:r>
      <w:r w:rsidRPr="00D97445">
        <w:rPr>
          <w:rFonts w:asciiTheme="minorHAnsi" w:hAnsiTheme="minorHAnsi"/>
          <w:color w:val="5E5E5E" w:themeColor="accent5" w:themeShade="80"/>
        </w:rPr>
        <w:t xml:space="preserve"> the scans can be bad if a query runs too long and can be address by proper indexing when possible; scans are not always bad: they are not an issues on small tables;</w:t>
      </w:r>
    </w:p>
    <w:p w14:paraId="3DEBAFF6" w14:textId="77777777" w:rsidR="00BD4F38" w:rsidRPr="00D97445" w:rsidRDefault="00BD4F38" w:rsidP="00C102AE">
      <w:pPr>
        <w:pStyle w:val="TableBullet"/>
        <w:numPr>
          <w:ilvl w:val="1"/>
          <w:numId w:val="75"/>
        </w:numPr>
        <w:spacing w:after="0"/>
        <w:contextualSpacing w:val="0"/>
        <w:rPr>
          <w:rFonts w:asciiTheme="minorHAnsi" w:hAnsiTheme="minorHAnsi"/>
          <w:color w:val="5E5E5E" w:themeColor="accent5" w:themeShade="80"/>
        </w:rPr>
      </w:pPr>
      <w:r w:rsidRPr="00D97445">
        <w:rPr>
          <w:rFonts w:asciiTheme="minorHAnsi" w:hAnsiTheme="minorHAnsi" w:cs="TTE2895370t00"/>
          <w:b/>
          <w:color w:val="5E5E5E" w:themeColor="accent5" w:themeShade="80"/>
        </w:rPr>
        <w:t>Execution Plan, Thick Arrows</w:t>
      </w:r>
      <w:r w:rsidRPr="00D97445">
        <w:rPr>
          <w:rFonts w:asciiTheme="minorHAnsi" w:hAnsiTheme="minorHAnsi"/>
          <w:b/>
          <w:color w:val="5E5E5E" w:themeColor="accent5" w:themeShade="80"/>
        </w:rPr>
        <w:t>:</w:t>
      </w:r>
      <w:r w:rsidRPr="00D97445">
        <w:rPr>
          <w:rFonts w:asciiTheme="minorHAnsi" w:hAnsiTheme="minorHAnsi"/>
          <w:color w:val="5E5E5E" w:themeColor="accent5" w:themeShade="80"/>
        </w:rPr>
        <w:t xml:space="preserve"> focus the attention on thicker arrows, as larger row sets could indicate higher I/O activity; avoid retrieving more rows then necessary;</w:t>
      </w:r>
    </w:p>
    <w:p w14:paraId="3DEBAFF7" w14:textId="77777777" w:rsidR="00BD4F38" w:rsidRPr="00D97445" w:rsidRDefault="00BD4F38" w:rsidP="00C102AE">
      <w:pPr>
        <w:pStyle w:val="TableBullet"/>
        <w:numPr>
          <w:ilvl w:val="1"/>
          <w:numId w:val="75"/>
        </w:numPr>
        <w:spacing w:after="0"/>
        <w:contextualSpacing w:val="0"/>
        <w:rPr>
          <w:rFonts w:asciiTheme="minorHAnsi" w:hAnsiTheme="minorHAnsi"/>
          <w:color w:val="5E5E5E" w:themeColor="accent5" w:themeShade="80"/>
        </w:rPr>
      </w:pPr>
      <w:r w:rsidRPr="00D97445">
        <w:rPr>
          <w:rFonts w:asciiTheme="minorHAnsi" w:hAnsiTheme="minorHAnsi" w:cs="TTE2895370t00"/>
          <w:b/>
          <w:color w:val="5E5E5E" w:themeColor="accent5" w:themeShade="80"/>
        </w:rPr>
        <w:t>Execution Plan, Hash Joins</w:t>
      </w:r>
      <w:r w:rsidRPr="00D97445">
        <w:rPr>
          <w:rFonts w:asciiTheme="minorHAnsi" w:hAnsiTheme="minorHAnsi"/>
          <w:b/>
          <w:color w:val="5E5E5E" w:themeColor="accent5" w:themeShade="80"/>
        </w:rPr>
        <w:t>:</w:t>
      </w:r>
      <w:r w:rsidRPr="00D97445">
        <w:rPr>
          <w:rFonts w:asciiTheme="minorHAnsi" w:hAnsiTheme="minorHAnsi"/>
          <w:color w:val="5E5E5E" w:themeColor="accent5" w:themeShade="80"/>
        </w:rPr>
        <w:t xml:space="preserve"> can be the most resource intensive of the three join operations; if you encounter high cost hash operations, see if you are able to add/modify indexes or redesign the query;</w:t>
      </w:r>
    </w:p>
    <w:p w14:paraId="3DEBAFF8" w14:textId="5A30691E" w:rsidR="00BD4F38" w:rsidRDefault="00BD4F38" w:rsidP="00C102AE">
      <w:pPr>
        <w:pStyle w:val="TableBullet"/>
        <w:numPr>
          <w:ilvl w:val="1"/>
          <w:numId w:val="75"/>
        </w:numPr>
        <w:spacing w:after="0"/>
        <w:contextualSpacing w:val="0"/>
        <w:rPr>
          <w:ins w:id="1131" w:author="Kraig Hughes" w:date="2021-03-12T15:22:00Z"/>
          <w:rFonts w:asciiTheme="minorHAnsi" w:hAnsiTheme="minorHAnsi"/>
          <w:color w:val="5E5E5E" w:themeColor="accent5" w:themeShade="80"/>
        </w:rPr>
      </w:pPr>
      <w:r w:rsidRPr="00D97445">
        <w:rPr>
          <w:rFonts w:asciiTheme="minorHAnsi" w:hAnsiTheme="minorHAnsi" w:cs="TTE2895370t00"/>
          <w:b/>
          <w:color w:val="5E5E5E" w:themeColor="accent5" w:themeShade="80"/>
        </w:rPr>
        <w:t>Execution Plan, Steps Provided in Red Color</w:t>
      </w:r>
      <w:r w:rsidRPr="00D97445">
        <w:rPr>
          <w:rFonts w:asciiTheme="minorHAnsi" w:hAnsiTheme="minorHAnsi"/>
          <w:b/>
          <w:color w:val="5E5E5E" w:themeColor="accent5" w:themeShade="80"/>
        </w:rPr>
        <w:t>:</w:t>
      </w:r>
      <w:r w:rsidRPr="00D97445">
        <w:rPr>
          <w:rFonts w:asciiTheme="minorHAnsi" w:hAnsiTheme="minorHAnsi"/>
          <w:color w:val="5E5E5E" w:themeColor="accent5" w:themeShade="80"/>
        </w:rPr>
        <w:t xml:space="preserve"> these must be eliminated;</w:t>
      </w:r>
    </w:p>
    <w:p w14:paraId="0E3D8B4E" w14:textId="77777777" w:rsidR="00BD3997" w:rsidRPr="00D97445" w:rsidRDefault="00BD3997" w:rsidP="00BD3997">
      <w:pPr>
        <w:pStyle w:val="TableBullet"/>
        <w:numPr>
          <w:ilvl w:val="0"/>
          <w:numId w:val="0"/>
        </w:numPr>
        <w:spacing w:after="0"/>
        <w:ind w:left="342" w:hanging="270"/>
        <w:contextualSpacing w:val="0"/>
        <w:rPr>
          <w:rFonts w:asciiTheme="minorHAnsi" w:hAnsiTheme="minorHAnsi"/>
          <w:color w:val="5E5E5E" w:themeColor="accent5" w:themeShade="80"/>
        </w:rPr>
        <w:pPrChange w:id="1132" w:author="Kraig Hughes" w:date="2021-03-12T15:22:00Z">
          <w:pPr>
            <w:pStyle w:val="TableBullet"/>
            <w:numPr>
              <w:ilvl w:val="1"/>
              <w:numId w:val="75"/>
            </w:numPr>
            <w:spacing w:after="0"/>
            <w:ind w:left="1440" w:hanging="360"/>
            <w:contextualSpacing w:val="0"/>
          </w:pPr>
        </w:pPrChange>
      </w:pPr>
    </w:p>
    <w:p w14:paraId="3DEBAFF9" w14:textId="77777777" w:rsidR="00051AF1" w:rsidRDefault="00051AF1" w:rsidP="00051AF1">
      <w:pPr>
        <w:pStyle w:val="Heading2"/>
      </w:pPr>
      <w:bookmarkStart w:id="1133" w:name="_Toc33791691"/>
      <w:r>
        <w:t>Using Table Variables and Temporary Tables</w:t>
      </w:r>
      <w:bookmarkEnd w:id="1133"/>
    </w:p>
    <w:p w14:paraId="3DEBAFFB" w14:textId="77777777" w:rsidR="00BD4F38" w:rsidRPr="00D97445" w:rsidRDefault="00BD4F38" w:rsidP="00C102AE">
      <w:pPr>
        <w:pStyle w:val="TableBullet"/>
        <w:numPr>
          <w:ilvl w:val="0"/>
          <w:numId w:val="68"/>
        </w:numPr>
        <w:spacing w:after="0"/>
        <w:contextualSpacing w:val="0"/>
        <w:rPr>
          <w:rFonts w:asciiTheme="minorHAnsi" w:hAnsiTheme="minorHAnsi"/>
          <w:color w:val="5E5E5E" w:themeColor="accent5" w:themeShade="80"/>
        </w:rPr>
      </w:pPr>
      <w:r w:rsidRPr="00D97445">
        <w:rPr>
          <w:rFonts w:asciiTheme="minorHAnsi" w:hAnsiTheme="minorHAnsi"/>
          <w:color w:val="5E5E5E" w:themeColor="accent5" w:themeShade="80"/>
        </w:rPr>
        <w:t>Consider using table variables instead of temporary tables when table row count is less than 5000 rows.</w:t>
      </w:r>
    </w:p>
    <w:p w14:paraId="3DEBAFFC" w14:textId="7906EE1B" w:rsidR="00BD4F38" w:rsidRDefault="00BD4F38" w:rsidP="00C102AE">
      <w:pPr>
        <w:pStyle w:val="TableBullet"/>
        <w:numPr>
          <w:ilvl w:val="0"/>
          <w:numId w:val="68"/>
        </w:numPr>
        <w:spacing w:after="0"/>
        <w:contextualSpacing w:val="0"/>
        <w:rPr>
          <w:ins w:id="1134" w:author="Kraig Hughes" w:date="2021-03-12T15:22:00Z"/>
          <w:rFonts w:asciiTheme="minorHAnsi" w:hAnsiTheme="minorHAnsi"/>
          <w:color w:val="5E5E5E" w:themeColor="accent5" w:themeShade="80"/>
        </w:rPr>
      </w:pPr>
      <w:r w:rsidRPr="00D97445">
        <w:rPr>
          <w:rFonts w:asciiTheme="minorHAnsi" w:hAnsiTheme="minorHAnsi"/>
          <w:color w:val="5E5E5E" w:themeColor="accent5" w:themeShade="80"/>
        </w:rPr>
        <w:t>For different reasons SQL Server Query Optimizer might consider performing lazy spools, i.e. to use space in temp DB for intermediate operations, depending on type of DML statements a table variable is involved in, as well as size of permanent table(s) involved and indices available, so make sure T-SQL code is more efficient  while using table variables for each particular case by examining actual execution plan in SQL Server Query Analyzer against relevant data sets; Use temporary tables otherwise;</w:t>
      </w:r>
    </w:p>
    <w:p w14:paraId="19E97C3E" w14:textId="77777777" w:rsidR="00BD3997" w:rsidRPr="00D97445" w:rsidRDefault="00BD3997" w:rsidP="00BD3997">
      <w:pPr>
        <w:pStyle w:val="TableBullet"/>
        <w:numPr>
          <w:ilvl w:val="0"/>
          <w:numId w:val="0"/>
        </w:numPr>
        <w:spacing w:after="0"/>
        <w:ind w:left="342" w:hanging="270"/>
        <w:contextualSpacing w:val="0"/>
        <w:rPr>
          <w:rFonts w:asciiTheme="minorHAnsi" w:hAnsiTheme="minorHAnsi"/>
          <w:color w:val="5E5E5E" w:themeColor="accent5" w:themeShade="80"/>
        </w:rPr>
        <w:pPrChange w:id="1135" w:author="Kraig Hughes" w:date="2021-03-12T15:22:00Z">
          <w:pPr>
            <w:pStyle w:val="TableBullet"/>
            <w:numPr>
              <w:numId w:val="68"/>
            </w:numPr>
            <w:spacing w:after="0"/>
            <w:ind w:left="720" w:hanging="360"/>
            <w:contextualSpacing w:val="0"/>
          </w:pPr>
        </w:pPrChange>
      </w:pPr>
    </w:p>
    <w:p w14:paraId="3DEBAFFD" w14:textId="77777777" w:rsidR="00051AF1" w:rsidRDefault="00051AF1" w:rsidP="00051AF1">
      <w:pPr>
        <w:pStyle w:val="Heading2"/>
      </w:pPr>
      <w:bookmarkStart w:id="1136" w:name="_Toc33791692"/>
      <w:r>
        <w:lastRenderedPageBreak/>
        <w:t>Using Exists Function</w:t>
      </w:r>
      <w:bookmarkEnd w:id="1136"/>
    </w:p>
    <w:p w14:paraId="3DEBAFFE" w14:textId="425F7EFC" w:rsidR="00BD4F38" w:rsidDel="00BD3997" w:rsidRDefault="00BD4F38" w:rsidP="00051AF1">
      <w:pPr>
        <w:rPr>
          <w:del w:id="1137" w:author="Kraig Hughes" w:date="2021-03-12T15:22:00Z"/>
          <w:sz w:val="21"/>
          <w:szCs w:val="21"/>
        </w:rPr>
      </w:pPr>
    </w:p>
    <w:p w14:paraId="3DEBAFFF" w14:textId="77777777" w:rsidR="00BD4F38" w:rsidRPr="00D97445" w:rsidRDefault="00BD4F38" w:rsidP="00C102AE">
      <w:pPr>
        <w:pStyle w:val="TableBullet"/>
        <w:numPr>
          <w:ilvl w:val="0"/>
          <w:numId w:val="76"/>
        </w:numPr>
        <w:spacing w:after="0"/>
        <w:ind w:left="1080"/>
        <w:contextualSpacing w:val="0"/>
        <w:rPr>
          <w:rFonts w:asciiTheme="minorHAnsi" w:hAnsiTheme="minorHAnsi"/>
          <w:i/>
          <w:color w:val="5E5E5E" w:themeColor="accent5" w:themeShade="80"/>
        </w:rPr>
      </w:pPr>
      <w:r w:rsidRPr="00D97445">
        <w:rPr>
          <w:rFonts w:asciiTheme="minorHAnsi" w:hAnsiTheme="minorHAnsi"/>
          <w:color w:val="5E5E5E" w:themeColor="accent5" w:themeShade="80"/>
        </w:rPr>
        <w:t xml:space="preserve">Do not use </w:t>
      </w:r>
      <w:r w:rsidRPr="00D97445">
        <w:rPr>
          <w:rFonts w:asciiTheme="minorHAnsi" w:hAnsiTheme="minorHAnsi" w:cs="TTE2895370t00"/>
          <w:color w:val="5E5E5E" w:themeColor="accent5" w:themeShade="80"/>
        </w:rPr>
        <w:t xml:space="preserve">COUNT() </w:t>
      </w:r>
      <w:r w:rsidRPr="00D97445">
        <w:rPr>
          <w:rFonts w:asciiTheme="minorHAnsi" w:hAnsiTheme="minorHAnsi"/>
          <w:color w:val="5E5E5E" w:themeColor="accent5" w:themeShade="80"/>
        </w:rPr>
        <w:t xml:space="preserve">to do an existence check, use </w:t>
      </w:r>
      <w:r w:rsidRPr="00D97445">
        <w:rPr>
          <w:rFonts w:asciiTheme="minorHAnsi" w:hAnsiTheme="minorHAnsi" w:cs="TTE2895370t00"/>
          <w:color w:val="5E5E5E" w:themeColor="accent5" w:themeShade="80"/>
        </w:rPr>
        <w:t xml:space="preserve">EXISTS </w:t>
      </w:r>
      <w:r w:rsidRPr="00D97445">
        <w:rPr>
          <w:rFonts w:asciiTheme="minorHAnsi" w:hAnsiTheme="minorHAnsi"/>
          <w:color w:val="5E5E5E" w:themeColor="accent5" w:themeShade="80"/>
        </w:rPr>
        <w:t>function in a case when the amount of records counted is not required for further processing or precise decision making logic;</w:t>
      </w:r>
      <w:r w:rsidRPr="00D97445">
        <w:rPr>
          <w:rFonts w:asciiTheme="minorHAnsi" w:hAnsiTheme="minorHAnsi"/>
          <w:color w:val="5E5E5E" w:themeColor="accent5" w:themeShade="80"/>
        </w:rPr>
        <w:br/>
      </w:r>
    </w:p>
    <w:p w14:paraId="3DEBB000" w14:textId="77777777" w:rsidR="00BD4F38" w:rsidRPr="00D97445" w:rsidRDefault="00BD4F38" w:rsidP="00BD4F38">
      <w:pPr>
        <w:pStyle w:val="TableBullet"/>
        <w:numPr>
          <w:ilvl w:val="0"/>
          <w:numId w:val="0"/>
        </w:numPr>
        <w:ind w:left="594"/>
        <w:rPr>
          <w:rFonts w:asciiTheme="minorHAnsi" w:hAnsiTheme="minorHAnsi"/>
          <w:color w:val="5E5E5E" w:themeColor="accent5" w:themeShade="80"/>
          <w:u w:val="single"/>
        </w:rPr>
      </w:pPr>
      <w:r w:rsidRPr="00D97445">
        <w:rPr>
          <w:rFonts w:asciiTheme="minorHAnsi" w:hAnsiTheme="minorHAnsi"/>
          <w:color w:val="5E5E5E" w:themeColor="accent5" w:themeShade="80"/>
          <w:u w:val="single"/>
        </w:rPr>
        <w:t>Example:</w:t>
      </w:r>
    </w:p>
    <w:p w14:paraId="3DEBB001" w14:textId="77777777" w:rsidR="00BD4F38" w:rsidRPr="00D97445" w:rsidRDefault="00BD4F38" w:rsidP="00BD4F38">
      <w:pPr>
        <w:pStyle w:val="TableBullet"/>
        <w:numPr>
          <w:ilvl w:val="0"/>
          <w:numId w:val="0"/>
        </w:numPr>
        <w:ind w:left="612"/>
        <w:rPr>
          <w:rFonts w:asciiTheme="minorHAnsi" w:hAnsiTheme="minorHAnsi"/>
          <w:color w:val="5E5E5E" w:themeColor="accent5" w:themeShade="80"/>
        </w:rPr>
      </w:pPr>
      <w:r w:rsidRPr="00D97445">
        <w:rPr>
          <w:rFonts w:asciiTheme="minorHAnsi" w:hAnsiTheme="minorHAnsi" w:cs="Courier New"/>
          <w:color w:val="5E5E5E" w:themeColor="accent5" w:themeShade="80"/>
        </w:rPr>
        <w:t>IF EXISTS (SELECT w.PartCode FROM dbo.Widgets w WITH (NOLOCK) …)</w:t>
      </w:r>
      <w:r w:rsidRPr="00D97445">
        <w:rPr>
          <w:rFonts w:asciiTheme="minorHAnsi" w:hAnsiTheme="minorHAnsi" w:cs="Courier New"/>
          <w:color w:val="5E5E5E" w:themeColor="accent5" w:themeShade="80"/>
        </w:rPr>
        <w:br/>
        <w:t>BEGIN</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SET @iError = …</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w:t>
      </w:r>
      <w:r w:rsidRPr="00D97445">
        <w:rPr>
          <w:rFonts w:asciiTheme="minorHAnsi" w:hAnsiTheme="minorHAnsi" w:cs="Courier New"/>
          <w:color w:val="5E5E5E" w:themeColor="accent5" w:themeShade="80"/>
        </w:rPr>
        <w:br/>
      </w:r>
      <w:r w:rsidRPr="00D97445">
        <w:rPr>
          <w:rFonts w:asciiTheme="minorHAnsi" w:hAnsiTheme="minorHAnsi"/>
          <w:color w:val="5E5E5E" w:themeColor="accent5" w:themeShade="80"/>
        </w:rPr>
        <w:br/>
      </w:r>
      <w:r w:rsidRPr="00D97445">
        <w:rPr>
          <w:rFonts w:asciiTheme="minorHAnsi" w:hAnsiTheme="minorHAnsi"/>
          <w:b/>
          <w:color w:val="5E5E5E" w:themeColor="accent5" w:themeShade="80"/>
        </w:rPr>
        <w:t>Instead of</w:t>
      </w:r>
      <w:r w:rsidRPr="00D97445">
        <w:rPr>
          <w:rFonts w:asciiTheme="minorHAnsi" w:hAnsiTheme="minorHAnsi"/>
          <w:color w:val="5E5E5E" w:themeColor="accent5" w:themeShade="80"/>
        </w:rPr>
        <w:br/>
      </w:r>
      <w:r w:rsidRPr="00D97445">
        <w:rPr>
          <w:rFonts w:asciiTheme="minorHAnsi" w:hAnsiTheme="minorHAnsi"/>
          <w:color w:val="5E5E5E" w:themeColor="accent5" w:themeShade="80"/>
        </w:rPr>
        <w:tab/>
      </w:r>
      <w:r w:rsidRPr="00D97445">
        <w:rPr>
          <w:rFonts w:asciiTheme="minorHAnsi" w:hAnsiTheme="minorHAnsi"/>
          <w:color w:val="5E5E5E" w:themeColor="accent5" w:themeShade="80"/>
        </w:rPr>
        <w:br/>
      </w:r>
      <w:r w:rsidRPr="00D97445">
        <w:rPr>
          <w:rFonts w:asciiTheme="minorHAnsi" w:hAnsiTheme="minorHAnsi" w:cs="Courier New"/>
          <w:color w:val="5E5E5E" w:themeColor="accent5" w:themeShade="80"/>
        </w:rPr>
        <w:t>SELECT</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@nCounter = COUNT (w.PartCode)</w:t>
      </w:r>
      <w:r w:rsidRPr="00D97445">
        <w:rPr>
          <w:rFonts w:asciiTheme="minorHAnsi" w:hAnsiTheme="minorHAnsi" w:cs="Courier New"/>
          <w:color w:val="5E5E5E" w:themeColor="accent5" w:themeShade="80"/>
        </w:rPr>
        <w:br/>
        <w:t>FROM</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dbo.Widgets w WITH (NOLOCK)</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w:t>
      </w:r>
      <w:r w:rsidRPr="00D97445">
        <w:rPr>
          <w:rFonts w:asciiTheme="minorHAnsi" w:hAnsiTheme="minorHAnsi" w:cs="Courier New"/>
          <w:color w:val="5E5E5E" w:themeColor="accent5" w:themeShade="80"/>
        </w:rPr>
        <w:br/>
        <w:t>WHERE</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br/>
        <w:t>IF @nCounter &gt; 0</w:t>
      </w:r>
      <w:r w:rsidRPr="00D97445">
        <w:rPr>
          <w:rFonts w:asciiTheme="minorHAnsi" w:hAnsiTheme="minorHAnsi" w:cs="Courier New"/>
          <w:color w:val="5E5E5E" w:themeColor="accent5" w:themeShade="80"/>
        </w:rPr>
        <w:br/>
        <w:t>BEGIN</w:t>
      </w:r>
      <w:r w:rsidRPr="00D97445">
        <w:rPr>
          <w:rFonts w:asciiTheme="minorHAnsi" w:hAnsiTheme="minorHAnsi" w:cs="Courier New"/>
          <w:color w:val="5E5E5E" w:themeColor="accent5" w:themeShade="80"/>
        </w:rPr>
        <w:br/>
      </w:r>
      <w:r w:rsidRPr="00D97445">
        <w:rPr>
          <w:rFonts w:asciiTheme="minorHAnsi" w:hAnsiTheme="minorHAnsi" w:cs="Courier New"/>
          <w:color w:val="5E5E5E" w:themeColor="accent5" w:themeShade="80"/>
        </w:rPr>
        <w:tab/>
        <w:t>SET @iError = …</w:t>
      </w:r>
      <w:r w:rsidRPr="00D97445">
        <w:rPr>
          <w:rFonts w:asciiTheme="minorHAnsi" w:hAnsiTheme="minorHAnsi" w:cs="Courier New"/>
          <w:color w:val="5E5E5E" w:themeColor="accent5" w:themeShade="80"/>
        </w:rPr>
        <w:br/>
        <w:t>…</w:t>
      </w:r>
    </w:p>
    <w:p w14:paraId="3DEBB002" w14:textId="77777777" w:rsidR="00BD4F38" w:rsidRPr="00D97445" w:rsidRDefault="00BD4F38" w:rsidP="00C102AE">
      <w:pPr>
        <w:pStyle w:val="TableBullet"/>
        <w:numPr>
          <w:ilvl w:val="0"/>
          <w:numId w:val="76"/>
        </w:numPr>
        <w:spacing w:after="0"/>
        <w:ind w:left="990"/>
        <w:contextualSpacing w:val="0"/>
        <w:rPr>
          <w:rFonts w:asciiTheme="minorHAnsi" w:hAnsiTheme="minorHAnsi"/>
          <w:i/>
          <w:color w:val="5E5E5E" w:themeColor="accent5" w:themeShade="80"/>
        </w:rPr>
      </w:pPr>
      <w:r w:rsidRPr="00D97445">
        <w:rPr>
          <w:rFonts w:asciiTheme="minorHAnsi" w:hAnsiTheme="minorHAnsi"/>
          <w:color w:val="5E5E5E" w:themeColor="accent5" w:themeShade="80"/>
        </w:rPr>
        <w:lastRenderedPageBreak/>
        <w:t xml:space="preserve">Never use “*” in </w:t>
      </w:r>
      <w:r w:rsidRPr="00D97445">
        <w:rPr>
          <w:rFonts w:asciiTheme="minorHAnsi" w:hAnsiTheme="minorHAnsi" w:cs="TTE2895370t00"/>
          <w:color w:val="5E5E5E" w:themeColor="accent5" w:themeShade="80"/>
        </w:rPr>
        <w:t xml:space="preserve">SELECT </w:t>
      </w:r>
      <w:r w:rsidRPr="00D97445">
        <w:rPr>
          <w:rFonts w:asciiTheme="minorHAnsi" w:hAnsiTheme="minorHAnsi"/>
          <w:color w:val="5E5E5E" w:themeColor="accent5" w:themeShade="80"/>
        </w:rPr>
        <w:t>clause when used with EXISTS: provide at least first column of the index definition used to execute the statement; in a case of complex multi-table joins do examine execution plan and pick right column appropriately;</w:t>
      </w:r>
      <w:r w:rsidRPr="00D97445">
        <w:rPr>
          <w:rFonts w:asciiTheme="minorHAnsi" w:hAnsiTheme="minorHAnsi"/>
          <w:color w:val="5E5E5E" w:themeColor="accent5" w:themeShade="80"/>
        </w:rPr>
        <w:br/>
      </w:r>
    </w:p>
    <w:p w14:paraId="3DEBB003" w14:textId="77777777" w:rsidR="00BD4F38" w:rsidRPr="00D97445" w:rsidRDefault="00BD4F38" w:rsidP="00BD4F38">
      <w:pPr>
        <w:pStyle w:val="TableBullet"/>
        <w:numPr>
          <w:ilvl w:val="0"/>
          <w:numId w:val="0"/>
        </w:numPr>
        <w:ind w:left="450"/>
        <w:rPr>
          <w:rFonts w:asciiTheme="minorHAnsi" w:hAnsiTheme="minorHAnsi"/>
          <w:color w:val="5E5E5E" w:themeColor="accent5" w:themeShade="80"/>
          <w:u w:val="single"/>
        </w:rPr>
      </w:pPr>
      <w:r w:rsidRPr="00D97445">
        <w:rPr>
          <w:rFonts w:asciiTheme="minorHAnsi" w:hAnsiTheme="minorHAnsi"/>
          <w:color w:val="5E5E5E" w:themeColor="accent5" w:themeShade="80"/>
          <w:u w:val="single"/>
        </w:rPr>
        <w:t>Example:</w:t>
      </w:r>
    </w:p>
    <w:p w14:paraId="3DEBB004" w14:textId="77777777" w:rsidR="00BD4F38" w:rsidRPr="00D97445" w:rsidRDefault="00BD4F38" w:rsidP="00BD4F38">
      <w:pPr>
        <w:pStyle w:val="TableBullet"/>
        <w:numPr>
          <w:ilvl w:val="0"/>
          <w:numId w:val="0"/>
        </w:numPr>
        <w:ind w:left="468"/>
        <w:rPr>
          <w:rFonts w:asciiTheme="minorHAnsi" w:hAnsiTheme="minorHAnsi"/>
          <w:color w:val="5E5E5E" w:themeColor="accent5" w:themeShade="80"/>
        </w:rPr>
      </w:pPr>
      <w:r w:rsidRPr="00D97445">
        <w:rPr>
          <w:rFonts w:asciiTheme="minorHAnsi" w:hAnsiTheme="minorHAnsi" w:cs="Courier New"/>
          <w:color w:val="5E5E5E" w:themeColor="accent5" w:themeShade="80"/>
        </w:rPr>
        <w:t>IF EXISTS (SELECT w.partCode FROM dbo.Widgets w WHERE w.PartCode IS NULL)</w:t>
      </w:r>
      <w:r w:rsidRPr="00D97445">
        <w:rPr>
          <w:rFonts w:asciiTheme="minorHAnsi" w:hAnsiTheme="minorHAnsi"/>
          <w:color w:val="5E5E5E" w:themeColor="accent5" w:themeShade="80"/>
        </w:rPr>
        <w:br/>
      </w:r>
      <w:r w:rsidRPr="00D97445">
        <w:rPr>
          <w:rFonts w:asciiTheme="minorHAnsi" w:hAnsiTheme="minorHAnsi"/>
          <w:color w:val="5E5E5E" w:themeColor="accent5" w:themeShade="80"/>
        </w:rPr>
        <w:br/>
      </w:r>
      <w:r w:rsidRPr="00D97445">
        <w:rPr>
          <w:rFonts w:asciiTheme="minorHAnsi" w:hAnsiTheme="minorHAnsi"/>
          <w:b/>
          <w:color w:val="5E5E5E" w:themeColor="accent5" w:themeShade="80"/>
        </w:rPr>
        <w:t>Instead of</w:t>
      </w:r>
      <w:r w:rsidRPr="00D97445">
        <w:rPr>
          <w:rFonts w:asciiTheme="minorHAnsi" w:hAnsiTheme="minorHAnsi"/>
          <w:color w:val="5E5E5E" w:themeColor="accent5" w:themeShade="80"/>
        </w:rPr>
        <w:br/>
      </w:r>
      <w:r w:rsidRPr="00D97445">
        <w:rPr>
          <w:rFonts w:asciiTheme="minorHAnsi" w:hAnsiTheme="minorHAnsi"/>
          <w:color w:val="5E5E5E" w:themeColor="accent5" w:themeShade="80"/>
        </w:rPr>
        <w:br/>
      </w:r>
      <w:r w:rsidRPr="00D97445">
        <w:rPr>
          <w:rFonts w:asciiTheme="minorHAnsi" w:hAnsiTheme="minorHAnsi" w:cs="Courier New"/>
          <w:color w:val="5E5E5E" w:themeColor="accent5" w:themeShade="80"/>
        </w:rPr>
        <w:t xml:space="preserve">IF EXISTS (SELECT * FROM dbo.Widgets w WHERE w.PartCode IS NULL) </w:t>
      </w:r>
      <w:r w:rsidRPr="00D97445">
        <w:rPr>
          <w:rFonts w:asciiTheme="minorHAnsi" w:hAnsiTheme="minorHAnsi" w:cs="Courier New"/>
          <w:color w:val="5E5E5E" w:themeColor="accent5" w:themeShade="80"/>
        </w:rPr>
        <w:br/>
        <w:t>…</w:t>
      </w:r>
    </w:p>
    <w:p w14:paraId="3DEBB005" w14:textId="3991606D" w:rsidR="00BD4F38" w:rsidRDefault="00BD4F38" w:rsidP="00C102AE">
      <w:pPr>
        <w:pStyle w:val="TableBullet"/>
        <w:numPr>
          <w:ilvl w:val="0"/>
          <w:numId w:val="76"/>
        </w:numPr>
        <w:spacing w:after="0"/>
        <w:ind w:left="882"/>
        <w:contextualSpacing w:val="0"/>
        <w:rPr>
          <w:ins w:id="1138" w:author="Kraig Hughes" w:date="2021-03-12T15:23:00Z"/>
          <w:rFonts w:asciiTheme="minorHAnsi" w:hAnsiTheme="minorHAnsi"/>
          <w:color w:val="5E5E5E" w:themeColor="accent5" w:themeShade="80"/>
        </w:rPr>
      </w:pPr>
      <w:r w:rsidRPr="00D97445">
        <w:rPr>
          <w:rFonts w:asciiTheme="minorHAnsi" w:hAnsiTheme="minorHAnsi"/>
          <w:color w:val="5E5E5E" w:themeColor="accent5" w:themeShade="80"/>
        </w:rPr>
        <w:t xml:space="preserve">Use </w:t>
      </w:r>
      <w:r w:rsidRPr="00D97445">
        <w:rPr>
          <w:rFonts w:asciiTheme="minorHAnsi" w:hAnsiTheme="minorHAnsi" w:cs="TTE2895370t00"/>
          <w:color w:val="5E5E5E" w:themeColor="accent5" w:themeShade="80"/>
        </w:rPr>
        <w:t xml:space="preserve">NOT EXISTS </w:t>
      </w:r>
      <w:r w:rsidRPr="00D97445">
        <w:rPr>
          <w:rFonts w:asciiTheme="minorHAnsi" w:hAnsiTheme="minorHAnsi"/>
          <w:color w:val="5E5E5E" w:themeColor="accent5" w:themeShade="80"/>
        </w:rPr>
        <w:t xml:space="preserve">instead of </w:t>
      </w:r>
      <w:r w:rsidRPr="00D97445">
        <w:rPr>
          <w:rFonts w:asciiTheme="minorHAnsi" w:hAnsiTheme="minorHAnsi" w:cs="TTE2895370t00"/>
          <w:color w:val="5E5E5E" w:themeColor="accent5" w:themeShade="80"/>
        </w:rPr>
        <w:t xml:space="preserve">NOT IN, </w:t>
      </w:r>
      <w:r w:rsidRPr="00D97445">
        <w:rPr>
          <w:rFonts w:asciiTheme="minorHAnsi" w:hAnsiTheme="minorHAnsi"/>
          <w:color w:val="5E5E5E" w:themeColor="accent5" w:themeShade="80"/>
        </w:rPr>
        <w:t>when applicable, as it is much faster;</w:t>
      </w:r>
    </w:p>
    <w:p w14:paraId="192D1AFA" w14:textId="77777777" w:rsidR="00BD3997" w:rsidRPr="00D97445" w:rsidRDefault="00BD3997" w:rsidP="00BD3997">
      <w:pPr>
        <w:pStyle w:val="TableBullet"/>
        <w:numPr>
          <w:ilvl w:val="0"/>
          <w:numId w:val="0"/>
        </w:numPr>
        <w:spacing w:after="0"/>
        <w:ind w:left="342" w:hanging="270"/>
        <w:contextualSpacing w:val="0"/>
        <w:rPr>
          <w:rFonts w:asciiTheme="minorHAnsi" w:hAnsiTheme="minorHAnsi"/>
          <w:color w:val="5E5E5E" w:themeColor="accent5" w:themeShade="80"/>
        </w:rPr>
        <w:pPrChange w:id="1139" w:author="Kraig Hughes" w:date="2021-03-12T15:23:00Z">
          <w:pPr>
            <w:pStyle w:val="TableBullet"/>
            <w:numPr>
              <w:numId w:val="76"/>
            </w:numPr>
            <w:spacing w:after="0"/>
            <w:ind w:left="882" w:hanging="360"/>
            <w:contextualSpacing w:val="0"/>
          </w:pPr>
        </w:pPrChange>
      </w:pPr>
    </w:p>
    <w:p w14:paraId="3DEBB006" w14:textId="77777777" w:rsidR="00051AF1" w:rsidRDefault="00051AF1" w:rsidP="00051AF1">
      <w:pPr>
        <w:pStyle w:val="Heading1"/>
      </w:pPr>
      <w:bookmarkStart w:id="1140" w:name="_Toc33791693"/>
      <w:bookmarkStart w:id="1141" w:name="_Toc66428354"/>
      <w:r>
        <w:t>Code Deployment</w:t>
      </w:r>
      <w:bookmarkEnd w:id="1140"/>
      <w:bookmarkEnd w:id="1141"/>
    </w:p>
    <w:p w14:paraId="3DEBB007" w14:textId="77777777" w:rsidR="00C102AE" w:rsidRPr="00D97445" w:rsidRDefault="00C102AE" w:rsidP="00C102AE">
      <w:pPr>
        <w:rPr>
          <w:color w:val="5E5E5E" w:themeColor="accent5" w:themeShade="80"/>
        </w:rPr>
      </w:pPr>
      <w:r w:rsidRPr="00D97445">
        <w:rPr>
          <w:color w:val="5E5E5E" w:themeColor="accent5" w:themeShade="80"/>
        </w:rPr>
        <w:t xml:space="preserve">When creating deployment scripts for SQL objects, avoid using DROP/CREATE.  This removes explicit object permissions and historical metadata. Deployment scripts should use conditional logic that tests for the non-existence of the object.  Check for the existence of the object, CREATE if it does not exist and then use ALTER. </w:t>
      </w:r>
    </w:p>
    <w:p w14:paraId="3DEBB008" w14:textId="77777777" w:rsidR="00C102AE" w:rsidRPr="00D97445" w:rsidRDefault="00C102AE" w:rsidP="00C102AE">
      <w:pPr>
        <w:rPr>
          <w:color w:val="5E5E5E" w:themeColor="accent5" w:themeShade="80"/>
        </w:rPr>
      </w:pPr>
      <w:r w:rsidRPr="00D97445">
        <w:rPr>
          <w:color w:val="5E5E5E" w:themeColor="accent5" w:themeShade="80"/>
        </w:rPr>
        <w:t>This same conditional logic applies to both new and existing objects.  This allows for multiple executions of deployment scripts.</w:t>
      </w:r>
    </w:p>
    <w:p w14:paraId="3DEBB009" w14:textId="77777777" w:rsidR="00C102AE" w:rsidRPr="00D97445" w:rsidRDefault="00C102AE" w:rsidP="00C102AE">
      <w:pPr>
        <w:rPr>
          <w:color w:val="5E5E5E" w:themeColor="accent5" w:themeShade="80"/>
        </w:rPr>
      </w:pPr>
      <w:r w:rsidRPr="00D97445">
        <w:rPr>
          <w:color w:val="5E5E5E" w:themeColor="accent5" w:themeShade="80"/>
        </w:rPr>
        <w:lastRenderedPageBreak/>
        <w:t>For SQL Server 2016 (SP1) and above, use the new T-SQL language statement “CREATE or ALTER” for stored procedures, triggers, functions and views. This statement combines CREATE and ALTER statements.  If the object does not exist, it creates it.  If it does exist, it alters it. The SQL 2016 syntax is more compact and easier to read.</w:t>
      </w:r>
    </w:p>
    <w:p w14:paraId="3DEBB00A" w14:textId="037E286B" w:rsidR="00C102AE" w:rsidRPr="00D97445" w:rsidDel="00BD3997" w:rsidRDefault="00C102AE" w:rsidP="00C102AE">
      <w:pPr>
        <w:ind w:left="450"/>
        <w:rPr>
          <w:del w:id="1142" w:author="Kraig Hughes" w:date="2021-03-12T15:23:00Z"/>
          <w:color w:val="5E5E5E" w:themeColor="accent5" w:themeShade="80"/>
        </w:rPr>
      </w:pPr>
    </w:p>
    <w:p w14:paraId="3DEBB00B" w14:textId="77777777" w:rsidR="00C102AE" w:rsidRPr="00D97445" w:rsidRDefault="00C102AE" w:rsidP="00C102AE">
      <w:pPr>
        <w:ind w:left="432"/>
        <w:rPr>
          <w:b/>
          <w:color w:val="5E5E5E" w:themeColor="accent5" w:themeShade="80"/>
        </w:rPr>
      </w:pPr>
      <w:r w:rsidRPr="00D97445">
        <w:rPr>
          <w:b/>
          <w:color w:val="5E5E5E" w:themeColor="accent5" w:themeShade="80"/>
        </w:rPr>
        <w:t>For SQL Server 2014 and below:</w:t>
      </w:r>
    </w:p>
    <w:p w14:paraId="3DEBB00C" w14:textId="77777777" w:rsidR="00C102AE" w:rsidRPr="00D97445" w:rsidRDefault="00C102AE" w:rsidP="00C102AE">
      <w:pPr>
        <w:ind w:left="450"/>
        <w:rPr>
          <w:color w:val="5E5E5E" w:themeColor="accent5" w:themeShade="80"/>
          <w:u w:val="single"/>
        </w:rPr>
      </w:pPr>
      <w:r w:rsidRPr="00D97445">
        <w:rPr>
          <w:color w:val="5E5E5E" w:themeColor="accent5" w:themeShade="80"/>
          <w:u w:val="single"/>
        </w:rPr>
        <w:t>Stored Procedure Example:</w:t>
      </w:r>
    </w:p>
    <w:p w14:paraId="3DEBB00D"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IF OBJECT_ID('dbo.usp_Name','P') IS NULL</w:t>
      </w:r>
    </w:p>
    <w:p w14:paraId="3DEBB00E"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BEGIN</w:t>
      </w:r>
    </w:p>
    <w:p w14:paraId="3DEBB00F"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ab/>
        <w:t>EXECUTE ('CREATE PROCEDURE dbo.usp_Name AS BEGIN SET NOCOUNT ON; END');</w:t>
      </w:r>
    </w:p>
    <w:p w14:paraId="3DEBB010"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END</w:t>
      </w:r>
    </w:p>
    <w:p w14:paraId="3DEBB011"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GO</w:t>
      </w:r>
    </w:p>
    <w:p w14:paraId="3DEBB012"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w:t>
      </w:r>
    </w:p>
    <w:p w14:paraId="3DEBB013"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w:t>
      </w:r>
    </w:p>
    <w:p w14:paraId="3DEBB014"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Procedure: dbo.usp_Name</w:t>
      </w:r>
    </w:p>
    <w:p w14:paraId="3DEBB015"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Called by: Application interface</w:t>
      </w:r>
    </w:p>
    <w:p w14:paraId="3DEBB016"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lastRenderedPageBreak/>
        <w:t>Notes:     Used to update data during manufacturing process</w:t>
      </w:r>
    </w:p>
    <w:p w14:paraId="3DEBB017"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Modification History:</w:t>
      </w:r>
    </w:p>
    <w:p w14:paraId="3DEBB018"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Date        Modified by             Change Description</w:t>
      </w:r>
    </w:p>
    <w:p w14:paraId="3DEBB019"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  ----------------------- -----------------------------</w:t>
      </w:r>
    </w:p>
    <w:p w14:paraId="3DEBB01A"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2012-05-01  Kraig Hughes            Initial Creation</w:t>
      </w:r>
    </w:p>
    <w:p w14:paraId="3DEBB01B"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2014-12-19  Kraig Hughes            Updated Where clause to</w:t>
      </w:r>
    </w:p>
    <w:p w14:paraId="3DEBB01C"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 xml:space="preserve">                                    reflect change in customers</w:t>
      </w:r>
    </w:p>
    <w:p w14:paraId="3DEBB01D"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w:t>
      </w:r>
    </w:p>
    <w:p w14:paraId="3DEBB01E"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w:t>
      </w:r>
    </w:p>
    <w:p w14:paraId="3DEBB01F"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ALTER PROCEDURE dbo.usp_Name</w:t>
      </w:r>
    </w:p>
    <w:p w14:paraId="3DEBB020" w14:textId="77777777" w:rsidR="00C102AE"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AS</w:t>
      </w:r>
    </w:p>
    <w:p w14:paraId="0D3117F4" w14:textId="3367B27F" w:rsidR="009B31CE" w:rsidRPr="00D97445" w:rsidDel="00BD3997" w:rsidRDefault="009B31CE" w:rsidP="00C102AE">
      <w:pPr>
        <w:autoSpaceDE w:val="0"/>
        <w:autoSpaceDN w:val="0"/>
        <w:adjustRightInd w:val="0"/>
        <w:ind w:left="450"/>
        <w:rPr>
          <w:del w:id="1143" w:author="Kraig Hughes" w:date="2021-03-12T15:23:00Z"/>
          <w:rFonts w:eastAsiaTheme="minorHAnsi" w:cs="Consolas"/>
          <w:color w:val="5E5E5E" w:themeColor="accent5" w:themeShade="80"/>
          <w:highlight w:val="white"/>
        </w:rPr>
      </w:pPr>
    </w:p>
    <w:p w14:paraId="3DEBB021" w14:textId="77777777" w:rsidR="00C102AE" w:rsidRPr="00D97445" w:rsidRDefault="00C102AE" w:rsidP="00C102AE">
      <w:pPr>
        <w:autoSpaceDE w:val="0"/>
        <w:autoSpaceDN w:val="0"/>
        <w:adjustRightInd w:val="0"/>
        <w:ind w:left="450"/>
        <w:rPr>
          <w:color w:val="5E5E5E" w:themeColor="accent5" w:themeShade="80"/>
        </w:rPr>
      </w:pPr>
      <w:r w:rsidRPr="00D97445">
        <w:rPr>
          <w:rFonts w:eastAsiaTheme="minorHAnsi" w:cs="Consolas"/>
          <w:color w:val="5E5E5E" w:themeColor="accent5" w:themeShade="80"/>
          <w:highlight w:val="white"/>
        </w:rPr>
        <w:tab/>
      </w:r>
      <w:r w:rsidRPr="00D97445">
        <w:rPr>
          <w:rFonts w:eastAsiaTheme="minorHAnsi" w:cs="Consolas"/>
          <w:color w:val="5E5E5E" w:themeColor="accent5" w:themeShade="80"/>
        </w:rPr>
        <w:t>…</w:t>
      </w:r>
    </w:p>
    <w:p w14:paraId="3DEBB022" w14:textId="07362731" w:rsidR="00C102AE" w:rsidRPr="00D97445" w:rsidDel="00BD3997" w:rsidRDefault="00C102AE" w:rsidP="00C102AE">
      <w:pPr>
        <w:rPr>
          <w:del w:id="1144" w:author="Kraig Hughes" w:date="2021-03-12T15:23:00Z"/>
          <w:color w:val="5E5E5E" w:themeColor="accent5" w:themeShade="80"/>
        </w:rPr>
      </w:pPr>
    </w:p>
    <w:p w14:paraId="3DEBB023" w14:textId="77777777" w:rsidR="00C102AE" w:rsidRPr="00D97445" w:rsidRDefault="00C102AE" w:rsidP="00C102AE">
      <w:pPr>
        <w:ind w:left="450"/>
        <w:rPr>
          <w:color w:val="5E5E5E" w:themeColor="accent5" w:themeShade="80"/>
          <w:u w:val="single"/>
        </w:rPr>
      </w:pPr>
      <w:r w:rsidRPr="00D97445">
        <w:rPr>
          <w:color w:val="5E5E5E" w:themeColor="accent5" w:themeShade="80"/>
          <w:u w:val="single"/>
        </w:rPr>
        <w:t>View Example:</w:t>
      </w:r>
    </w:p>
    <w:p w14:paraId="3DEBB024"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IF OBJECT_ID('dbo.vw_ViewName','V') IS NULL</w:t>
      </w:r>
    </w:p>
    <w:p w14:paraId="3DEBB025"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BEGIN</w:t>
      </w:r>
    </w:p>
    <w:p w14:paraId="3DEBB026"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lastRenderedPageBreak/>
        <w:tab/>
        <w:t>EXECUTE ('CREATE VIEW dbo.vw_ViewName AS SELECT GETDATE();');</w:t>
      </w:r>
    </w:p>
    <w:p w14:paraId="3DEBB027"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END</w:t>
      </w:r>
    </w:p>
    <w:p w14:paraId="3DEBB028"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GO</w:t>
      </w:r>
    </w:p>
    <w:p w14:paraId="3DEBB029"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w:t>
      </w:r>
    </w:p>
    <w:p w14:paraId="3DEBB02A"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w:t>
      </w:r>
    </w:p>
    <w:p w14:paraId="3DEBB02B"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View:    dbo.vw_ViewName</w:t>
      </w:r>
    </w:p>
    <w:p w14:paraId="3DEBB02C"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Used by: Service Process interface</w:t>
      </w:r>
    </w:p>
    <w:p w14:paraId="3DEBB02D"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Notes:   Used to get service process name</w:t>
      </w:r>
    </w:p>
    <w:p w14:paraId="3DEBB02E"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Modification History:</w:t>
      </w:r>
    </w:p>
    <w:p w14:paraId="3DEBB02F"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Date        Modified by             Change Description</w:t>
      </w:r>
    </w:p>
    <w:p w14:paraId="3DEBB030"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  ----------------------- -----------------------------</w:t>
      </w:r>
    </w:p>
    <w:p w14:paraId="3DEBB031"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2012-05-01  Kraig Hughes            Initial Creation</w:t>
      </w:r>
    </w:p>
    <w:p w14:paraId="3DEBB032"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2014-12-19  Kraig Hughes            Updated Where clause to</w:t>
      </w:r>
    </w:p>
    <w:p w14:paraId="3DEBB033"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 xml:space="preserve">                                    reflect change in customers</w:t>
      </w:r>
    </w:p>
    <w:p w14:paraId="3DEBB034"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w:t>
      </w:r>
    </w:p>
    <w:p w14:paraId="3DEBB035"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w:t>
      </w:r>
    </w:p>
    <w:p w14:paraId="3DEBB036"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ALTER VIEW dbo.vw_ViewName</w:t>
      </w:r>
    </w:p>
    <w:p w14:paraId="3DEBB037"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lastRenderedPageBreak/>
        <w:t>AS</w:t>
      </w:r>
    </w:p>
    <w:p w14:paraId="3DEBB038"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ab/>
        <w:t>…</w:t>
      </w:r>
    </w:p>
    <w:p w14:paraId="3DEBB039"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p>
    <w:p w14:paraId="3DEBB03A" w14:textId="77777777" w:rsidR="00C102AE" w:rsidRPr="00D97445" w:rsidRDefault="00C102AE" w:rsidP="00C102AE">
      <w:pPr>
        <w:autoSpaceDE w:val="0"/>
        <w:autoSpaceDN w:val="0"/>
        <w:adjustRightInd w:val="0"/>
        <w:ind w:left="450"/>
        <w:rPr>
          <w:rFonts w:eastAsiaTheme="minorHAnsi" w:cs="Consolas"/>
          <w:b/>
          <w:color w:val="5E5E5E" w:themeColor="accent5" w:themeShade="80"/>
          <w:highlight w:val="white"/>
        </w:rPr>
      </w:pPr>
      <w:r w:rsidRPr="00D97445">
        <w:rPr>
          <w:rFonts w:eastAsiaTheme="minorHAnsi" w:cs="Consolas"/>
          <w:b/>
          <w:color w:val="5E5E5E" w:themeColor="accent5" w:themeShade="80"/>
          <w:highlight w:val="white"/>
        </w:rPr>
        <w:t>For SQL Server 2016 (SP1) and above:</w:t>
      </w:r>
    </w:p>
    <w:p w14:paraId="3DEBB03B" w14:textId="010BB07F" w:rsidR="00C102AE" w:rsidRPr="00D97445" w:rsidDel="00BD3997" w:rsidRDefault="00C102AE" w:rsidP="00C102AE">
      <w:pPr>
        <w:ind w:left="450"/>
        <w:rPr>
          <w:del w:id="1145" w:author="Kraig Hughes" w:date="2021-03-12T15:23:00Z"/>
          <w:color w:val="5E5E5E" w:themeColor="accent5" w:themeShade="80"/>
          <w:u w:val="single"/>
        </w:rPr>
      </w:pPr>
    </w:p>
    <w:p w14:paraId="3DEBB03C" w14:textId="77777777" w:rsidR="00C102AE" w:rsidRPr="00D97445" w:rsidRDefault="00C102AE" w:rsidP="00C102AE">
      <w:pPr>
        <w:ind w:left="450"/>
        <w:rPr>
          <w:color w:val="5E5E5E" w:themeColor="accent5" w:themeShade="80"/>
          <w:u w:val="single"/>
        </w:rPr>
      </w:pPr>
      <w:r w:rsidRPr="00D97445">
        <w:rPr>
          <w:color w:val="5E5E5E" w:themeColor="accent5" w:themeShade="80"/>
          <w:u w:val="single"/>
        </w:rPr>
        <w:t xml:space="preserve">Stored Procedure Example: </w:t>
      </w:r>
    </w:p>
    <w:p w14:paraId="3DEBB03D"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w:t>
      </w:r>
    </w:p>
    <w:p w14:paraId="3DEBB03E"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w:t>
      </w:r>
    </w:p>
    <w:p w14:paraId="3DEBB03F"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Procedure: dbo.usp_Name</w:t>
      </w:r>
    </w:p>
    <w:p w14:paraId="3DEBB040"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Called by: Application interface</w:t>
      </w:r>
    </w:p>
    <w:p w14:paraId="3DEBB041"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Notes:     Used to update data during manufacturing process</w:t>
      </w:r>
    </w:p>
    <w:p w14:paraId="3DEBB042"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Modification History:</w:t>
      </w:r>
    </w:p>
    <w:p w14:paraId="3DEBB043"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Date        Modified by             Change Description</w:t>
      </w:r>
    </w:p>
    <w:p w14:paraId="3DEBB044"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  ----------------------- -----------------------------</w:t>
      </w:r>
    </w:p>
    <w:p w14:paraId="3DEBB045"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2012-05-01  Kraig Hughes            Initial Creation</w:t>
      </w:r>
    </w:p>
    <w:p w14:paraId="3DEBB046"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2014-12-19  Kraig Hughes            Updated Where clause to</w:t>
      </w:r>
    </w:p>
    <w:p w14:paraId="3DEBB047" w14:textId="77777777" w:rsidR="00C102AE" w:rsidRPr="00D97445" w:rsidRDefault="00C102AE" w:rsidP="00C102AE">
      <w:pPr>
        <w:autoSpaceDE w:val="0"/>
        <w:autoSpaceDN w:val="0"/>
        <w:adjustRightInd w:val="0"/>
        <w:ind w:left="1890" w:firstLine="27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 xml:space="preserve">                          reflect change in customers</w:t>
      </w:r>
    </w:p>
    <w:p w14:paraId="3DEBB048"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lastRenderedPageBreak/>
        <w:t>------------------------------------------------------------------------------</w:t>
      </w:r>
    </w:p>
    <w:p w14:paraId="3DEBB049"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w:t>
      </w:r>
    </w:p>
    <w:p w14:paraId="3DEBB04A"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CREATE OR ALTER PROCEDURE dbo.usp_Name</w:t>
      </w:r>
    </w:p>
    <w:p w14:paraId="3DEBB04B"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AS</w:t>
      </w:r>
    </w:p>
    <w:p w14:paraId="3DEBB04C" w14:textId="77777777" w:rsidR="00C102AE" w:rsidRPr="00D97445" w:rsidRDefault="00C102AE" w:rsidP="00C102AE">
      <w:pPr>
        <w:autoSpaceDE w:val="0"/>
        <w:autoSpaceDN w:val="0"/>
        <w:adjustRightInd w:val="0"/>
        <w:ind w:left="450"/>
        <w:rPr>
          <w:color w:val="5E5E5E" w:themeColor="accent5" w:themeShade="80"/>
        </w:rPr>
      </w:pPr>
      <w:r w:rsidRPr="00D97445">
        <w:rPr>
          <w:rFonts w:eastAsiaTheme="minorHAnsi" w:cs="Consolas"/>
          <w:color w:val="5E5E5E" w:themeColor="accent5" w:themeShade="80"/>
          <w:highlight w:val="white"/>
        </w:rPr>
        <w:tab/>
      </w:r>
      <w:r w:rsidRPr="00D97445">
        <w:rPr>
          <w:rFonts w:eastAsiaTheme="minorHAnsi" w:cs="Consolas"/>
          <w:color w:val="5E5E5E" w:themeColor="accent5" w:themeShade="80"/>
        </w:rPr>
        <w:t>…</w:t>
      </w:r>
    </w:p>
    <w:p w14:paraId="3DEBB04E" w14:textId="77777777" w:rsidR="00C102AE" w:rsidRPr="00D97445" w:rsidRDefault="00C102AE" w:rsidP="00C102AE">
      <w:pPr>
        <w:ind w:left="450"/>
        <w:rPr>
          <w:color w:val="5E5E5E" w:themeColor="accent5" w:themeShade="80"/>
          <w:u w:val="single"/>
        </w:rPr>
      </w:pPr>
      <w:r w:rsidRPr="00D97445">
        <w:rPr>
          <w:color w:val="5E5E5E" w:themeColor="accent5" w:themeShade="80"/>
          <w:u w:val="single"/>
        </w:rPr>
        <w:t>View Example:</w:t>
      </w:r>
    </w:p>
    <w:p w14:paraId="3DEBB04F"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w:t>
      </w:r>
    </w:p>
    <w:p w14:paraId="3DEBB050"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w:t>
      </w:r>
    </w:p>
    <w:p w14:paraId="3DEBB051"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View:    dbo.vw_ViewName</w:t>
      </w:r>
    </w:p>
    <w:p w14:paraId="3DEBB052"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Used by: Service Process interface</w:t>
      </w:r>
    </w:p>
    <w:p w14:paraId="3DEBB053"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Notes:   Used to get service process name</w:t>
      </w:r>
    </w:p>
    <w:p w14:paraId="3DEBB054"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Modification History:</w:t>
      </w:r>
    </w:p>
    <w:p w14:paraId="3DEBB055"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Date        Modified by             Change Description</w:t>
      </w:r>
    </w:p>
    <w:p w14:paraId="3DEBB056"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  ----------------------- -----------------------------</w:t>
      </w:r>
    </w:p>
    <w:p w14:paraId="3DEBB057"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2012-05-01  Kraig Hughes            Initial Creation</w:t>
      </w:r>
    </w:p>
    <w:p w14:paraId="3DEBB058"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 xml:space="preserve">2014-12-19  Kraig Hughes            Updated Where clause to </w:t>
      </w:r>
    </w:p>
    <w:p w14:paraId="3DEBB059" w14:textId="77777777" w:rsidR="00C102AE" w:rsidRPr="00D97445" w:rsidRDefault="00C102AE" w:rsidP="00C102AE">
      <w:pPr>
        <w:autoSpaceDE w:val="0"/>
        <w:autoSpaceDN w:val="0"/>
        <w:adjustRightInd w:val="0"/>
        <w:ind w:left="333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reflect change in customers</w:t>
      </w:r>
    </w:p>
    <w:p w14:paraId="3DEBB05A"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lastRenderedPageBreak/>
        <w:t>------------------------------------------------------------------------------</w:t>
      </w:r>
    </w:p>
    <w:p w14:paraId="3DEBB05B"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w:t>
      </w:r>
    </w:p>
    <w:p w14:paraId="3DEBB05C"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CREATE OR ALTER VIEW dbo.vw_ViewName</w:t>
      </w:r>
    </w:p>
    <w:p w14:paraId="3DEBB05D"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AS</w:t>
      </w:r>
    </w:p>
    <w:p w14:paraId="3DEBB05E" w14:textId="77777777" w:rsidR="00C102AE" w:rsidRPr="00D97445" w:rsidRDefault="00C102AE" w:rsidP="00C102AE">
      <w:pPr>
        <w:autoSpaceDE w:val="0"/>
        <w:autoSpaceDN w:val="0"/>
        <w:adjustRightInd w:val="0"/>
        <w:ind w:left="450"/>
        <w:rPr>
          <w:rFonts w:eastAsiaTheme="minorHAnsi" w:cs="Consolas"/>
          <w:color w:val="5E5E5E" w:themeColor="accent5" w:themeShade="80"/>
          <w:highlight w:val="white"/>
        </w:rPr>
      </w:pPr>
      <w:r w:rsidRPr="00D97445">
        <w:rPr>
          <w:rFonts w:eastAsiaTheme="minorHAnsi" w:cs="Consolas"/>
          <w:color w:val="5E5E5E" w:themeColor="accent5" w:themeShade="80"/>
          <w:highlight w:val="white"/>
        </w:rPr>
        <w:tab/>
        <w:t>…</w:t>
      </w:r>
    </w:p>
    <w:p w14:paraId="3DEBB05F" w14:textId="77777777" w:rsidR="00CA2FEC" w:rsidRDefault="00CA2FEC">
      <w:pPr>
        <w:rPr>
          <w:sz w:val="21"/>
          <w:szCs w:val="21"/>
        </w:rPr>
      </w:pPr>
    </w:p>
    <w:p w14:paraId="3DEBB060" w14:textId="77777777" w:rsidR="00C15613" w:rsidRPr="00C15613" w:rsidRDefault="00C15613" w:rsidP="00C15613">
      <w:pPr>
        <w:rPr>
          <w:sz w:val="21"/>
          <w:szCs w:val="21"/>
        </w:rPr>
      </w:pPr>
    </w:p>
    <w:p w14:paraId="3DEBB061" w14:textId="77777777" w:rsidR="009C475F" w:rsidRDefault="009C475F" w:rsidP="001B3901">
      <w:r>
        <w:br w:type="page"/>
      </w:r>
    </w:p>
    <w:p w14:paraId="3DEBB062" w14:textId="77777777" w:rsidR="00AA4115" w:rsidRPr="00AA4115" w:rsidRDefault="00AA4115" w:rsidP="00AA4115">
      <w:pPr>
        <w:rPr>
          <w:sz w:val="21"/>
          <w:szCs w:val="21"/>
        </w:rPr>
      </w:pPr>
    </w:p>
    <w:p w14:paraId="3DEBB063" w14:textId="77777777" w:rsidR="00AA4115" w:rsidRDefault="00AA4115" w:rsidP="00D9459E">
      <w:pPr>
        <w:pStyle w:val="Heading1"/>
      </w:pPr>
      <w:bookmarkStart w:id="1146" w:name="_Toc33791694"/>
      <w:bookmarkStart w:id="1147" w:name="_Toc66428355"/>
      <w:r w:rsidRPr="00D9459E">
        <w:t>Revision History</w:t>
      </w:r>
      <w:bookmarkEnd w:id="1146"/>
      <w:bookmarkEnd w:id="1147"/>
    </w:p>
    <w:p w14:paraId="3DEBB064" w14:textId="77777777" w:rsidR="00D9459E" w:rsidRPr="00D9459E" w:rsidRDefault="00D9459E" w:rsidP="00D9459E"/>
    <w:tbl>
      <w:tblPr>
        <w:tblStyle w:val="PlexusTableGrid"/>
        <w:tblW w:w="10080" w:type="dxa"/>
        <w:tblLayout w:type="fixed"/>
        <w:tblLook w:val="0620" w:firstRow="1" w:lastRow="0" w:firstColumn="0" w:lastColumn="0" w:noHBand="1" w:noVBand="1"/>
      </w:tblPr>
      <w:tblGrid>
        <w:gridCol w:w="689"/>
        <w:gridCol w:w="1651"/>
        <w:gridCol w:w="1260"/>
        <w:gridCol w:w="3330"/>
        <w:gridCol w:w="3150"/>
      </w:tblGrid>
      <w:tr w:rsidR="00FF7F6F" w:rsidRPr="00AA4115" w14:paraId="3DEBB06A" w14:textId="77777777" w:rsidTr="00A978B1">
        <w:trPr>
          <w:cnfStyle w:val="100000000000" w:firstRow="1" w:lastRow="0" w:firstColumn="0" w:lastColumn="0" w:oddVBand="0" w:evenVBand="0" w:oddHBand="0" w:evenHBand="0" w:firstRowFirstColumn="0" w:firstRowLastColumn="0" w:lastRowFirstColumn="0" w:lastRowLastColumn="0"/>
          <w:trHeight w:val="278"/>
        </w:trPr>
        <w:tc>
          <w:tcPr>
            <w:tcW w:w="689" w:type="dxa"/>
            <w:tcBorders>
              <w:top w:val="single" w:sz="4" w:space="0" w:color="auto"/>
            </w:tcBorders>
            <w:vAlign w:val="bottom"/>
          </w:tcPr>
          <w:p w14:paraId="3DEBB065" w14:textId="77777777" w:rsidR="00FF7F6F" w:rsidRPr="00FF7F6F" w:rsidRDefault="00FF7F6F" w:rsidP="00AA4115">
            <w:pPr>
              <w:pStyle w:val="TableText"/>
              <w:rPr>
                <w:sz w:val="20"/>
              </w:rPr>
            </w:pPr>
            <w:r w:rsidRPr="00FF7F6F">
              <w:rPr>
                <w:sz w:val="20"/>
              </w:rPr>
              <w:t>REV</w:t>
            </w:r>
          </w:p>
        </w:tc>
        <w:tc>
          <w:tcPr>
            <w:tcW w:w="1651" w:type="dxa"/>
            <w:tcBorders>
              <w:top w:val="single" w:sz="4" w:space="0" w:color="auto"/>
            </w:tcBorders>
            <w:vAlign w:val="bottom"/>
          </w:tcPr>
          <w:p w14:paraId="3DEBB066" w14:textId="77777777" w:rsidR="00FF7F6F" w:rsidRPr="00FF7F6F" w:rsidRDefault="00FF7F6F" w:rsidP="00AA4115">
            <w:pPr>
              <w:pStyle w:val="TableText"/>
              <w:rPr>
                <w:sz w:val="20"/>
              </w:rPr>
            </w:pPr>
            <w:r w:rsidRPr="00FF7F6F">
              <w:rPr>
                <w:sz w:val="20"/>
              </w:rPr>
              <w:t>RELEASE DATE</w:t>
            </w:r>
          </w:p>
        </w:tc>
        <w:tc>
          <w:tcPr>
            <w:tcW w:w="1260" w:type="dxa"/>
            <w:tcBorders>
              <w:top w:val="single" w:sz="4" w:space="0" w:color="auto"/>
            </w:tcBorders>
            <w:vAlign w:val="bottom"/>
          </w:tcPr>
          <w:p w14:paraId="3DEBB067" w14:textId="43653EBD" w:rsidR="00FF7F6F" w:rsidRPr="00FF7F6F" w:rsidRDefault="00A978B1" w:rsidP="00A978B1">
            <w:pPr>
              <w:pStyle w:val="TableText"/>
              <w:rPr>
                <w:sz w:val="20"/>
              </w:rPr>
            </w:pPr>
            <w:r>
              <w:rPr>
                <w:sz w:val="20"/>
              </w:rPr>
              <w:t>AUTHOR</w:t>
            </w:r>
          </w:p>
        </w:tc>
        <w:tc>
          <w:tcPr>
            <w:tcW w:w="3330" w:type="dxa"/>
            <w:tcBorders>
              <w:top w:val="single" w:sz="4" w:space="0" w:color="auto"/>
            </w:tcBorders>
            <w:vAlign w:val="bottom"/>
          </w:tcPr>
          <w:p w14:paraId="3DEBB068" w14:textId="77777777" w:rsidR="00FF7F6F" w:rsidRPr="00FF7F6F" w:rsidRDefault="00FF7F6F" w:rsidP="00AA4115">
            <w:pPr>
              <w:pStyle w:val="TableText"/>
              <w:rPr>
                <w:sz w:val="20"/>
              </w:rPr>
            </w:pPr>
            <w:r w:rsidRPr="00FF7F6F">
              <w:rPr>
                <w:sz w:val="20"/>
              </w:rPr>
              <w:t>DESCRIPTION OF CHANGE(S)</w:t>
            </w:r>
          </w:p>
        </w:tc>
        <w:tc>
          <w:tcPr>
            <w:tcW w:w="3150" w:type="dxa"/>
            <w:tcBorders>
              <w:top w:val="single" w:sz="4" w:space="0" w:color="auto"/>
            </w:tcBorders>
            <w:vAlign w:val="bottom"/>
          </w:tcPr>
          <w:p w14:paraId="3DEBB069" w14:textId="77777777" w:rsidR="00FF7F6F" w:rsidRPr="00FF7F6F" w:rsidRDefault="00FF7F6F" w:rsidP="00FF7F6F">
            <w:pPr>
              <w:pStyle w:val="TableText"/>
              <w:rPr>
                <w:sz w:val="20"/>
              </w:rPr>
            </w:pPr>
            <w:r>
              <w:rPr>
                <w:sz w:val="20"/>
              </w:rPr>
              <w:t>REASON FOR CHANGE(S)</w:t>
            </w:r>
          </w:p>
        </w:tc>
      </w:tr>
      <w:tr w:rsidR="00051AF1" w:rsidRPr="00AA4115" w14:paraId="3DEBB076" w14:textId="77777777" w:rsidTr="00A978B1">
        <w:trPr>
          <w:trHeight w:val="270"/>
        </w:trPr>
        <w:tc>
          <w:tcPr>
            <w:tcW w:w="689" w:type="dxa"/>
          </w:tcPr>
          <w:p w14:paraId="3DEBB071" w14:textId="77777777" w:rsidR="00051AF1" w:rsidRPr="00D97445" w:rsidRDefault="00051AF1" w:rsidP="00051AF1">
            <w:pPr>
              <w:rPr>
                <w:color w:val="5E5E5E" w:themeColor="accent5" w:themeShade="80"/>
                <w:sz w:val="20"/>
              </w:rPr>
            </w:pPr>
            <w:r w:rsidRPr="00D97445">
              <w:rPr>
                <w:color w:val="5E5E5E" w:themeColor="accent5" w:themeShade="80"/>
                <w:sz w:val="20"/>
              </w:rPr>
              <w:t>A</w:t>
            </w:r>
          </w:p>
        </w:tc>
        <w:tc>
          <w:tcPr>
            <w:tcW w:w="1651" w:type="dxa"/>
          </w:tcPr>
          <w:p w14:paraId="3DEBB072" w14:textId="77777777" w:rsidR="00051AF1" w:rsidRPr="00D97445" w:rsidRDefault="00051AF1" w:rsidP="00051AF1">
            <w:pPr>
              <w:rPr>
                <w:color w:val="5E5E5E" w:themeColor="accent5" w:themeShade="80"/>
                <w:sz w:val="20"/>
              </w:rPr>
            </w:pPr>
            <w:r w:rsidRPr="00D97445">
              <w:rPr>
                <w:color w:val="5E5E5E" w:themeColor="accent5" w:themeShade="80"/>
                <w:sz w:val="20"/>
              </w:rPr>
              <w:t>16 Oct 2017</w:t>
            </w:r>
          </w:p>
        </w:tc>
        <w:tc>
          <w:tcPr>
            <w:tcW w:w="1260" w:type="dxa"/>
          </w:tcPr>
          <w:p w14:paraId="3DEBB073" w14:textId="77777777" w:rsidR="00051AF1" w:rsidRPr="00D97445" w:rsidRDefault="00051AF1" w:rsidP="00051AF1">
            <w:pPr>
              <w:rPr>
                <w:color w:val="5E5E5E" w:themeColor="accent5" w:themeShade="80"/>
                <w:sz w:val="20"/>
              </w:rPr>
            </w:pPr>
            <w:r w:rsidRPr="00D97445">
              <w:rPr>
                <w:color w:val="5E5E5E" w:themeColor="accent5" w:themeShade="80"/>
                <w:sz w:val="20"/>
              </w:rPr>
              <w:t>Steve Gearhart</w:t>
            </w:r>
          </w:p>
        </w:tc>
        <w:tc>
          <w:tcPr>
            <w:tcW w:w="3330" w:type="dxa"/>
          </w:tcPr>
          <w:p w14:paraId="3DEBB074" w14:textId="77777777" w:rsidR="00051AF1" w:rsidRPr="00D97445" w:rsidRDefault="00051AF1" w:rsidP="00051AF1">
            <w:pPr>
              <w:rPr>
                <w:color w:val="5E5E5E" w:themeColor="accent5" w:themeShade="80"/>
                <w:sz w:val="20"/>
              </w:rPr>
            </w:pPr>
            <w:r w:rsidRPr="00D97445">
              <w:rPr>
                <w:color w:val="5E5E5E" w:themeColor="accent5" w:themeShade="80"/>
                <w:sz w:val="20"/>
              </w:rPr>
              <w:t>Initial release</w:t>
            </w:r>
          </w:p>
        </w:tc>
        <w:tc>
          <w:tcPr>
            <w:tcW w:w="3150" w:type="dxa"/>
          </w:tcPr>
          <w:p w14:paraId="3DEBB075" w14:textId="77777777" w:rsidR="00051AF1" w:rsidRPr="00D97445" w:rsidRDefault="00051AF1" w:rsidP="00051AF1">
            <w:pPr>
              <w:rPr>
                <w:color w:val="5E5E5E" w:themeColor="accent5" w:themeShade="80"/>
                <w:sz w:val="20"/>
              </w:rPr>
            </w:pPr>
            <w:r w:rsidRPr="00D97445">
              <w:rPr>
                <w:color w:val="5E5E5E" w:themeColor="accent5" w:themeShade="80"/>
                <w:sz w:val="20"/>
              </w:rPr>
              <w:t>Initial release</w:t>
            </w:r>
          </w:p>
        </w:tc>
      </w:tr>
      <w:tr w:rsidR="00051AF1" w:rsidRPr="00AA4115" w14:paraId="3DEBB07C" w14:textId="77777777" w:rsidTr="00A978B1">
        <w:trPr>
          <w:trHeight w:val="270"/>
        </w:trPr>
        <w:tc>
          <w:tcPr>
            <w:tcW w:w="689" w:type="dxa"/>
          </w:tcPr>
          <w:p w14:paraId="3DEBB077" w14:textId="77777777" w:rsidR="00051AF1" w:rsidRPr="00D97445" w:rsidRDefault="00051AF1" w:rsidP="00051AF1">
            <w:pPr>
              <w:rPr>
                <w:color w:val="5E5E5E" w:themeColor="accent5" w:themeShade="80"/>
                <w:sz w:val="20"/>
              </w:rPr>
            </w:pPr>
            <w:r w:rsidRPr="00D97445">
              <w:rPr>
                <w:color w:val="5E5E5E" w:themeColor="accent5" w:themeShade="80"/>
                <w:sz w:val="20"/>
              </w:rPr>
              <w:t>A.1</w:t>
            </w:r>
          </w:p>
        </w:tc>
        <w:tc>
          <w:tcPr>
            <w:tcW w:w="1651" w:type="dxa"/>
          </w:tcPr>
          <w:p w14:paraId="3DEBB078" w14:textId="77777777" w:rsidR="00051AF1" w:rsidRPr="00D97445" w:rsidRDefault="00051AF1" w:rsidP="00051AF1">
            <w:pPr>
              <w:rPr>
                <w:color w:val="5E5E5E" w:themeColor="accent5" w:themeShade="80"/>
                <w:sz w:val="20"/>
              </w:rPr>
            </w:pPr>
            <w:r w:rsidRPr="00D97445">
              <w:rPr>
                <w:color w:val="5E5E5E" w:themeColor="accent5" w:themeShade="80"/>
                <w:sz w:val="20"/>
              </w:rPr>
              <w:t>21 Oct 2019</w:t>
            </w:r>
          </w:p>
        </w:tc>
        <w:tc>
          <w:tcPr>
            <w:tcW w:w="1260" w:type="dxa"/>
          </w:tcPr>
          <w:p w14:paraId="3DEBB079" w14:textId="77777777" w:rsidR="00051AF1" w:rsidRPr="00D97445" w:rsidRDefault="00051AF1" w:rsidP="00051AF1">
            <w:pPr>
              <w:rPr>
                <w:color w:val="5E5E5E" w:themeColor="accent5" w:themeShade="80"/>
                <w:sz w:val="20"/>
              </w:rPr>
            </w:pPr>
            <w:r w:rsidRPr="00D97445">
              <w:rPr>
                <w:color w:val="5E5E5E" w:themeColor="accent5" w:themeShade="80"/>
                <w:sz w:val="20"/>
              </w:rPr>
              <w:t>Brian Ulrey</w:t>
            </w:r>
          </w:p>
        </w:tc>
        <w:tc>
          <w:tcPr>
            <w:tcW w:w="3330" w:type="dxa"/>
          </w:tcPr>
          <w:p w14:paraId="3DEBB07A" w14:textId="77777777" w:rsidR="00051AF1" w:rsidRPr="00D97445" w:rsidRDefault="00051AF1" w:rsidP="00051AF1">
            <w:pPr>
              <w:rPr>
                <w:color w:val="5E5E5E" w:themeColor="accent5" w:themeShade="80"/>
                <w:sz w:val="20"/>
              </w:rPr>
            </w:pPr>
            <w:r w:rsidRPr="00D97445">
              <w:rPr>
                <w:color w:val="5E5E5E" w:themeColor="accent5" w:themeShade="80"/>
                <w:sz w:val="20"/>
              </w:rPr>
              <w:t>CR 95082 Updated document classification to reflect new label.</w:t>
            </w:r>
          </w:p>
        </w:tc>
        <w:tc>
          <w:tcPr>
            <w:tcW w:w="3150" w:type="dxa"/>
          </w:tcPr>
          <w:p w14:paraId="3DEBB07B" w14:textId="77777777" w:rsidR="00051AF1" w:rsidRPr="00D97445" w:rsidRDefault="00051AF1" w:rsidP="00051AF1">
            <w:pPr>
              <w:rPr>
                <w:color w:val="5E5E5E" w:themeColor="accent5" w:themeShade="80"/>
                <w:sz w:val="20"/>
              </w:rPr>
            </w:pPr>
            <w:r w:rsidRPr="00D97445">
              <w:rPr>
                <w:color w:val="5E5E5E" w:themeColor="accent5" w:themeShade="80"/>
                <w:sz w:val="20"/>
              </w:rPr>
              <w:t>CR 95082 Updated document classification to reflect new label.</w:t>
            </w:r>
          </w:p>
        </w:tc>
      </w:tr>
      <w:tr w:rsidR="00051AF1" w:rsidRPr="00AA4115" w14:paraId="3DEBB082" w14:textId="77777777" w:rsidTr="00A978B1">
        <w:trPr>
          <w:trHeight w:val="270"/>
        </w:trPr>
        <w:tc>
          <w:tcPr>
            <w:tcW w:w="689" w:type="dxa"/>
          </w:tcPr>
          <w:p w14:paraId="3DEBB07D" w14:textId="77777777" w:rsidR="00051AF1" w:rsidRPr="00D97445" w:rsidRDefault="00051AF1" w:rsidP="00051AF1">
            <w:pPr>
              <w:pStyle w:val="TableText"/>
              <w:rPr>
                <w:rFonts w:cs="Arial"/>
                <w:caps/>
                <w:color w:val="5E5E5E" w:themeColor="accent5" w:themeShade="80"/>
                <w:sz w:val="20"/>
              </w:rPr>
            </w:pPr>
            <w:r w:rsidRPr="00D97445">
              <w:rPr>
                <w:rFonts w:cs="Arial"/>
                <w:caps/>
                <w:color w:val="5E5E5E" w:themeColor="accent5" w:themeShade="80"/>
                <w:sz w:val="20"/>
              </w:rPr>
              <w:t>A.2</w:t>
            </w:r>
          </w:p>
        </w:tc>
        <w:tc>
          <w:tcPr>
            <w:tcW w:w="1651" w:type="dxa"/>
          </w:tcPr>
          <w:p w14:paraId="3DEBB07E" w14:textId="4567C926" w:rsidR="00051AF1" w:rsidRPr="00D97445" w:rsidRDefault="00A978B1" w:rsidP="00A978B1">
            <w:pPr>
              <w:pStyle w:val="TableText"/>
              <w:rPr>
                <w:rFonts w:cs="Arial"/>
                <w:color w:val="5E5E5E" w:themeColor="accent5" w:themeShade="80"/>
                <w:sz w:val="20"/>
              </w:rPr>
            </w:pPr>
            <w:r>
              <w:rPr>
                <w:rFonts w:cs="Arial"/>
                <w:color w:val="5E5E5E" w:themeColor="accent5" w:themeShade="80"/>
                <w:sz w:val="20"/>
              </w:rPr>
              <w:t>21 Apr</w:t>
            </w:r>
            <w:r w:rsidR="00051AF1" w:rsidRPr="00D97445">
              <w:rPr>
                <w:rFonts w:cs="Arial"/>
                <w:color w:val="5E5E5E" w:themeColor="accent5" w:themeShade="80"/>
                <w:sz w:val="20"/>
              </w:rPr>
              <w:t xml:space="preserve"> 2020</w:t>
            </w:r>
          </w:p>
        </w:tc>
        <w:tc>
          <w:tcPr>
            <w:tcW w:w="1260" w:type="dxa"/>
          </w:tcPr>
          <w:p w14:paraId="3DEBB07F" w14:textId="77777777" w:rsidR="00051AF1" w:rsidRPr="00D97445" w:rsidRDefault="00051AF1" w:rsidP="00051AF1">
            <w:pPr>
              <w:pStyle w:val="TableText"/>
              <w:rPr>
                <w:rFonts w:cs="Arial"/>
                <w:color w:val="5E5E5E" w:themeColor="accent5" w:themeShade="80"/>
                <w:sz w:val="20"/>
              </w:rPr>
            </w:pPr>
            <w:r w:rsidRPr="00D97445">
              <w:rPr>
                <w:rFonts w:cs="Arial"/>
                <w:color w:val="5E5E5E" w:themeColor="accent5" w:themeShade="80"/>
                <w:sz w:val="20"/>
              </w:rPr>
              <w:t>Brian Ulrey</w:t>
            </w:r>
          </w:p>
        </w:tc>
        <w:tc>
          <w:tcPr>
            <w:tcW w:w="3330" w:type="dxa"/>
          </w:tcPr>
          <w:p w14:paraId="3DEBB080" w14:textId="399C88A1" w:rsidR="00051AF1" w:rsidRPr="00D97445" w:rsidRDefault="00A978B1" w:rsidP="00051AF1">
            <w:pPr>
              <w:rPr>
                <w:rFonts w:cs="Arial"/>
                <w:color w:val="5E5E5E" w:themeColor="accent5" w:themeShade="80"/>
                <w:sz w:val="20"/>
              </w:rPr>
            </w:pPr>
            <w:r>
              <w:rPr>
                <w:rFonts w:cs="Arial"/>
                <w:color w:val="5E5E5E" w:themeColor="accent5" w:themeShade="80"/>
                <w:sz w:val="20"/>
              </w:rPr>
              <w:t xml:space="preserve">CR 97014 </w:t>
            </w:r>
            <w:r w:rsidR="00051AF1" w:rsidRPr="00D97445">
              <w:rPr>
                <w:rFonts w:cs="Arial"/>
                <w:color w:val="5E5E5E" w:themeColor="accent5" w:themeShade="80"/>
                <w:sz w:val="20"/>
              </w:rPr>
              <w:t xml:space="preserve">Converted document to new DCS template. </w:t>
            </w:r>
          </w:p>
        </w:tc>
        <w:tc>
          <w:tcPr>
            <w:tcW w:w="3150" w:type="dxa"/>
          </w:tcPr>
          <w:p w14:paraId="3DEBB081" w14:textId="77777777" w:rsidR="00051AF1" w:rsidRPr="00D97445" w:rsidRDefault="00051AF1" w:rsidP="00051AF1">
            <w:pPr>
              <w:rPr>
                <w:color w:val="5E5E5E" w:themeColor="accent5" w:themeShade="80"/>
                <w:sz w:val="20"/>
              </w:rPr>
            </w:pPr>
            <w:r w:rsidRPr="00D97445">
              <w:rPr>
                <w:color w:val="5E5E5E" w:themeColor="accent5" w:themeShade="80"/>
                <w:sz w:val="20"/>
              </w:rPr>
              <w:t xml:space="preserve">Converted document to new DCS template. </w:t>
            </w:r>
          </w:p>
        </w:tc>
      </w:tr>
      <w:tr w:rsidR="00FF7F6F" w:rsidRPr="00AA4115" w14:paraId="3DEBB088" w14:textId="77777777" w:rsidTr="00A978B1">
        <w:trPr>
          <w:trHeight w:val="270"/>
        </w:trPr>
        <w:tc>
          <w:tcPr>
            <w:tcW w:w="689" w:type="dxa"/>
          </w:tcPr>
          <w:p w14:paraId="3DEBB083" w14:textId="19F996F1" w:rsidR="00FF7F6F" w:rsidRDefault="00BD3997" w:rsidP="00D77160">
            <w:pPr>
              <w:pStyle w:val="TableText"/>
              <w:rPr>
                <w:rFonts w:cs="Arial"/>
                <w:caps/>
                <w:sz w:val="20"/>
              </w:rPr>
            </w:pPr>
            <w:ins w:id="1148" w:author="Kraig Hughes" w:date="2021-03-12T15:23:00Z">
              <w:r>
                <w:rPr>
                  <w:rFonts w:cs="Arial"/>
                  <w:caps/>
                  <w:sz w:val="20"/>
                </w:rPr>
                <w:t>A.3</w:t>
              </w:r>
            </w:ins>
          </w:p>
        </w:tc>
        <w:tc>
          <w:tcPr>
            <w:tcW w:w="1651" w:type="dxa"/>
          </w:tcPr>
          <w:p w14:paraId="3DEBB084" w14:textId="0CC3DA2F" w:rsidR="00FF7F6F" w:rsidRDefault="00BD3997" w:rsidP="00D77160">
            <w:pPr>
              <w:pStyle w:val="TableText"/>
              <w:rPr>
                <w:rFonts w:cs="Arial"/>
                <w:sz w:val="20"/>
              </w:rPr>
            </w:pPr>
            <w:ins w:id="1149" w:author="Kraig Hughes" w:date="2021-03-12T15:23:00Z">
              <w:r>
                <w:rPr>
                  <w:rFonts w:cs="Arial"/>
                  <w:sz w:val="20"/>
                </w:rPr>
                <w:t>12 Mar 2021</w:t>
              </w:r>
            </w:ins>
          </w:p>
        </w:tc>
        <w:tc>
          <w:tcPr>
            <w:tcW w:w="1260" w:type="dxa"/>
          </w:tcPr>
          <w:p w14:paraId="3DEBB085" w14:textId="197F7BCF" w:rsidR="00FF7F6F" w:rsidRDefault="00BD3997" w:rsidP="00D77160">
            <w:pPr>
              <w:pStyle w:val="TableText"/>
              <w:rPr>
                <w:rFonts w:cs="Arial"/>
                <w:sz w:val="20"/>
              </w:rPr>
            </w:pPr>
            <w:ins w:id="1150" w:author="Kraig Hughes" w:date="2021-03-12T15:23:00Z">
              <w:r>
                <w:rPr>
                  <w:rFonts w:cs="Arial"/>
                  <w:sz w:val="20"/>
                </w:rPr>
                <w:t>Kraig Hughes</w:t>
              </w:r>
            </w:ins>
          </w:p>
        </w:tc>
        <w:tc>
          <w:tcPr>
            <w:tcW w:w="3330" w:type="dxa"/>
          </w:tcPr>
          <w:p w14:paraId="3DEBB086" w14:textId="62E2F358" w:rsidR="00FF7F6F" w:rsidRDefault="00BD3997" w:rsidP="00D77160">
            <w:pPr>
              <w:rPr>
                <w:rFonts w:cs="Arial"/>
              </w:rPr>
            </w:pPr>
            <w:ins w:id="1151" w:author="Kraig Hughes" w:date="2021-03-12T15:23:00Z">
              <w:r w:rsidRPr="00B24670">
                <w:rPr>
                  <w:rFonts w:cs="Arial"/>
                  <w:color w:val="5E5E5E" w:themeColor="accent5" w:themeShade="80"/>
                  <w:sz w:val="20"/>
                  <w:rPrChange w:id="1152" w:author="Kraig Hughes" w:date="2021-03-12T15:34:00Z">
                    <w:rPr>
                      <w:rFonts w:cs="Arial"/>
                    </w:rPr>
                  </w:rPrChange>
                </w:rPr>
                <w:t>Updated to reflect Polybase naming standards</w:t>
              </w:r>
            </w:ins>
          </w:p>
        </w:tc>
        <w:tc>
          <w:tcPr>
            <w:tcW w:w="3150" w:type="dxa"/>
          </w:tcPr>
          <w:p w14:paraId="3DEBB087" w14:textId="320A0942" w:rsidR="00FF7F6F" w:rsidRDefault="00BD3997" w:rsidP="00D77160">
            <w:pPr>
              <w:rPr>
                <w:rFonts w:cs="Arial"/>
              </w:rPr>
            </w:pPr>
            <w:ins w:id="1153" w:author="Kraig Hughes" w:date="2021-03-12T15:23:00Z">
              <w:r w:rsidRPr="00B24670">
                <w:rPr>
                  <w:rFonts w:cs="Arial"/>
                  <w:color w:val="5E5E5E" w:themeColor="accent5" w:themeShade="80"/>
                  <w:sz w:val="20"/>
                  <w:rPrChange w:id="1154" w:author="Kraig Hughes" w:date="2021-03-12T15:34:00Z">
                    <w:rPr>
                      <w:rFonts w:cs="Arial"/>
                    </w:rPr>
                  </w:rPrChange>
                </w:rPr>
                <w:t>New Polybase objects required naming standards</w:t>
              </w:r>
            </w:ins>
          </w:p>
        </w:tc>
      </w:tr>
      <w:tr w:rsidR="00FF7F6F" w:rsidRPr="00AA4115" w14:paraId="3DEBB08E" w14:textId="77777777" w:rsidTr="00A978B1">
        <w:trPr>
          <w:trHeight w:val="270"/>
        </w:trPr>
        <w:tc>
          <w:tcPr>
            <w:tcW w:w="689" w:type="dxa"/>
          </w:tcPr>
          <w:p w14:paraId="3DEBB089" w14:textId="77777777" w:rsidR="00FF7F6F" w:rsidRDefault="00FF7F6F" w:rsidP="00D77160">
            <w:pPr>
              <w:pStyle w:val="TableText"/>
              <w:rPr>
                <w:rFonts w:cs="Arial"/>
                <w:caps/>
                <w:sz w:val="20"/>
              </w:rPr>
            </w:pPr>
          </w:p>
        </w:tc>
        <w:tc>
          <w:tcPr>
            <w:tcW w:w="1651" w:type="dxa"/>
          </w:tcPr>
          <w:p w14:paraId="3DEBB08A" w14:textId="77777777" w:rsidR="00FF7F6F" w:rsidRDefault="00FF7F6F" w:rsidP="00D77160">
            <w:pPr>
              <w:pStyle w:val="TableText"/>
              <w:rPr>
                <w:rFonts w:cs="Arial"/>
                <w:sz w:val="20"/>
              </w:rPr>
            </w:pPr>
          </w:p>
        </w:tc>
        <w:tc>
          <w:tcPr>
            <w:tcW w:w="1260" w:type="dxa"/>
          </w:tcPr>
          <w:p w14:paraId="3DEBB08B" w14:textId="77777777" w:rsidR="00FF7F6F" w:rsidRDefault="00FF7F6F" w:rsidP="00D77160">
            <w:pPr>
              <w:pStyle w:val="TableText"/>
              <w:rPr>
                <w:rFonts w:cs="Arial"/>
                <w:sz w:val="20"/>
              </w:rPr>
            </w:pPr>
          </w:p>
        </w:tc>
        <w:tc>
          <w:tcPr>
            <w:tcW w:w="3330" w:type="dxa"/>
          </w:tcPr>
          <w:p w14:paraId="3DEBB08C" w14:textId="77777777" w:rsidR="00FF7F6F" w:rsidRDefault="00FF7F6F" w:rsidP="00D77160">
            <w:pPr>
              <w:rPr>
                <w:rFonts w:cs="Arial"/>
              </w:rPr>
            </w:pPr>
          </w:p>
        </w:tc>
        <w:tc>
          <w:tcPr>
            <w:tcW w:w="3150" w:type="dxa"/>
          </w:tcPr>
          <w:p w14:paraId="3DEBB08D" w14:textId="77777777" w:rsidR="00FF7F6F" w:rsidRDefault="00FF7F6F" w:rsidP="00D77160">
            <w:pPr>
              <w:rPr>
                <w:rFonts w:cs="Arial"/>
              </w:rPr>
            </w:pPr>
          </w:p>
        </w:tc>
      </w:tr>
      <w:tr w:rsidR="00FF7F6F" w:rsidRPr="00AA4115" w14:paraId="3DEBB094" w14:textId="77777777" w:rsidTr="00A978B1">
        <w:trPr>
          <w:trHeight w:val="270"/>
        </w:trPr>
        <w:tc>
          <w:tcPr>
            <w:tcW w:w="689" w:type="dxa"/>
          </w:tcPr>
          <w:p w14:paraId="3DEBB08F" w14:textId="77777777" w:rsidR="00FF7F6F" w:rsidRDefault="00FF7F6F" w:rsidP="00D77160">
            <w:pPr>
              <w:pStyle w:val="TableText"/>
              <w:rPr>
                <w:rFonts w:cs="Arial"/>
                <w:caps/>
                <w:sz w:val="20"/>
              </w:rPr>
            </w:pPr>
          </w:p>
        </w:tc>
        <w:tc>
          <w:tcPr>
            <w:tcW w:w="1651" w:type="dxa"/>
          </w:tcPr>
          <w:p w14:paraId="3DEBB090" w14:textId="77777777" w:rsidR="00FF7F6F" w:rsidRDefault="00FF7F6F" w:rsidP="00D77160">
            <w:pPr>
              <w:pStyle w:val="TableText"/>
              <w:rPr>
                <w:rFonts w:cs="Arial"/>
                <w:sz w:val="20"/>
              </w:rPr>
            </w:pPr>
          </w:p>
        </w:tc>
        <w:tc>
          <w:tcPr>
            <w:tcW w:w="1260" w:type="dxa"/>
          </w:tcPr>
          <w:p w14:paraId="3DEBB091" w14:textId="77777777" w:rsidR="00FF7F6F" w:rsidRDefault="00FF7F6F" w:rsidP="00D77160">
            <w:pPr>
              <w:pStyle w:val="TableText"/>
              <w:rPr>
                <w:rFonts w:cs="Arial"/>
                <w:sz w:val="20"/>
              </w:rPr>
            </w:pPr>
          </w:p>
        </w:tc>
        <w:tc>
          <w:tcPr>
            <w:tcW w:w="3330" w:type="dxa"/>
          </w:tcPr>
          <w:p w14:paraId="3DEBB092" w14:textId="77777777" w:rsidR="00FF7F6F" w:rsidRDefault="00FF7F6F" w:rsidP="00D77160">
            <w:pPr>
              <w:rPr>
                <w:rFonts w:cs="Arial"/>
              </w:rPr>
            </w:pPr>
          </w:p>
        </w:tc>
        <w:tc>
          <w:tcPr>
            <w:tcW w:w="3150" w:type="dxa"/>
          </w:tcPr>
          <w:p w14:paraId="3DEBB093" w14:textId="77777777" w:rsidR="00FF7F6F" w:rsidRDefault="00FF7F6F" w:rsidP="00D77160">
            <w:pPr>
              <w:rPr>
                <w:rFonts w:cs="Arial"/>
              </w:rPr>
            </w:pPr>
            <w:bookmarkStart w:id="1155" w:name="_GoBack"/>
            <w:bookmarkEnd w:id="1155"/>
          </w:p>
        </w:tc>
      </w:tr>
      <w:tr w:rsidR="00FF7F6F" w:rsidRPr="00AA4115" w14:paraId="3DEBB09A" w14:textId="77777777" w:rsidTr="00A978B1">
        <w:trPr>
          <w:trHeight w:val="270"/>
        </w:trPr>
        <w:tc>
          <w:tcPr>
            <w:tcW w:w="689" w:type="dxa"/>
          </w:tcPr>
          <w:p w14:paraId="3DEBB095" w14:textId="77777777" w:rsidR="00FF7F6F" w:rsidRDefault="00FF7F6F" w:rsidP="00D77160">
            <w:pPr>
              <w:pStyle w:val="TableText"/>
              <w:rPr>
                <w:rFonts w:cs="Arial"/>
                <w:caps/>
                <w:sz w:val="20"/>
              </w:rPr>
            </w:pPr>
          </w:p>
        </w:tc>
        <w:tc>
          <w:tcPr>
            <w:tcW w:w="1651" w:type="dxa"/>
          </w:tcPr>
          <w:p w14:paraId="3DEBB096" w14:textId="77777777" w:rsidR="00FF7F6F" w:rsidRDefault="00FF7F6F" w:rsidP="00D77160">
            <w:pPr>
              <w:pStyle w:val="TableText"/>
              <w:rPr>
                <w:rFonts w:cs="Arial"/>
                <w:sz w:val="20"/>
              </w:rPr>
            </w:pPr>
          </w:p>
        </w:tc>
        <w:tc>
          <w:tcPr>
            <w:tcW w:w="1260" w:type="dxa"/>
          </w:tcPr>
          <w:p w14:paraId="3DEBB097" w14:textId="77777777" w:rsidR="00FF7F6F" w:rsidRDefault="00FF7F6F" w:rsidP="00D77160">
            <w:pPr>
              <w:pStyle w:val="TableText"/>
              <w:rPr>
                <w:rFonts w:cs="Arial"/>
                <w:sz w:val="20"/>
              </w:rPr>
            </w:pPr>
          </w:p>
        </w:tc>
        <w:tc>
          <w:tcPr>
            <w:tcW w:w="3330" w:type="dxa"/>
          </w:tcPr>
          <w:p w14:paraId="3DEBB098" w14:textId="77777777" w:rsidR="00FF7F6F" w:rsidRDefault="00FF7F6F" w:rsidP="00D77160">
            <w:pPr>
              <w:rPr>
                <w:rFonts w:cs="Arial"/>
              </w:rPr>
            </w:pPr>
          </w:p>
        </w:tc>
        <w:tc>
          <w:tcPr>
            <w:tcW w:w="3150" w:type="dxa"/>
          </w:tcPr>
          <w:p w14:paraId="3DEBB099" w14:textId="77777777" w:rsidR="00FF7F6F" w:rsidRDefault="00FF7F6F" w:rsidP="00D77160">
            <w:pPr>
              <w:rPr>
                <w:rFonts w:cs="Arial"/>
              </w:rPr>
            </w:pPr>
          </w:p>
        </w:tc>
      </w:tr>
      <w:tr w:rsidR="00FF7F6F" w:rsidRPr="00AA4115" w14:paraId="3DEBB0A0" w14:textId="77777777" w:rsidTr="00A978B1">
        <w:trPr>
          <w:trHeight w:val="270"/>
        </w:trPr>
        <w:tc>
          <w:tcPr>
            <w:tcW w:w="689" w:type="dxa"/>
          </w:tcPr>
          <w:p w14:paraId="3DEBB09B" w14:textId="77777777" w:rsidR="00FF7F6F" w:rsidRDefault="00FF7F6F" w:rsidP="00D77160">
            <w:pPr>
              <w:pStyle w:val="TableText"/>
              <w:rPr>
                <w:rFonts w:cs="Arial"/>
                <w:caps/>
                <w:sz w:val="20"/>
              </w:rPr>
            </w:pPr>
          </w:p>
        </w:tc>
        <w:tc>
          <w:tcPr>
            <w:tcW w:w="1651" w:type="dxa"/>
          </w:tcPr>
          <w:p w14:paraId="3DEBB09C" w14:textId="77777777" w:rsidR="00FF7F6F" w:rsidRDefault="00FF7F6F" w:rsidP="00D77160">
            <w:pPr>
              <w:pStyle w:val="TableText"/>
              <w:rPr>
                <w:rFonts w:cs="Arial"/>
                <w:sz w:val="20"/>
              </w:rPr>
            </w:pPr>
          </w:p>
        </w:tc>
        <w:tc>
          <w:tcPr>
            <w:tcW w:w="1260" w:type="dxa"/>
          </w:tcPr>
          <w:p w14:paraId="3DEBB09D" w14:textId="77777777" w:rsidR="00FF7F6F" w:rsidRDefault="00FF7F6F" w:rsidP="00D77160">
            <w:pPr>
              <w:pStyle w:val="TableText"/>
              <w:rPr>
                <w:rFonts w:cs="Arial"/>
                <w:sz w:val="20"/>
              </w:rPr>
            </w:pPr>
          </w:p>
        </w:tc>
        <w:tc>
          <w:tcPr>
            <w:tcW w:w="3330" w:type="dxa"/>
          </w:tcPr>
          <w:p w14:paraId="3DEBB09E" w14:textId="77777777" w:rsidR="00FF7F6F" w:rsidRDefault="00FF7F6F" w:rsidP="00D77160">
            <w:pPr>
              <w:rPr>
                <w:rFonts w:cs="Arial"/>
              </w:rPr>
            </w:pPr>
          </w:p>
        </w:tc>
        <w:tc>
          <w:tcPr>
            <w:tcW w:w="3150" w:type="dxa"/>
          </w:tcPr>
          <w:p w14:paraId="3DEBB09F" w14:textId="77777777" w:rsidR="00FF7F6F" w:rsidRDefault="00FF7F6F" w:rsidP="00D77160">
            <w:pPr>
              <w:rPr>
                <w:rFonts w:cs="Arial"/>
              </w:rPr>
            </w:pPr>
          </w:p>
        </w:tc>
      </w:tr>
      <w:tr w:rsidR="00FF7F6F" w:rsidRPr="00AA4115" w14:paraId="3DEBB0A6" w14:textId="77777777" w:rsidTr="00A978B1">
        <w:trPr>
          <w:trHeight w:val="270"/>
        </w:trPr>
        <w:tc>
          <w:tcPr>
            <w:tcW w:w="689" w:type="dxa"/>
          </w:tcPr>
          <w:p w14:paraId="3DEBB0A1" w14:textId="77777777" w:rsidR="00FF7F6F" w:rsidRDefault="00FF7F6F" w:rsidP="00D77160">
            <w:pPr>
              <w:pStyle w:val="TableText"/>
              <w:rPr>
                <w:rFonts w:cs="Arial"/>
                <w:caps/>
                <w:sz w:val="20"/>
              </w:rPr>
            </w:pPr>
          </w:p>
        </w:tc>
        <w:tc>
          <w:tcPr>
            <w:tcW w:w="1651" w:type="dxa"/>
          </w:tcPr>
          <w:p w14:paraId="3DEBB0A2" w14:textId="77777777" w:rsidR="00FF7F6F" w:rsidRDefault="00FF7F6F" w:rsidP="00D77160">
            <w:pPr>
              <w:pStyle w:val="TableText"/>
              <w:rPr>
                <w:rFonts w:cs="Arial"/>
                <w:sz w:val="20"/>
              </w:rPr>
            </w:pPr>
          </w:p>
        </w:tc>
        <w:tc>
          <w:tcPr>
            <w:tcW w:w="1260" w:type="dxa"/>
          </w:tcPr>
          <w:p w14:paraId="3DEBB0A3" w14:textId="77777777" w:rsidR="00FF7F6F" w:rsidRDefault="00FF7F6F" w:rsidP="00D77160">
            <w:pPr>
              <w:pStyle w:val="TableText"/>
              <w:rPr>
                <w:rFonts w:cs="Arial"/>
                <w:sz w:val="20"/>
              </w:rPr>
            </w:pPr>
          </w:p>
        </w:tc>
        <w:tc>
          <w:tcPr>
            <w:tcW w:w="3330" w:type="dxa"/>
          </w:tcPr>
          <w:p w14:paraId="3DEBB0A4" w14:textId="77777777" w:rsidR="00FF7F6F" w:rsidRDefault="00FF7F6F" w:rsidP="00D77160">
            <w:pPr>
              <w:rPr>
                <w:rFonts w:cs="Arial"/>
              </w:rPr>
            </w:pPr>
          </w:p>
        </w:tc>
        <w:tc>
          <w:tcPr>
            <w:tcW w:w="3150" w:type="dxa"/>
          </w:tcPr>
          <w:p w14:paraId="3DEBB0A5" w14:textId="77777777" w:rsidR="00FF7F6F" w:rsidRDefault="00FF7F6F" w:rsidP="00D77160">
            <w:pPr>
              <w:rPr>
                <w:rFonts w:cs="Arial"/>
              </w:rPr>
            </w:pPr>
          </w:p>
        </w:tc>
      </w:tr>
      <w:tr w:rsidR="00FF7F6F" w:rsidRPr="00AA4115" w14:paraId="3DEBB0AC" w14:textId="77777777" w:rsidTr="00A978B1">
        <w:trPr>
          <w:trHeight w:val="270"/>
        </w:trPr>
        <w:tc>
          <w:tcPr>
            <w:tcW w:w="689" w:type="dxa"/>
          </w:tcPr>
          <w:p w14:paraId="3DEBB0A7" w14:textId="77777777" w:rsidR="00FF7F6F" w:rsidRDefault="00FF7F6F" w:rsidP="00D77160">
            <w:pPr>
              <w:pStyle w:val="TableText"/>
              <w:rPr>
                <w:rFonts w:cs="Arial"/>
                <w:caps/>
                <w:sz w:val="20"/>
              </w:rPr>
            </w:pPr>
          </w:p>
        </w:tc>
        <w:tc>
          <w:tcPr>
            <w:tcW w:w="1651" w:type="dxa"/>
          </w:tcPr>
          <w:p w14:paraId="3DEBB0A8" w14:textId="77777777" w:rsidR="00FF7F6F" w:rsidRDefault="00FF7F6F" w:rsidP="00D77160">
            <w:pPr>
              <w:pStyle w:val="TableText"/>
              <w:rPr>
                <w:rFonts w:cs="Arial"/>
                <w:sz w:val="20"/>
              </w:rPr>
            </w:pPr>
          </w:p>
        </w:tc>
        <w:tc>
          <w:tcPr>
            <w:tcW w:w="1260" w:type="dxa"/>
          </w:tcPr>
          <w:p w14:paraId="3DEBB0A9" w14:textId="77777777" w:rsidR="00FF7F6F" w:rsidRDefault="00FF7F6F" w:rsidP="00D77160">
            <w:pPr>
              <w:pStyle w:val="TableText"/>
              <w:rPr>
                <w:rFonts w:cs="Arial"/>
                <w:sz w:val="20"/>
              </w:rPr>
            </w:pPr>
          </w:p>
        </w:tc>
        <w:tc>
          <w:tcPr>
            <w:tcW w:w="3330" w:type="dxa"/>
          </w:tcPr>
          <w:p w14:paraId="3DEBB0AA" w14:textId="77777777" w:rsidR="00FF7F6F" w:rsidRDefault="00FF7F6F" w:rsidP="00D77160">
            <w:pPr>
              <w:rPr>
                <w:rFonts w:cs="Arial"/>
              </w:rPr>
            </w:pPr>
          </w:p>
        </w:tc>
        <w:tc>
          <w:tcPr>
            <w:tcW w:w="3150" w:type="dxa"/>
          </w:tcPr>
          <w:p w14:paraId="3DEBB0AB" w14:textId="77777777" w:rsidR="00FF7F6F" w:rsidRDefault="00FF7F6F" w:rsidP="00D77160">
            <w:pPr>
              <w:rPr>
                <w:rFonts w:cs="Arial"/>
              </w:rPr>
            </w:pPr>
          </w:p>
        </w:tc>
      </w:tr>
      <w:tr w:rsidR="00FF7F6F" w:rsidRPr="00AA4115" w14:paraId="3DEBB0B2" w14:textId="77777777" w:rsidTr="00A978B1">
        <w:trPr>
          <w:trHeight w:val="270"/>
        </w:trPr>
        <w:tc>
          <w:tcPr>
            <w:tcW w:w="689" w:type="dxa"/>
          </w:tcPr>
          <w:p w14:paraId="3DEBB0AD" w14:textId="77777777" w:rsidR="00FF7F6F" w:rsidRDefault="00FF7F6F" w:rsidP="00D77160">
            <w:pPr>
              <w:pStyle w:val="TableText"/>
              <w:rPr>
                <w:rFonts w:cs="Arial"/>
                <w:caps/>
                <w:sz w:val="20"/>
              </w:rPr>
            </w:pPr>
          </w:p>
        </w:tc>
        <w:tc>
          <w:tcPr>
            <w:tcW w:w="1651" w:type="dxa"/>
          </w:tcPr>
          <w:p w14:paraId="3DEBB0AE" w14:textId="77777777" w:rsidR="00FF7F6F" w:rsidRDefault="00FF7F6F" w:rsidP="00D77160">
            <w:pPr>
              <w:pStyle w:val="TableText"/>
              <w:rPr>
                <w:rFonts w:cs="Arial"/>
                <w:sz w:val="20"/>
              </w:rPr>
            </w:pPr>
          </w:p>
        </w:tc>
        <w:tc>
          <w:tcPr>
            <w:tcW w:w="1260" w:type="dxa"/>
          </w:tcPr>
          <w:p w14:paraId="3DEBB0AF" w14:textId="77777777" w:rsidR="00FF7F6F" w:rsidRDefault="00FF7F6F" w:rsidP="00D77160">
            <w:pPr>
              <w:pStyle w:val="TableText"/>
              <w:rPr>
                <w:rFonts w:cs="Arial"/>
                <w:sz w:val="20"/>
              </w:rPr>
            </w:pPr>
          </w:p>
        </w:tc>
        <w:tc>
          <w:tcPr>
            <w:tcW w:w="3330" w:type="dxa"/>
          </w:tcPr>
          <w:p w14:paraId="3DEBB0B0" w14:textId="77777777" w:rsidR="00FF7F6F" w:rsidRDefault="00FF7F6F" w:rsidP="003134F2"/>
        </w:tc>
        <w:tc>
          <w:tcPr>
            <w:tcW w:w="3150" w:type="dxa"/>
          </w:tcPr>
          <w:p w14:paraId="3DEBB0B1" w14:textId="77777777" w:rsidR="00FF7F6F" w:rsidRDefault="00FF7F6F" w:rsidP="003134F2"/>
        </w:tc>
      </w:tr>
    </w:tbl>
    <w:p w14:paraId="3DEBB0B3" w14:textId="77777777" w:rsidR="00AA4115" w:rsidRPr="00AA4115" w:rsidRDefault="00AA4115" w:rsidP="00AA4115">
      <w:pPr>
        <w:rPr>
          <w:sz w:val="21"/>
          <w:szCs w:val="21"/>
        </w:rPr>
      </w:pPr>
    </w:p>
    <w:sectPr w:rsidR="00AA4115" w:rsidRPr="00AA4115" w:rsidSect="00CC5433">
      <w:headerReference w:type="default" r:id="rId14"/>
      <w:footerReference w:type="default" r:id="rId15"/>
      <w:pgSz w:w="12240" w:h="15840"/>
      <w:pgMar w:top="1080" w:right="1080" w:bottom="1080" w:left="108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EBB0B6" w14:textId="77777777" w:rsidR="00BE400E" w:rsidRDefault="00BE400E" w:rsidP="00DA53BE">
      <w:pPr>
        <w:spacing w:before="0" w:after="0" w:line="240" w:lineRule="auto"/>
      </w:pPr>
      <w:r>
        <w:separator/>
      </w:r>
    </w:p>
  </w:endnote>
  <w:endnote w:type="continuationSeparator" w:id="0">
    <w:p w14:paraId="3DEBB0B7" w14:textId="77777777" w:rsidR="00BE400E" w:rsidRDefault="00BE400E" w:rsidP="00DA53B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notTrueType/>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TE2895370t00">
    <w:panose1 w:val="00000000000000000000"/>
    <w:charset w:val="00"/>
    <w:family w:val="auto"/>
    <w:notTrueType/>
    <w:pitch w:val="default"/>
    <w:sig w:usb0="00000003" w:usb1="00000000" w:usb2="00000000" w:usb3="00000000" w:csb0="00000001" w:csb1="00000000"/>
  </w:font>
  <w:font w:name="TTE2898618t00">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EBB0BD" w14:textId="77777777" w:rsidR="00BE400E" w:rsidRPr="00650C6D" w:rsidRDefault="00BE400E" w:rsidP="00AA4115">
    <w:pPr>
      <w:pStyle w:val="NoSpacing"/>
      <w:rPr>
        <w:b/>
        <w:i/>
        <w:sz w:val="16"/>
      </w:rPr>
    </w:pPr>
    <w:r>
      <w:rPr>
        <w:noProof/>
      </w:rPr>
      <mc:AlternateContent>
        <mc:Choice Requires="wps">
          <w:drawing>
            <wp:anchor distT="0" distB="0" distL="114300" distR="114300" simplePos="0" relativeHeight="251661312" behindDoc="0" locked="0" layoutInCell="1" allowOverlap="1" wp14:anchorId="3DEBB0C3" wp14:editId="72B8E132">
              <wp:simplePos x="0" y="0"/>
              <wp:positionH relativeFrom="column">
                <wp:posOffset>-74295</wp:posOffset>
              </wp:positionH>
              <wp:positionV relativeFrom="paragraph">
                <wp:posOffset>-13970</wp:posOffset>
              </wp:positionV>
              <wp:extent cx="6932428" cy="0"/>
              <wp:effectExtent l="38100" t="38100" r="1905" b="57150"/>
              <wp:wrapNone/>
              <wp:docPr id="15" name="Straight Connector 15"/>
              <wp:cNvGraphicFramePr/>
              <a:graphic xmlns:a="http://schemas.openxmlformats.org/drawingml/2006/main">
                <a:graphicData uri="http://schemas.microsoft.com/office/word/2010/wordprocessingShape">
                  <wps:wsp>
                    <wps:cNvCnPr/>
                    <wps:spPr>
                      <a:xfrm>
                        <a:off x="0" y="0"/>
                        <a:ext cx="6932428" cy="0"/>
                      </a:xfrm>
                      <a:prstGeom prst="line">
                        <a:avLst/>
                      </a:prstGeom>
                      <a:ln>
                        <a:headEnd type="ova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w:pict>
            <v:line w14:anchorId="4D8723BF" id="Straight Connector 15"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5pt,-1.1pt" to="540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" strokecolor="#54575a [3209]" strokeweight=".5pt">
              <v:stroke startarrow="oval" joinstyle="miter"/>
            </v:line>
          </w:pict>
        </mc:Fallback>
      </mc:AlternateContent>
    </w:r>
    <w:r>
      <w:rPr>
        <w:b/>
        <w:i/>
        <w:sz w:val="16"/>
      </w:rPr>
      <w:t>Plexus Internal</w:t>
    </w:r>
  </w:p>
  <w:p w14:paraId="3DEBB0BE" w14:textId="77777777" w:rsidR="00BE400E" w:rsidRDefault="00BE400E" w:rsidP="00AA4115">
    <w:pPr>
      <w:pStyle w:val="NoSpacing"/>
      <w:rPr>
        <w:i/>
        <w:sz w:val="14"/>
      </w:rPr>
    </w:pPr>
    <w:r>
      <w:rPr>
        <w:i/>
        <w:sz w:val="14"/>
      </w:rPr>
      <w:t>This document is subject to a non-disclosure agreement in force between recipient and Plexus Corp.  If you are not the intended recipient of this document, please destroy and notify the sender.  The</w:t>
    </w:r>
    <w:r w:rsidRPr="00650C6D">
      <w:rPr>
        <w:i/>
        <w:sz w:val="14"/>
      </w:rPr>
      <w:t xml:space="preserve"> document is considered </w:t>
    </w:r>
    <w:r>
      <w:rPr>
        <w:i/>
        <w:sz w:val="14"/>
      </w:rPr>
      <w:t>uncontrolled</w:t>
    </w:r>
    <w:r w:rsidRPr="00650C6D">
      <w:rPr>
        <w:i/>
        <w:sz w:val="14"/>
      </w:rPr>
      <w:t xml:space="preserve"> when </w:t>
    </w:r>
    <w:r>
      <w:rPr>
        <w:i/>
        <w:sz w:val="14"/>
      </w:rPr>
      <w:t>existing in</w:t>
    </w:r>
    <w:r w:rsidRPr="00650C6D">
      <w:rPr>
        <w:i/>
        <w:sz w:val="14"/>
      </w:rPr>
      <w:t xml:space="preserve"> any printed form. </w:t>
    </w:r>
    <w:r>
      <w:rPr>
        <w:i/>
        <w:sz w:val="14"/>
      </w:rPr>
      <w:t xml:space="preserve"> Refer to the </w:t>
    </w:r>
    <w:r w:rsidRPr="00650C6D">
      <w:rPr>
        <w:i/>
        <w:sz w:val="14"/>
      </w:rPr>
      <w:t>Plexus</w:t>
    </w:r>
    <w:r>
      <w:rPr>
        <w:i/>
        <w:sz w:val="14"/>
      </w:rPr>
      <w:t>’</w:t>
    </w:r>
    <w:r w:rsidRPr="00650C6D">
      <w:rPr>
        <w:i/>
        <w:sz w:val="14"/>
      </w:rPr>
      <w:t xml:space="preserve"> </w:t>
    </w:r>
    <w:r>
      <w:rPr>
        <w:i/>
        <w:sz w:val="14"/>
      </w:rPr>
      <w:t>i</w:t>
    </w:r>
    <w:r w:rsidRPr="00650C6D">
      <w:rPr>
        <w:i/>
        <w:sz w:val="14"/>
      </w:rPr>
      <w:t xml:space="preserve">ntranet for the </w:t>
    </w:r>
    <w:r>
      <w:rPr>
        <w:i/>
        <w:sz w:val="14"/>
      </w:rPr>
      <w:t xml:space="preserve">most </w:t>
    </w:r>
    <w:r w:rsidRPr="00650C6D">
      <w:rPr>
        <w:i/>
        <w:sz w:val="14"/>
      </w:rPr>
      <w:t>current version</w:t>
    </w:r>
    <w:r>
      <w:rPr>
        <w:i/>
        <w:sz w:val="14"/>
      </w:rPr>
      <w:t>.  Unauthorized usage is strictly prohibited.</w:t>
    </w:r>
  </w:p>
  <w:p w14:paraId="328D99FF" w14:textId="7D598B19" w:rsidR="00BE400E" w:rsidRDefault="00BE400E" w:rsidP="00A978B1">
    <w:pPr>
      <w:pStyle w:val="NoSpacing"/>
      <w:jc w:val="center"/>
      <w:rPr>
        <w:i/>
        <w:sz w:val="14"/>
      </w:rPr>
    </w:pPr>
    <w:r>
      <w:rPr>
        <w:i/>
        <w:sz w:val="14"/>
      </w:rPr>
      <w:t>Template Revision: F.1</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EBB0B4" w14:textId="77777777" w:rsidR="00BE400E" w:rsidRDefault="00BE400E" w:rsidP="00DA53BE">
      <w:pPr>
        <w:spacing w:before="0" w:after="0" w:line="240" w:lineRule="auto"/>
      </w:pPr>
      <w:r>
        <w:separator/>
      </w:r>
    </w:p>
  </w:footnote>
  <w:footnote w:type="continuationSeparator" w:id="0">
    <w:p w14:paraId="3DEBB0B5" w14:textId="77777777" w:rsidR="00BE400E" w:rsidRDefault="00BE400E" w:rsidP="00DA53B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EBB0B8" w14:textId="77777777" w:rsidR="00BE400E" w:rsidRDefault="00BE400E" w:rsidP="00025E39">
    <w:pPr>
      <w:pStyle w:val="Header"/>
      <w:rPr>
        <w:b/>
        <w:noProof/>
      </w:rPr>
    </w:pPr>
    <w:r w:rsidRPr="00994BB9">
      <w:rPr>
        <w:i/>
        <w:noProof/>
        <w:sz w:val="14"/>
      </w:rPr>
      <mc:AlternateContent>
        <mc:Choice Requires="wpg">
          <w:drawing>
            <wp:anchor distT="0" distB="0" distL="114300" distR="114300" simplePos="0" relativeHeight="251659264" behindDoc="0" locked="0" layoutInCell="1" allowOverlap="1" wp14:anchorId="3DEBB0BF" wp14:editId="3DEBB0C0">
              <wp:simplePos x="0" y="0"/>
              <wp:positionH relativeFrom="column">
                <wp:posOffset>-914400</wp:posOffset>
              </wp:positionH>
              <wp:positionV relativeFrom="paragraph">
                <wp:posOffset>82388</wp:posOffset>
              </wp:positionV>
              <wp:extent cx="6336665" cy="293370"/>
              <wp:effectExtent l="0" t="0" r="6985" b="0"/>
              <wp:wrapNone/>
              <wp:docPr id="2" name="Group 9"/>
              <wp:cNvGraphicFramePr/>
              <a:graphic xmlns:a="http://schemas.openxmlformats.org/drawingml/2006/main">
                <a:graphicData uri="http://schemas.microsoft.com/office/word/2010/wordprocessingGroup">
                  <wpg:wgp>
                    <wpg:cNvGrpSpPr/>
                    <wpg:grpSpPr>
                      <a:xfrm>
                        <a:off x="0" y="0"/>
                        <a:ext cx="6336665" cy="293370"/>
                        <a:chOff x="5902655" y="-3"/>
                        <a:chExt cx="5742747" cy="293726"/>
                      </a:xfrm>
                    </wpg:grpSpPr>
                    <wps:wsp>
                      <wps:cNvPr id="3" name="Straight Connector 3"/>
                      <wps:cNvCnPr/>
                      <wps:spPr>
                        <a:xfrm>
                          <a:off x="5902655" y="-3"/>
                          <a:ext cx="4827274" cy="460"/>
                        </a:xfrm>
                        <a:prstGeom prst="line">
                          <a:avLst/>
                        </a:prstGeom>
                      </wps:spPr>
                      <wps:style>
                        <a:lnRef idx="1">
                          <a:schemeClr val="accent6"/>
                        </a:lnRef>
                        <a:fillRef idx="0">
                          <a:schemeClr val="accent6"/>
                        </a:fillRef>
                        <a:effectRef idx="0">
                          <a:schemeClr val="accent6"/>
                        </a:effectRef>
                        <a:fontRef idx="minor">
                          <a:schemeClr val="tx1"/>
                        </a:fontRef>
                      </wps:style>
                      <wps:bodyPr/>
                    </wps:wsp>
                    <wps:wsp>
                      <wps:cNvPr id="7" name="Straight Connector 7"/>
                      <wps:cNvCnPr/>
                      <wps:spPr>
                        <a:xfrm>
                          <a:off x="10730259" y="0"/>
                          <a:ext cx="215246" cy="266130"/>
                        </a:xfrm>
                        <a:prstGeom prst="line">
                          <a:avLst/>
                        </a:prstGeom>
                      </wps:spPr>
                      <wps:style>
                        <a:lnRef idx="1">
                          <a:schemeClr val="accent6"/>
                        </a:lnRef>
                        <a:fillRef idx="0">
                          <a:schemeClr val="accent6"/>
                        </a:fillRef>
                        <a:effectRef idx="0">
                          <a:schemeClr val="accent6"/>
                        </a:effectRef>
                        <a:fontRef idx="minor">
                          <a:schemeClr val="tx1"/>
                        </a:fontRef>
                      </wps:style>
                      <wps:bodyPr/>
                    </wps:wsp>
                    <wps:wsp>
                      <wps:cNvPr id="8" name="Straight Connector 8"/>
                      <wps:cNvCnPr/>
                      <wps:spPr>
                        <a:xfrm>
                          <a:off x="10938051" y="262615"/>
                          <a:ext cx="652113" cy="0"/>
                        </a:xfrm>
                        <a:prstGeom prst="line">
                          <a:avLst/>
                        </a:prstGeom>
                      </wps:spPr>
                      <wps:style>
                        <a:lnRef idx="1">
                          <a:schemeClr val="accent6"/>
                        </a:lnRef>
                        <a:fillRef idx="0">
                          <a:schemeClr val="accent6"/>
                        </a:fillRef>
                        <a:effectRef idx="0">
                          <a:schemeClr val="accent6"/>
                        </a:effectRef>
                        <a:fontRef idx="minor">
                          <a:schemeClr val="tx1"/>
                        </a:fontRef>
                      </wps:style>
                      <wps:bodyPr/>
                    </wps:wsp>
                    <wps:wsp>
                      <wps:cNvPr id="9" name="Oval 9"/>
                      <wps:cNvSpPr/>
                      <wps:spPr>
                        <a:xfrm>
                          <a:off x="11581394" y="229715"/>
                          <a:ext cx="64008" cy="64008"/>
                        </a:xfrm>
                        <a:prstGeom prst="ellipse">
                          <a:avLst/>
                        </a:prstGeom>
                        <a:ln>
                          <a:noFill/>
                        </a:ln>
                      </wps:spPr>
                      <wps:style>
                        <a:lnRef idx="2">
                          <a:schemeClr val="accent6">
                            <a:shade val="50000"/>
                          </a:schemeClr>
                        </a:lnRef>
                        <a:fillRef idx="1">
                          <a:schemeClr val="accent6"/>
                        </a:fillRef>
                        <a:effectRef idx="0">
                          <a:schemeClr val="accent6"/>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184CC937" id="Group 9" o:spid="_x0000_s1026" style="position:absolute;margin-left:-1in;margin-top:6.5pt;width:498.95pt;height:23.1pt;z-index:251659264;mso-width-relative:margin;mso-height-relative:margin" coordorigin="59026" coordsize="57427,2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">
              <v:line id="Straight Connector 3" o:spid="_x0000_s1027" style="position:absolute;visibility:visible;mso-wrap-style:square" from="59026,0" to="10729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QgpDL0AAADaAAAADwAAAGRycy9kb3ducmV2LnhtbERPy4rCMBTdC/5DuII7TUdBpGOUmYKg&#10;G8EHuL0016bY3JQm1erXG0FweTjvxaqzlbhR40vHCn7GCQji3OmSCwWn43o0B+EDssbKMSl4kIfV&#10;st9bYKrdnfd0O4RCxBD2KSowIdSplD43ZNGPXU0cuYtrLIYIm0LqBu8x3FZykiQzabHk2GCwpsxQ&#10;fj20Ns5oz3ZzzbKSTtvnLjeZuWD7r9Rw0P39ggjUha/4495oBVN4X4l+kMsX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PEIKQy9AAAA2gAAAA8AAAAAAAAAAAAAAAAAoQIA&#10;AGRycy9kb3ducmV2LnhtbFBLBQYAAAAABAAEAPkAAACLAwAAAAA=&#10;" strokecolor="#54575a [3209]" strokeweight=".5pt">
                <v:stroke joinstyle="miter"/>
              </v:line>
              <v:line id="Straight Connector 7" o:spid="_x0000_s1028" style="position:absolute;visibility:visible;mso-wrap-style:square" from="107302,0" to="109455,26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jMvD70AAADaAAAADwAAAGRycy9kb3ducmV2LnhtbERPy4rCMBTdC/5DuII7TceFSscoMwVB&#10;N4IPcHtprk2xuSlNqtWvN4Lg8nDei1VnK3GjxpeOFfyMExDEudMlFwpOx/VoDsIHZI2VY1LwIA+r&#10;Zb+3wFS7O+/pdgiFiCHsU1RgQqhTKX1uyKIfu5o4chfXWAwRNoXUDd5juK3kJEmm0mLJscFgTZmh&#10;/HpobZzRnu3mmmUlnbbPXW4yc8H2X6nhoPv7BRGoC1/xx73RCmbwvhL9IJcv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I4zLw+9AAAA2gAAAA8AAAAAAAAAAAAAAAAAoQIA&#10;AGRycy9kb3ducmV2LnhtbFBLBQYAAAAABAAEAPkAAACLAwAAAAA=&#10;" strokecolor="#54575a [3209]" strokeweight=".5pt">
                <v:stroke joinstyle="miter"/>
              </v:line>
              <v:line id="Straight Connector 8" o:spid="_x0000_s1029" style="position:absolute;visibility:visible;mso-wrap-style:square" from="109380,2626" to="115901,26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y7fb0AAADaAAAADwAAAGRycy9kb3ducmV2LnhtbERPTYvCMBC9L/gfwgh7W1M9LFKNogVB&#10;L8Kq4HVoxqbYTEqTavXX7xwW9vh438v14Bv1oC7WgQ1MJxko4jLYmisDl/Puaw4qJmSLTWAy8KII&#10;69XoY4m5DU/+occpVUpCOOZowKXU5lrH0pHHOAktsXC30HlMArtK2w6fEu4bPcuyb+2xZmlw2FLh&#10;qLyfei8z+qvf34uipsvhfSxd4W7Yb435HA+bBahEQ/oX/7n31oBslSviB736BQ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P+su329AAAA2gAAAA8AAAAAAAAAAAAAAAAAoQIA&#10;AGRycy9kb3ducmV2LnhtbFBLBQYAAAAABAAEAPkAAACLAwAAAAA=&#10;" strokecolor="#54575a [3209]" strokeweight=".5pt">
                <v:stroke joinstyle="miter"/>
              </v:line>
              <v:oval id="Oval 9" o:spid="_x0000_s1030" style="position:absolute;left:115813;top:2297;width:641;height:6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c5UcUA&#10;AADaAAAADwAAAGRycy9kb3ducmV2LnhtbESPQWsCMRSE70L/Q3iFXopmrbToapRSWij2IFVBvD02&#10;z83i5iXdRHf11zeFgsdhZr5hZovO1uJMTagcKxgOMhDEhdMVlwq2m4/+GESIyBprx6TgQgEW87ve&#10;DHPtWv6m8zqWIkE45KjAxOhzKUNhyGIYOE+cvINrLMYkm1LqBtsEt7V8yrIXabHitGDQ05uh4rg+&#10;WQWP0e/Njx6d/HJ4eL7u2u1XuXpX6uG+e52CiNTFW/i//akVTODvSroBcv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dzlRxQAAANoAAAAPAAAAAAAAAAAAAAAAAJgCAABkcnMv&#10;ZG93bnJldi54bWxQSwUGAAAAAAQABAD1AAAAigMAAAAA&#10;" fillcolor="#54575a [3209]" stroked="f" strokeweight="1pt">
                <v:stroke joinstyle="miter"/>
              </v:oval>
            </v:group>
          </w:pict>
        </mc:Fallback>
      </mc:AlternateContent>
    </w:r>
    <w:r>
      <w:tab/>
    </w:r>
  </w:p>
  <w:p w14:paraId="3DEBB0B9" w14:textId="77777777" w:rsidR="00BE400E" w:rsidRPr="00D7152C" w:rsidRDefault="00BE400E" w:rsidP="00984B82">
    <w:pPr>
      <w:pStyle w:val="Header"/>
      <w:rPr>
        <w:b/>
        <w:sz w:val="21"/>
        <w:szCs w:val="21"/>
      </w:rPr>
    </w:pPr>
    <w:r>
      <w:rPr>
        <w:b/>
        <w:noProof/>
        <w:szCs w:val="21"/>
      </w:rPr>
      <w:t>ITW3008 SQL Naming &amp; Development Standards</w:t>
    </w:r>
    <w:r w:rsidRPr="00D7152C">
      <w:rPr>
        <w:b/>
        <w:noProof/>
        <w:sz w:val="21"/>
        <w:szCs w:val="21"/>
      </w:rPr>
      <w:tab/>
    </w:r>
    <w:r w:rsidRPr="00D7152C">
      <w:rPr>
        <w:b/>
        <w:noProof/>
        <w:sz w:val="21"/>
        <w:szCs w:val="21"/>
      </w:rPr>
      <w:tab/>
    </w:r>
    <w:r w:rsidRPr="00D7152C">
      <w:rPr>
        <w:b/>
        <w:noProof/>
        <w:sz w:val="21"/>
        <w:szCs w:val="21"/>
      </w:rPr>
      <w:drawing>
        <wp:anchor distT="0" distB="0" distL="114300" distR="114300" simplePos="0" relativeHeight="251662336" behindDoc="0" locked="0" layoutInCell="1" allowOverlap="1" wp14:anchorId="3DEBB0C1" wp14:editId="3DEBB0C2">
          <wp:simplePos x="0" y="0"/>
          <wp:positionH relativeFrom="column">
            <wp:posOffset>5619750</wp:posOffset>
          </wp:positionH>
          <wp:positionV relativeFrom="paragraph">
            <wp:posOffset>-63500</wp:posOffset>
          </wp:positionV>
          <wp:extent cx="329184" cy="329184"/>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exus Bug Logo_2017.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29184" cy="329184"/>
                  </a:xfrm>
                  <a:prstGeom prst="rect">
                    <a:avLst/>
                  </a:prstGeom>
                </pic:spPr>
              </pic:pic>
            </a:graphicData>
          </a:graphic>
          <wp14:sizeRelH relativeFrom="margin">
            <wp14:pctWidth>0</wp14:pctWidth>
          </wp14:sizeRelH>
          <wp14:sizeRelV relativeFrom="margin">
            <wp14:pctHeight>0</wp14:pctHeight>
          </wp14:sizeRelV>
        </wp:anchor>
      </w:drawing>
    </w:r>
  </w:p>
  <w:sdt>
    <w:sdtPr>
      <w:rPr>
        <w:b/>
        <w:sz w:val="21"/>
        <w:szCs w:val="21"/>
      </w:rPr>
      <w:alias w:val="Author"/>
      <w:tag w:val=""/>
      <w:id w:val="596916342"/>
      <w:placeholder>
        <w:docPart w:val="F636F6F54BD34A8D84876A0217FDB494"/>
      </w:placeholder>
      <w:dataBinding w:prefixMappings="xmlns:ns0='http://purl.org/dc/elements/1.1/' xmlns:ns1='http://schemas.openxmlformats.org/package/2006/metadata/core-properties' " w:xpath="/ns1:coreProperties[1]/ns0:creator[1]" w:storeItemID="{6C3C8BC8-F283-45AE-878A-BAB7291924A1}"/>
      <w:text/>
    </w:sdtPr>
    <w:sdtContent>
      <w:p w14:paraId="3DEBB0BA" w14:textId="77777777" w:rsidR="00BE400E" w:rsidRPr="00AA4115" w:rsidRDefault="00BE400E" w:rsidP="00AA4115">
        <w:pPr>
          <w:pStyle w:val="NoSpacing"/>
          <w:rPr>
            <w:b/>
            <w:sz w:val="21"/>
            <w:szCs w:val="21"/>
          </w:rPr>
        </w:pPr>
        <w:r>
          <w:rPr>
            <w:b/>
            <w:sz w:val="21"/>
            <w:szCs w:val="21"/>
          </w:rPr>
          <w:t>IT Work Instruction</w:t>
        </w:r>
      </w:p>
    </w:sdtContent>
  </w:sdt>
  <w:p w14:paraId="3DEBB0BB" w14:textId="0DE12C83" w:rsidR="00BE400E" w:rsidRPr="00AA4115" w:rsidRDefault="00BE400E" w:rsidP="00AA4115">
    <w:pPr>
      <w:pStyle w:val="NoSpacing"/>
      <w:rPr>
        <w:sz w:val="21"/>
        <w:szCs w:val="21"/>
      </w:rPr>
    </w:pPr>
    <w:r w:rsidRPr="00AA4115">
      <w:rPr>
        <w:b/>
        <w:sz w:val="21"/>
        <w:szCs w:val="21"/>
      </w:rPr>
      <w:t xml:space="preserve">Document number:  </w:t>
    </w:r>
    <w:r>
      <w:rPr>
        <w:b/>
        <w:sz w:val="21"/>
        <w:szCs w:val="21"/>
      </w:rPr>
      <w:t>12915</w:t>
    </w:r>
    <w:r w:rsidRPr="00AA4115">
      <w:rPr>
        <w:b/>
        <w:sz w:val="21"/>
        <w:szCs w:val="21"/>
      </w:rPr>
      <w:tab/>
    </w:r>
    <w:r w:rsidRPr="00AA4115">
      <w:rPr>
        <w:b/>
        <w:sz w:val="21"/>
        <w:szCs w:val="21"/>
      </w:rPr>
      <w:tab/>
    </w:r>
    <w:r w:rsidRPr="00AA4115">
      <w:rPr>
        <w:b/>
        <w:sz w:val="21"/>
        <w:szCs w:val="21"/>
      </w:rPr>
      <w:tab/>
      <w:t xml:space="preserve">Rev Letter:  </w:t>
    </w:r>
    <w:r>
      <w:rPr>
        <w:b/>
        <w:sz w:val="21"/>
        <w:szCs w:val="21"/>
      </w:rPr>
      <w:t>A.2</w:t>
    </w:r>
    <w:r w:rsidRPr="00AA4115">
      <w:rPr>
        <w:sz w:val="21"/>
        <w:szCs w:val="21"/>
      </w:rPr>
      <w:tab/>
    </w:r>
    <w:r w:rsidRPr="00AA4115">
      <w:rPr>
        <w:b/>
        <w:sz w:val="21"/>
        <w:szCs w:val="21"/>
      </w:rPr>
      <w:tab/>
    </w:r>
    <w:r w:rsidRPr="00AA4115">
      <w:rPr>
        <w:b/>
        <w:sz w:val="21"/>
        <w:szCs w:val="21"/>
      </w:rPr>
      <w:tab/>
      <w:t xml:space="preserve">  Page </w:t>
    </w:r>
    <w:r w:rsidRPr="00AA4115">
      <w:rPr>
        <w:sz w:val="21"/>
        <w:szCs w:val="21"/>
      </w:rPr>
      <w:fldChar w:fldCharType="begin"/>
    </w:r>
    <w:r w:rsidRPr="00AA4115">
      <w:rPr>
        <w:sz w:val="21"/>
        <w:szCs w:val="21"/>
      </w:rPr>
      <w:instrText xml:space="preserve"> PAGE </w:instrText>
    </w:r>
    <w:r w:rsidRPr="00AA4115">
      <w:rPr>
        <w:sz w:val="21"/>
        <w:szCs w:val="21"/>
      </w:rPr>
      <w:fldChar w:fldCharType="separate"/>
    </w:r>
    <w:r w:rsidR="00B24670">
      <w:rPr>
        <w:noProof/>
        <w:sz w:val="21"/>
        <w:szCs w:val="21"/>
      </w:rPr>
      <w:t>49</w:t>
    </w:r>
    <w:r w:rsidRPr="00AA4115">
      <w:rPr>
        <w:sz w:val="21"/>
        <w:szCs w:val="21"/>
      </w:rPr>
      <w:fldChar w:fldCharType="end"/>
    </w:r>
    <w:r w:rsidRPr="00AA4115">
      <w:rPr>
        <w:sz w:val="21"/>
        <w:szCs w:val="21"/>
      </w:rPr>
      <w:t xml:space="preserve"> of </w:t>
    </w:r>
    <w:r w:rsidRPr="00AA4115">
      <w:rPr>
        <w:noProof/>
        <w:sz w:val="21"/>
        <w:szCs w:val="21"/>
      </w:rPr>
      <w:fldChar w:fldCharType="begin"/>
    </w:r>
    <w:r w:rsidRPr="00AA4115">
      <w:rPr>
        <w:noProof/>
        <w:sz w:val="21"/>
        <w:szCs w:val="21"/>
      </w:rPr>
      <w:instrText xml:space="preserve"> NUMPAGES </w:instrText>
    </w:r>
    <w:r w:rsidRPr="00AA4115">
      <w:rPr>
        <w:noProof/>
        <w:sz w:val="21"/>
        <w:szCs w:val="21"/>
      </w:rPr>
      <w:fldChar w:fldCharType="separate"/>
    </w:r>
    <w:r w:rsidR="00B24670">
      <w:rPr>
        <w:noProof/>
        <w:sz w:val="21"/>
        <w:szCs w:val="21"/>
      </w:rPr>
      <w:t>49</w:t>
    </w:r>
    <w:r w:rsidRPr="00AA4115">
      <w:rPr>
        <w:noProof/>
        <w:sz w:val="21"/>
        <w:szCs w:val="21"/>
      </w:rPr>
      <w:fldChar w:fldCharType="end"/>
    </w:r>
  </w:p>
  <w:p w14:paraId="3DEBB0BC" w14:textId="77777777" w:rsidR="00BE400E" w:rsidRPr="0025112C" w:rsidRDefault="00BE400E" w:rsidP="00AA4115">
    <w:pPr>
      <w:pStyle w:val="Header"/>
      <w:rPr>
        <w:sz w:val="1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84D27"/>
    <w:multiLevelType w:val="hybridMultilevel"/>
    <w:tmpl w:val="317CE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9A01FF"/>
    <w:multiLevelType w:val="hybridMultilevel"/>
    <w:tmpl w:val="74207A9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 w15:restartNumberingAfterBreak="0">
    <w:nsid w:val="03DF240A"/>
    <w:multiLevelType w:val="hybridMultilevel"/>
    <w:tmpl w:val="B9768FF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F62606"/>
    <w:multiLevelType w:val="hybridMultilevel"/>
    <w:tmpl w:val="D8C231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525420"/>
    <w:multiLevelType w:val="hybridMultilevel"/>
    <w:tmpl w:val="2848BD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B270A8"/>
    <w:multiLevelType w:val="hybridMultilevel"/>
    <w:tmpl w:val="6AC81A7C"/>
    <w:lvl w:ilvl="0" w:tplc="033A1256">
      <w:numFmt w:val="bullet"/>
      <w:lvlText w:val="•"/>
      <w:lvlJc w:val="left"/>
      <w:pPr>
        <w:ind w:left="720" w:hanging="360"/>
      </w:pPr>
      <w:rPr>
        <w:rFonts w:ascii="Calibri" w:eastAsia="Calibri" w:hAnsi="Calibri"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0D4574"/>
    <w:multiLevelType w:val="hybridMultilevel"/>
    <w:tmpl w:val="4F504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6D3C5D"/>
    <w:multiLevelType w:val="hybridMultilevel"/>
    <w:tmpl w:val="D884B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975BEA"/>
    <w:multiLevelType w:val="hybridMultilevel"/>
    <w:tmpl w:val="EF9AACAE"/>
    <w:lvl w:ilvl="0" w:tplc="033A1256">
      <w:numFmt w:val="bullet"/>
      <w:lvlText w:val="•"/>
      <w:lvlJc w:val="left"/>
      <w:pPr>
        <w:ind w:left="720" w:hanging="360"/>
      </w:pPr>
      <w:rPr>
        <w:rFonts w:ascii="Calibri" w:eastAsia="Calibri" w:hAnsi="Calibri"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FB79AB"/>
    <w:multiLevelType w:val="hybridMultilevel"/>
    <w:tmpl w:val="C85A9A3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1C331886"/>
    <w:multiLevelType w:val="hybridMultilevel"/>
    <w:tmpl w:val="E1703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0200AE"/>
    <w:multiLevelType w:val="hybridMultilevel"/>
    <w:tmpl w:val="D4762B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D35847"/>
    <w:multiLevelType w:val="hybridMultilevel"/>
    <w:tmpl w:val="BF48E7F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DED43D2"/>
    <w:multiLevelType w:val="hybridMultilevel"/>
    <w:tmpl w:val="1A7E9A7C"/>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4" w15:restartNumberingAfterBreak="0">
    <w:nsid w:val="208F34DF"/>
    <w:multiLevelType w:val="hybridMultilevel"/>
    <w:tmpl w:val="1FAC5B7A"/>
    <w:lvl w:ilvl="0" w:tplc="033A1256">
      <w:numFmt w:val="bullet"/>
      <w:lvlText w:val="•"/>
      <w:lvlJc w:val="left"/>
      <w:pPr>
        <w:ind w:left="1080" w:hanging="360"/>
      </w:pPr>
      <w:rPr>
        <w:rFonts w:ascii="Calibri" w:eastAsia="Calibri" w:hAnsi="Calibri" w:cs="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0BB5BD2"/>
    <w:multiLevelType w:val="hybridMultilevel"/>
    <w:tmpl w:val="BBD677A0"/>
    <w:lvl w:ilvl="0" w:tplc="033A1256">
      <w:numFmt w:val="bullet"/>
      <w:lvlText w:val="•"/>
      <w:lvlJc w:val="left"/>
      <w:pPr>
        <w:ind w:left="720" w:hanging="360"/>
      </w:pPr>
      <w:rPr>
        <w:rFonts w:ascii="Calibri" w:eastAsia="Calibri" w:hAnsi="Calibri"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B81F6B"/>
    <w:multiLevelType w:val="hybridMultilevel"/>
    <w:tmpl w:val="0C86E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53073E"/>
    <w:multiLevelType w:val="hybridMultilevel"/>
    <w:tmpl w:val="EE62C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912054"/>
    <w:multiLevelType w:val="hybridMultilevel"/>
    <w:tmpl w:val="EC867BE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6B5151"/>
    <w:multiLevelType w:val="hybridMultilevel"/>
    <w:tmpl w:val="0F06D308"/>
    <w:lvl w:ilvl="0" w:tplc="EBD046AE">
      <w:numFmt w:val="bullet"/>
      <w:lvlText w:val="•"/>
      <w:lvlJc w:val="left"/>
      <w:pPr>
        <w:ind w:left="1080" w:hanging="360"/>
      </w:pPr>
      <w:rPr>
        <w:rFonts w:ascii="Calibri" w:eastAsia="Calibri" w:hAnsi="Calibri" w:cs="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C9515B6"/>
    <w:multiLevelType w:val="hybridMultilevel"/>
    <w:tmpl w:val="1966B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F705F9"/>
    <w:multiLevelType w:val="hybridMultilevel"/>
    <w:tmpl w:val="C074C8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F712E5E"/>
    <w:multiLevelType w:val="hybridMultilevel"/>
    <w:tmpl w:val="02BC3470"/>
    <w:lvl w:ilvl="0" w:tplc="EBD046AE">
      <w:numFmt w:val="bullet"/>
      <w:lvlText w:val="•"/>
      <w:lvlJc w:val="left"/>
      <w:pPr>
        <w:ind w:left="828" w:hanging="360"/>
      </w:pPr>
      <w:rPr>
        <w:rFonts w:ascii="Calibri" w:eastAsia="Calibri" w:hAnsi="Calibri" w:cs="Symbol" w:hint="default"/>
      </w:rPr>
    </w:lvl>
    <w:lvl w:ilvl="1" w:tplc="04090003">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23" w15:restartNumberingAfterBreak="0">
    <w:nsid w:val="335D2F17"/>
    <w:multiLevelType w:val="hybridMultilevel"/>
    <w:tmpl w:val="6F70B834"/>
    <w:lvl w:ilvl="0" w:tplc="033A1256">
      <w:numFmt w:val="bullet"/>
      <w:lvlText w:val="•"/>
      <w:lvlJc w:val="left"/>
      <w:pPr>
        <w:ind w:left="936" w:hanging="360"/>
      </w:pPr>
      <w:rPr>
        <w:rFonts w:ascii="Calibri" w:eastAsia="Calibri" w:hAnsi="Calibri" w:cs="Symbol" w:hint="default"/>
      </w:rPr>
    </w:lvl>
    <w:lvl w:ilvl="1" w:tplc="04090003">
      <w:start w:val="1"/>
      <w:numFmt w:val="bullet"/>
      <w:lvlText w:val="o"/>
      <w:lvlJc w:val="left"/>
      <w:pPr>
        <w:ind w:left="1656" w:hanging="360"/>
      </w:pPr>
      <w:rPr>
        <w:rFonts w:ascii="Courier New" w:hAnsi="Courier New" w:cs="Courier New" w:hint="default"/>
      </w:rPr>
    </w:lvl>
    <w:lvl w:ilvl="2" w:tplc="04090005">
      <w:start w:val="1"/>
      <w:numFmt w:val="bullet"/>
      <w:lvlText w:val=""/>
      <w:lvlJc w:val="left"/>
      <w:pPr>
        <w:ind w:left="2376" w:hanging="360"/>
      </w:pPr>
      <w:rPr>
        <w:rFonts w:ascii="Wingdings" w:hAnsi="Wingdings" w:hint="default"/>
      </w:rPr>
    </w:lvl>
    <w:lvl w:ilvl="3" w:tplc="04090001">
      <w:start w:val="1"/>
      <w:numFmt w:val="bullet"/>
      <w:lvlText w:val=""/>
      <w:lvlJc w:val="left"/>
      <w:pPr>
        <w:ind w:left="3096" w:hanging="360"/>
      </w:pPr>
      <w:rPr>
        <w:rFonts w:ascii="Symbol" w:hAnsi="Symbol" w:hint="default"/>
      </w:rPr>
    </w:lvl>
    <w:lvl w:ilvl="4" w:tplc="04090003">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24" w15:restartNumberingAfterBreak="0">
    <w:nsid w:val="351B12FC"/>
    <w:multiLevelType w:val="hybridMultilevel"/>
    <w:tmpl w:val="E62E01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A8026E"/>
    <w:multiLevelType w:val="hybridMultilevel"/>
    <w:tmpl w:val="CA4C7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73D577A"/>
    <w:multiLevelType w:val="hybridMultilevel"/>
    <w:tmpl w:val="5C549CC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95523ED"/>
    <w:multiLevelType w:val="hybridMultilevel"/>
    <w:tmpl w:val="09F8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A8F3801"/>
    <w:multiLevelType w:val="hybridMultilevel"/>
    <w:tmpl w:val="79E01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AB60F11"/>
    <w:multiLevelType w:val="hybridMultilevel"/>
    <w:tmpl w:val="5DFE6A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B207CB9"/>
    <w:multiLevelType w:val="hybridMultilevel"/>
    <w:tmpl w:val="011CE1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DCF7720"/>
    <w:multiLevelType w:val="hybridMultilevel"/>
    <w:tmpl w:val="E49A71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E3076F"/>
    <w:multiLevelType w:val="hybridMultilevel"/>
    <w:tmpl w:val="DB783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1157615"/>
    <w:multiLevelType w:val="hybridMultilevel"/>
    <w:tmpl w:val="C1F6B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3236250"/>
    <w:multiLevelType w:val="multilevel"/>
    <w:tmpl w:val="438A7680"/>
    <w:styleLink w:val="PlexusBulletList"/>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o"/>
      <w:lvlJc w:val="left"/>
      <w:pPr>
        <w:ind w:left="2160" w:hanging="360"/>
      </w:pPr>
      <w:rPr>
        <w:rFonts w:ascii="Courier New" w:hAnsi="Courier New"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Symbol" w:hAnsi="Symbol" w:hint="default"/>
      </w:rPr>
    </w:lvl>
    <w:lvl w:ilvl="7">
      <w:start w:val="1"/>
      <w:numFmt w:val="bullet"/>
      <w:lvlText w:val="o"/>
      <w:lvlJc w:val="left"/>
      <w:pPr>
        <w:ind w:left="3240" w:hanging="360"/>
      </w:pPr>
      <w:rPr>
        <w:rFonts w:ascii="Courier New" w:hAnsi="Courier New" w:hint="default"/>
      </w:rPr>
    </w:lvl>
    <w:lvl w:ilvl="8">
      <w:start w:val="1"/>
      <w:numFmt w:val="bullet"/>
      <w:lvlText w:val=""/>
      <w:lvlJc w:val="left"/>
      <w:pPr>
        <w:ind w:left="3600" w:hanging="360"/>
      </w:pPr>
      <w:rPr>
        <w:rFonts w:ascii="Wingdings" w:hAnsi="Wingdings" w:hint="default"/>
      </w:rPr>
    </w:lvl>
  </w:abstractNum>
  <w:abstractNum w:abstractNumId="35" w15:restartNumberingAfterBreak="0">
    <w:nsid w:val="4783318F"/>
    <w:multiLevelType w:val="hybridMultilevel"/>
    <w:tmpl w:val="162E44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7DC0EE4"/>
    <w:multiLevelType w:val="hybridMultilevel"/>
    <w:tmpl w:val="10864888"/>
    <w:lvl w:ilvl="0" w:tplc="033A1256">
      <w:numFmt w:val="bullet"/>
      <w:lvlText w:val="•"/>
      <w:lvlJc w:val="left"/>
      <w:pPr>
        <w:ind w:left="720" w:hanging="360"/>
      </w:pPr>
      <w:rPr>
        <w:rFonts w:ascii="Calibri" w:eastAsia="Calibri" w:hAnsi="Calibri"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CA5235B"/>
    <w:multiLevelType w:val="multilevel"/>
    <w:tmpl w:val="872AF7BE"/>
    <w:styleLink w:val="PlexusNumberedList"/>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8" w15:restartNumberingAfterBreak="0">
    <w:nsid w:val="4CCF7931"/>
    <w:multiLevelType w:val="hybridMultilevel"/>
    <w:tmpl w:val="476200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F6F250E"/>
    <w:multiLevelType w:val="hybridMultilevel"/>
    <w:tmpl w:val="7696B282"/>
    <w:lvl w:ilvl="0" w:tplc="033A1256">
      <w:numFmt w:val="bullet"/>
      <w:lvlText w:val="•"/>
      <w:lvlJc w:val="left"/>
      <w:pPr>
        <w:ind w:left="720" w:hanging="360"/>
      </w:pPr>
      <w:rPr>
        <w:rFonts w:ascii="Calibri" w:eastAsia="Calibri" w:hAnsi="Calibri"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11D1ABF"/>
    <w:multiLevelType w:val="multilevel"/>
    <w:tmpl w:val="8938D4EA"/>
    <w:lvl w:ilvl="0">
      <w:start w:val="1"/>
      <w:numFmt w:val="upperLetter"/>
      <w:pStyle w:val="Appendix1"/>
      <w:lvlText w:val="Appendix %1"/>
      <w:lvlJc w:val="left"/>
      <w:pPr>
        <w:ind w:left="1800" w:hanging="1800"/>
      </w:pPr>
      <w:rPr>
        <w:rFonts w:asciiTheme="majorHAnsi" w:hAnsiTheme="majorHAnsi" w:hint="default"/>
        <w:b w:val="0"/>
        <w:i w:val="0"/>
        <w:caps/>
        <w:strike w:val="0"/>
        <w:dstrike w:val="0"/>
        <w:vanish w:val="0"/>
        <w:color w:val="FFFFFF" w:themeColor="background1"/>
        <w:spacing w:val="15"/>
        <w:w w:val="100"/>
        <w:kern w:val="0"/>
        <w:position w:val="0"/>
        <w:sz w:val="24"/>
        <w:vertAlign w:val="baseline"/>
        <w14:ligatures w14:val="none"/>
        <w14:numForm w14:val="default"/>
        <w14:numSpacing w14:val="default"/>
        <w14:stylisticSets/>
        <w14:cntxtAlts w14:val="0"/>
      </w:rPr>
    </w:lvl>
    <w:lvl w:ilvl="1">
      <w:start w:val="1"/>
      <w:numFmt w:val="decimal"/>
      <w:pStyle w:val="Appendix2"/>
      <w:lvlText w:val="%1.%2"/>
      <w:lvlJc w:val="left"/>
      <w:pPr>
        <w:ind w:left="806" w:hanging="806"/>
      </w:pPr>
      <w:rPr>
        <w:rFonts w:hint="default"/>
      </w:rPr>
    </w:lvl>
    <w:lvl w:ilvl="2">
      <w:start w:val="1"/>
      <w:numFmt w:val="decimal"/>
      <w:pStyle w:val="Appendix3"/>
      <w:lvlText w:val="%1.%2.%3"/>
      <w:lvlJc w:val="left"/>
      <w:pPr>
        <w:ind w:left="1267" w:hanging="1267"/>
      </w:pPr>
      <w:rPr>
        <w:rFonts w:hint="default"/>
      </w:rPr>
    </w:lvl>
    <w:lvl w:ilvl="3">
      <w:start w:val="1"/>
      <w:numFmt w:val="decimal"/>
      <w:pStyle w:val="Appendix4"/>
      <w:lvlText w:val="%1.%2.%3.%4"/>
      <w:lvlJc w:val="left"/>
      <w:pPr>
        <w:ind w:left="1627" w:hanging="1627"/>
      </w:pPr>
      <w:rPr>
        <w:rFonts w:hint="default"/>
      </w:rPr>
    </w:lvl>
    <w:lvl w:ilvl="4">
      <w:start w:val="1"/>
      <w:numFmt w:val="decimal"/>
      <w:pStyle w:val="Appendix5"/>
      <w:lvlText w:val="%1.%2.%3.%4.%5"/>
      <w:lvlJc w:val="left"/>
      <w:pPr>
        <w:ind w:left="1987" w:hanging="1987"/>
      </w:pPr>
      <w:rPr>
        <w:rFonts w:hint="default"/>
      </w:rPr>
    </w:lvl>
    <w:lvl w:ilvl="5">
      <w:start w:val="1"/>
      <w:numFmt w:val="decimal"/>
      <w:pStyle w:val="Appendix6"/>
      <w:lvlText w:val="%1.%2.%3.%4.%5.%6"/>
      <w:lvlJc w:val="left"/>
      <w:pPr>
        <w:ind w:left="2160" w:hanging="2160"/>
      </w:pPr>
      <w:rPr>
        <w:rFonts w:hint="default"/>
      </w:rPr>
    </w:lvl>
    <w:lvl w:ilvl="6">
      <w:start w:val="1"/>
      <w:numFmt w:val="decimal"/>
      <w:pStyle w:val="Appendix7"/>
      <w:lvlText w:val="%1.%2.%3.%4.%5.%6.%7"/>
      <w:lvlJc w:val="left"/>
      <w:pPr>
        <w:ind w:left="2520" w:hanging="2520"/>
      </w:pPr>
      <w:rPr>
        <w:rFonts w:hint="default"/>
      </w:rPr>
    </w:lvl>
    <w:lvl w:ilvl="7">
      <w:start w:val="1"/>
      <w:numFmt w:val="decimal"/>
      <w:pStyle w:val="Appendix8"/>
      <w:lvlText w:val="%1.%2.%3.%4.%5.%6.%7.%8"/>
      <w:lvlJc w:val="left"/>
      <w:pPr>
        <w:ind w:left="2606" w:hanging="2606"/>
      </w:pPr>
      <w:rPr>
        <w:rFonts w:hint="default"/>
      </w:rPr>
    </w:lvl>
    <w:lvl w:ilvl="8">
      <w:start w:val="1"/>
      <w:numFmt w:val="decimal"/>
      <w:pStyle w:val="Appendix9"/>
      <w:lvlText w:val="%1.%2.%3.%4.%5.%6.%7.%8.%9"/>
      <w:lvlJc w:val="left"/>
      <w:pPr>
        <w:ind w:left="2880" w:hanging="2880"/>
      </w:pPr>
      <w:rPr>
        <w:rFonts w:hint="default"/>
      </w:rPr>
    </w:lvl>
  </w:abstractNum>
  <w:abstractNum w:abstractNumId="41" w15:restartNumberingAfterBreak="0">
    <w:nsid w:val="51E0468F"/>
    <w:multiLevelType w:val="hybridMultilevel"/>
    <w:tmpl w:val="5E8EDE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527F0F65"/>
    <w:multiLevelType w:val="hybridMultilevel"/>
    <w:tmpl w:val="4CBC28EE"/>
    <w:lvl w:ilvl="0" w:tplc="033A1256">
      <w:numFmt w:val="bullet"/>
      <w:lvlText w:val="•"/>
      <w:lvlJc w:val="left"/>
      <w:pPr>
        <w:ind w:left="720" w:hanging="360"/>
      </w:pPr>
      <w:rPr>
        <w:rFonts w:ascii="Calibri" w:eastAsia="Calibri" w:hAnsi="Calibri"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36F0F2C"/>
    <w:multiLevelType w:val="hybridMultilevel"/>
    <w:tmpl w:val="DEBC525A"/>
    <w:lvl w:ilvl="0" w:tplc="73226508">
      <w:start w:val="1"/>
      <w:numFmt w:val="bullet"/>
      <w:pStyle w:val="TableBullet"/>
      <w:lvlText w:val=""/>
      <w:lvlJc w:val="left"/>
      <w:pPr>
        <w:ind w:left="720" w:hanging="360"/>
      </w:pPr>
      <w:rPr>
        <w:rFonts w:ascii="Symbol" w:hAnsi="Symbol" w:hint="default"/>
      </w:rPr>
    </w:lvl>
    <w:lvl w:ilvl="1" w:tplc="79BA386A">
      <w:start w:val="1"/>
      <w:numFmt w:val="bullet"/>
      <w:lvlText w:val="o"/>
      <w:lvlJc w:val="left"/>
      <w:pPr>
        <w:ind w:left="1440" w:hanging="360"/>
      </w:pPr>
      <w:rPr>
        <w:rFonts w:ascii="Courier New" w:hAnsi="Courier New" w:cs="Courier New" w:hint="default"/>
      </w:rPr>
    </w:lvl>
    <w:lvl w:ilvl="2" w:tplc="B8A89476" w:tentative="1">
      <w:start w:val="1"/>
      <w:numFmt w:val="bullet"/>
      <w:lvlText w:val=""/>
      <w:lvlJc w:val="left"/>
      <w:pPr>
        <w:ind w:left="2160" w:hanging="360"/>
      </w:pPr>
      <w:rPr>
        <w:rFonts w:ascii="Wingdings" w:hAnsi="Wingdings" w:hint="default"/>
      </w:rPr>
    </w:lvl>
    <w:lvl w:ilvl="3" w:tplc="1A1626F0" w:tentative="1">
      <w:start w:val="1"/>
      <w:numFmt w:val="bullet"/>
      <w:lvlText w:val=""/>
      <w:lvlJc w:val="left"/>
      <w:pPr>
        <w:ind w:left="2880" w:hanging="360"/>
      </w:pPr>
      <w:rPr>
        <w:rFonts w:ascii="Symbol" w:hAnsi="Symbol" w:hint="default"/>
      </w:rPr>
    </w:lvl>
    <w:lvl w:ilvl="4" w:tplc="242CF860" w:tentative="1">
      <w:start w:val="1"/>
      <w:numFmt w:val="bullet"/>
      <w:lvlText w:val="o"/>
      <w:lvlJc w:val="left"/>
      <w:pPr>
        <w:ind w:left="3600" w:hanging="360"/>
      </w:pPr>
      <w:rPr>
        <w:rFonts w:ascii="Courier New" w:hAnsi="Courier New" w:cs="Courier New" w:hint="default"/>
      </w:rPr>
    </w:lvl>
    <w:lvl w:ilvl="5" w:tplc="225A5396" w:tentative="1">
      <w:start w:val="1"/>
      <w:numFmt w:val="bullet"/>
      <w:lvlText w:val=""/>
      <w:lvlJc w:val="left"/>
      <w:pPr>
        <w:ind w:left="4320" w:hanging="360"/>
      </w:pPr>
      <w:rPr>
        <w:rFonts w:ascii="Wingdings" w:hAnsi="Wingdings" w:hint="default"/>
      </w:rPr>
    </w:lvl>
    <w:lvl w:ilvl="6" w:tplc="07AC8A7A" w:tentative="1">
      <w:start w:val="1"/>
      <w:numFmt w:val="bullet"/>
      <w:lvlText w:val=""/>
      <w:lvlJc w:val="left"/>
      <w:pPr>
        <w:ind w:left="5040" w:hanging="360"/>
      </w:pPr>
      <w:rPr>
        <w:rFonts w:ascii="Symbol" w:hAnsi="Symbol" w:hint="default"/>
      </w:rPr>
    </w:lvl>
    <w:lvl w:ilvl="7" w:tplc="F8742468" w:tentative="1">
      <w:start w:val="1"/>
      <w:numFmt w:val="bullet"/>
      <w:lvlText w:val="o"/>
      <w:lvlJc w:val="left"/>
      <w:pPr>
        <w:ind w:left="5760" w:hanging="360"/>
      </w:pPr>
      <w:rPr>
        <w:rFonts w:ascii="Courier New" w:hAnsi="Courier New" w:cs="Courier New" w:hint="default"/>
      </w:rPr>
    </w:lvl>
    <w:lvl w:ilvl="8" w:tplc="0EA2DEAC" w:tentative="1">
      <w:start w:val="1"/>
      <w:numFmt w:val="bullet"/>
      <w:lvlText w:val=""/>
      <w:lvlJc w:val="left"/>
      <w:pPr>
        <w:ind w:left="6480" w:hanging="360"/>
      </w:pPr>
      <w:rPr>
        <w:rFonts w:ascii="Wingdings" w:hAnsi="Wingdings" w:hint="default"/>
      </w:rPr>
    </w:lvl>
  </w:abstractNum>
  <w:abstractNum w:abstractNumId="44" w15:restartNumberingAfterBreak="0">
    <w:nsid w:val="54783430"/>
    <w:multiLevelType w:val="hybridMultilevel"/>
    <w:tmpl w:val="A5762F4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45" w15:restartNumberingAfterBreak="0">
    <w:nsid w:val="54E22EB1"/>
    <w:multiLevelType w:val="hybridMultilevel"/>
    <w:tmpl w:val="0E183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5014F21"/>
    <w:multiLevelType w:val="hybridMultilevel"/>
    <w:tmpl w:val="E5F2F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57E1C31"/>
    <w:multiLevelType w:val="hybridMultilevel"/>
    <w:tmpl w:val="6E54F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8E91C3A"/>
    <w:multiLevelType w:val="hybridMultilevel"/>
    <w:tmpl w:val="07B06A6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8EB7452"/>
    <w:multiLevelType w:val="hybridMultilevel"/>
    <w:tmpl w:val="8E34E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E826C33"/>
    <w:multiLevelType w:val="hybridMultilevel"/>
    <w:tmpl w:val="65CE2E84"/>
    <w:lvl w:ilvl="0" w:tplc="EBD046AE">
      <w:numFmt w:val="bullet"/>
      <w:lvlText w:val="•"/>
      <w:lvlJc w:val="left"/>
      <w:pPr>
        <w:ind w:left="720" w:hanging="360"/>
      </w:pPr>
      <w:rPr>
        <w:rFonts w:ascii="Calibri" w:eastAsia="Calibri" w:hAnsi="Calibri" w:cs="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1677CE0"/>
    <w:multiLevelType w:val="hybridMultilevel"/>
    <w:tmpl w:val="FF1436C2"/>
    <w:lvl w:ilvl="0" w:tplc="033A1256">
      <w:numFmt w:val="bullet"/>
      <w:lvlText w:val="•"/>
      <w:lvlJc w:val="left"/>
      <w:pPr>
        <w:ind w:left="720" w:hanging="360"/>
      </w:pPr>
      <w:rPr>
        <w:rFonts w:ascii="Calibri" w:eastAsia="Calibri" w:hAnsi="Calibri"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1F07564"/>
    <w:multiLevelType w:val="hybridMultilevel"/>
    <w:tmpl w:val="A3C0A4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623D788A"/>
    <w:multiLevelType w:val="hybridMultilevel"/>
    <w:tmpl w:val="FF445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52205E5"/>
    <w:multiLevelType w:val="hybridMultilevel"/>
    <w:tmpl w:val="A80C62F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5A77C6B"/>
    <w:multiLevelType w:val="hybridMultilevel"/>
    <w:tmpl w:val="ED0A5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5F238E6"/>
    <w:multiLevelType w:val="hybridMultilevel"/>
    <w:tmpl w:val="F822E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6493EDC"/>
    <w:multiLevelType w:val="hybridMultilevel"/>
    <w:tmpl w:val="85905EF6"/>
    <w:lvl w:ilvl="0" w:tplc="04090001">
      <w:start w:val="1"/>
      <w:numFmt w:val="bullet"/>
      <w:lvlText w:val=""/>
      <w:lvlJc w:val="left"/>
      <w:pPr>
        <w:ind w:left="-568" w:hanging="360"/>
      </w:pPr>
      <w:rPr>
        <w:rFonts w:ascii="Symbol" w:hAnsi="Symbol" w:hint="default"/>
      </w:rPr>
    </w:lvl>
    <w:lvl w:ilvl="1" w:tplc="04090003" w:tentative="1">
      <w:start w:val="1"/>
      <w:numFmt w:val="bullet"/>
      <w:lvlText w:val="o"/>
      <w:lvlJc w:val="left"/>
      <w:pPr>
        <w:ind w:left="152" w:hanging="360"/>
      </w:pPr>
      <w:rPr>
        <w:rFonts w:ascii="Courier New" w:hAnsi="Courier New" w:cs="Courier New" w:hint="default"/>
      </w:rPr>
    </w:lvl>
    <w:lvl w:ilvl="2" w:tplc="04090005" w:tentative="1">
      <w:start w:val="1"/>
      <w:numFmt w:val="bullet"/>
      <w:lvlText w:val=""/>
      <w:lvlJc w:val="left"/>
      <w:pPr>
        <w:ind w:left="872" w:hanging="360"/>
      </w:pPr>
      <w:rPr>
        <w:rFonts w:ascii="Wingdings" w:hAnsi="Wingdings" w:hint="default"/>
      </w:rPr>
    </w:lvl>
    <w:lvl w:ilvl="3" w:tplc="04090001" w:tentative="1">
      <w:start w:val="1"/>
      <w:numFmt w:val="bullet"/>
      <w:lvlText w:val=""/>
      <w:lvlJc w:val="left"/>
      <w:pPr>
        <w:ind w:left="1592" w:hanging="360"/>
      </w:pPr>
      <w:rPr>
        <w:rFonts w:ascii="Symbol" w:hAnsi="Symbol" w:hint="default"/>
      </w:rPr>
    </w:lvl>
    <w:lvl w:ilvl="4" w:tplc="04090003" w:tentative="1">
      <w:start w:val="1"/>
      <w:numFmt w:val="bullet"/>
      <w:lvlText w:val="o"/>
      <w:lvlJc w:val="left"/>
      <w:pPr>
        <w:ind w:left="2312" w:hanging="360"/>
      </w:pPr>
      <w:rPr>
        <w:rFonts w:ascii="Courier New" w:hAnsi="Courier New" w:cs="Courier New" w:hint="default"/>
      </w:rPr>
    </w:lvl>
    <w:lvl w:ilvl="5" w:tplc="04090005" w:tentative="1">
      <w:start w:val="1"/>
      <w:numFmt w:val="bullet"/>
      <w:lvlText w:val=""/>
      <w:lvlJc w:val="left"/>
      <w:pPr>
        <w:ind w:left="3032" w:hanging="360"/>
      </w:pPr>
      <w:rPr>
        <w:rFonts w:ascii="Wingdings" w:hAnsi="Wingdings" w:hint="default"/>
      </w:rPr>
    </w:lvl>
    <w:lvl w:ilvl="6" w:tplc="04090001" w:tentative="1">
      <w:start w:val="1"/>
      <w:numFmt w:val="bullet"/>
      <w:lvlText w:val=""/>
      <w:lvlJc w:val="left"/>
      <w:pPr>
        <w:ind w:left="3752" w:hanging="360"/>
      </w:pPr>
      <w:rPr>
        <w:rFonts w:ascii="Symbol" w:hAnsi="Symbol" w:hint="default"/>
      </w:rPr>
    </w:lvl>
    <w:lvl w:ilvl="7" w:tplc="04090003" w:tentative="1">
      <w:start w:val="1"/>
      <w:numFmt w:val="bullet"/>
      <w:lvlText w:val="o"/>
      <w:lvlJc w:val="left"/>
      <w:pPr>
        <w:ind w:left="4472" w:hanging="360"/>
      </w:pPr>
      <w:rPr>
        <w:rFonts w:ascii="Courier New" w:hAnsi="Courier New" w:cs="Courier New" w:hint="default"/>
      </w:rPr>
    </w:lvl>
    <w:lvl w:ilvl="8" w:tplc="04090005" w:tentative="1">
      <w:start w:val="1"/>
      <w:numFmt w:val="bullet"/>
      <w:lvlText w:val=""/>
      <w:lvlJc w:val="left"/>
      <w:pPr>
        <w:ind w:left="5192" w:hanging="360"/>
      </w:pPr>
      <w:rPr>
        <w:rFonts w:ascii="Wingdings" w:hAnsi="Wingdings" w:hint="default"/>
      </w:rPr>
    </w:lvl>
  </w:abstractNum>
  <w:abstractNum w:abstractNumId="58" w15:restartNumberingAfterBreak="0">
    <w:nsid w:val="6757330D"/>
    <w:multiLevelType w:val="hybridMultilevel"/>
    <w:tmpl w:val="89ECAB66"/>
    <w:lvl w:ilvl="0" w:tplc="033A1256">
      <w:numFmt w:val="bullet"/>
      <w:lvlText w:val="•"/>
      <w:lvlJc w:val="left"/>
      <w:pPr>
        <w:ind w:left="1080" w:hanging="360"/>
      </w:pPr>
      <w:rPr>
        <w:rFonts w:ascii="Calibri" w:eastAsia="Calibri" w:hAnsi="Calibri" w:cs="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690A6A52"/>
    <w:multiLevelType w:val="hybridMultilevel"/>
    <w:tmpl w:val="400C6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B3059F4"/>
    <w:multiLevelType w:val="hybridMultilevel"/>
    <w:tmpl w:val="4AA40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BC37112"/>
    <w:multiLevelType w:val="hybridMultilevel"/>
    <w:tmpl w:val="452C3D7C"/>
    <w:lvl w:ilvl="0" w:tplc="04090001">
      <w:start w:val="1"/>
      <w:numFmt w:val="bullet"/>
      <w:lvlText w:val=""/>
      <w:lvlJc w:val="left"/>
      <w:pPr>
        <w:ind w:left="1350" w:hanging="360"/>
      </w:pPr>
      <w:rPr>
        <w:rFonts w:ascii="Symbol" w:hAnsi="Symbol" w:hint="default"/>
      </w:rPr>
    </w:lvl>
    <w:lvl w:ilvl="1" w:tplc="04090003">
      <w:start w:val="1"/>
      <w:numFmt w:val="bullet"/>
      <w:lvlText w:val="o"/>
      <w:lvlJc w:val="left"/>
      <w:pPr>
        <w:ind w:left="2070" w:hanging="360"/>
      </w:pPr>
      <w:rPr>
        <w:rFonts w:ascii="Courier New" w:hAnsi="Courier New" w:cs="Courier New" w:hint="default"/>
      </w:rPr>
    </w:lvl>
    <w:lvl w:ilvl="2" w:tplc="04090005">
      <w:start w:val="1"/>
      <w:numFmt w:val="bullet"/>
      <w:lvlText w:val=""/>
      <w:lvlJc w:val="left"/>
      <w:pPr>
        <w:ind w:left="2790" w:hanging="360"/>
      </w:pPr>
      <w:rPr>
        <w:rFonts w:ascii="Wingdings" w:hAnsi="Wingdings" w:hint="default"/>
      </w:rPr>
    </w:lvl>
    <w:lvl w:ilvl="3" w:tplc="0409000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62" w15:restartNumberingAfterBreak="0">
    <w:nsid w:val="6DE241DE"/>
    <w:multiLevelType w:val="hybridMultilevel"/>
    <w:tmpl w:val="25D845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E307BED"/>
    <w:multiLevelType w:val="hybridMultilevel"/>
    <w:tmpl w:val="1FFC6244"/>
    <w:lvl w:ilvl="0" w:tplc="033A1256">
      <w:numFmt w:val="bullet"/>
      <w:lvlText w:val="•"/>
      <w:lvlJc w:val="left"/>
      <w:pPr>
        <w:ind w:left="720" w:hanging="360"/>
      </w:pPr>
      <w:rPr>
        <w:rFonts w:ascii="Calibri" w:eastAsia="Calibri" w:hAnsi="Calibri"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F387F48"/>
    <w:multiLevelType w:val="hybridMultilevel"/>
    <w:tmpl w:val="9FBA3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1B90C93"/>
    <w:multiLevelType w:val="hybridMultilevel"/>
    <w:tmpl w:val="47A02ACE"/>
    <w:lvl w:ilvl="0" w:tplc="033A1256">
      <w:numFmt w:val="bullet"/>
      <w:lvlText w:val="•"/>
      <w:lvlJc w:val="left"/>
      <w:pPr>
        <w:ind w:left="936" w:hanging="360"/>
      </w:pPr>
      <w:rPr>
        <w:rFonts w:ascii="Calibri" w:eastAsia="Calibri" w:hAnsi="Calibri" w:cs="Symbol" w:hint="default"/>
      </w:rPr>
    </w:lvl>
    <w:lvl w:ilvl="1" w:tplc="04090003">
      <w:start w:val="1"/>
      <w:numFmt w:val="bullet"/>
      <w:lvlText w:val="o"/>
      <w:lvlJc w:val="left"/>
      <w:pPr>
        <w:ind w:left="1656" w:hanging="360"/>
      </w:pPr>
      <w:rPr>
        <w:rFonts w:ascii="Courier New" w:hAnsi="Courier New" w:cs="Courier New" w:hint="default"/>
      </w:rPr>
    </w:lvl>
    <w:lvl w:ilvl="2" w:tplc="04090005">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66" w15:restartNumberingAfterBreak="0">
    <w:nsid w:val="7284139E"/>
    <w:multiLevelType w:val="hybridMultilevel"/>
    <w:tmpl w:val="B1AC9138"/>
    <w:lvl w:ilvl="0" w:tplc="EBD046AE">
      <w:numFmt w:val="bullet"/>
      <w:lvlText w:val="•"/>
      <w:lvlJc w:val="left"/>
      <w:pPr>
        <w:ind w:left="720" w:hanging="360"/>
      </w:pPr>
      <w:rPr>
        <w:rFonts w:ascii="Calibri" w:eastAsia="Calibri" w:hAnsi="Calibri"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2B71E7F"/>
    <w:multiLevelType w:val="hybridMultilevel"/>
    <w:tmpl w:val="2C820130"/>
    <w:lvl w:ilvl="0" w:tplc="04090001">
      <w:start w:val="1"/>
      <w:numFmt w:val="bullet"/>
      <w:lvlText w:val=""/>
      <w:lvlJc w:val="left"/>
      <w:pPr>
        <w:ind w:left="1368" w:hanging="360"/>
      </w:pPr>
      <w:rPr>
        <w:rFonts w:ascii="Symbol" w:hAnsi="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68" w15:restartNumberingAfterBreak="0">
    <w:nsid w:val="73816FE9"/>
    <w:multiLevelType w:val="hybridMultilevel"/>
    <w:tmpl w:val="17B49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5144748"/>
    <w:multiLevelType w:val="hybridMultilevel"/>
    <w:tmpl w:val="E90E4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7E42FB4"/>
    <w:multiLevelType w:val="hybridMultilevel"/>
    <w:tmpl w:val="5E22CCC4"/>
    <w:lvl w:ilvl="0" w:tplc="033A1256">
      <w:numFmt w:val="bullet"/>
      <w:lvlText w:val="•"/>
      <w:lvlJc w:val="left"/>
      <w:pPr>
        <w:ind w:left="720" w:hanging="360"/>
      </w:pPr>
      <w:rPr>
        <w:rFonts w:ascii="Calibri" w:eastAsia="Calibri" w:hAnsi="Calibri"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A684173"/>
    <w:multiLevelType w:val="hybridMultilevel"/>
    <w:tmpl w:val="3F82ABDA"/>
    <w:lvl w:ilvl="0" w:tplc="033A1256">
      <w:numFmt w:val="bullet"/>
      <w:lvlText w:val="•"/>
      <w:lvlJc w:val="left"/>
      <w:pPr>
        <w:ind w:left="720" w:hanging="360"/>
      </w:pPr>
      <w:rPr>
        <w:rFonts w:ascii="Calibri" w:eastAsia="Calibri" w:hAnsi="Calibri"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BAB1DDA"/>
    <w:multiLevelType w:val="multilevel"/>
    <w:tmpl w:val="0E66D652"/>
    <w:lvl w:ilvl="0">
      <w:start w:val="1"/>
      <w:numFmt w:val="decimal"/>
      <w:pStyle w:val="Heading1"/>
      <w:lvlText w:val="%1"/>
      <w:lvlJc w:val="left"/>
      <w:pPr>
        <w:ind w:left="547" w:hanging="547"/>
      </w:pPr>
      <w:rPr>
        <w:rFonts w:hint="default"/>
      </w:rPr>
    </w:lvl>
    <w:lvl w:ilvl="1">
      <w:start w:val="1"/>
      <w:numFmt w:val="decimal"/>
      <w:pStyle w:val="Heading2"/>
      <w:lvlText w:val="%1.%2"/>
      <w:lvlJc w:val="left"/>
      <w:pPr>
        <w:ind w:left="806" w:hanging="806"/>
      </w:pPr>
      <w:rPr>
        <w:rFonts w:hint="default"/>
      </w:rPr>
    </w:lvl>
    <w:lvl w:ilvl="2">
      <w:start w:val="1"/>
      <w:numFmt w:val="decimal"/>
      <w:pStyle w:val="Heading3"/>
      <w:lvlText w:val="%1.%2.%3"/>
      <w:lvlJc w:val="left"/>
      <w:pPr>
        <w:ind w:left="1267" w:hanging="1267"/>
      </w:pPr>
      <w:rPr>
        <w:rFonts w:hint="default"/>
      </w:rPr>
    </w:lvl>
    <w:lvl w:ilvl="3">
      <w:start w:val="1"/>
      <w:numFmt w:val="decimal"/>
      <w:pStyle w:val="Heading4"/>
      <w:lvlText w:val="%1.%2.%3.%4"/>
      <w:lvlJc w:val="left"/>
      <w:pPr>
        <w:ind w:left="1627" w:hanging="1627"/>
      </w:pPr>
      <w:rPr>
        <w:rFonts w:hint="default"/>
      </w:rPr>
    </w:lvl>
    <w:lvl w:ilvl="4">
      <w:start w:val="1"/>
      <w:numFmt w:val="decimal"/>
      <w:pStyle w:val="Heading5"/>
      <w:lvlText w:val="%1.%2.%3.%4.%5"/>
      <w:lvlJc w:val="left"/>
      <w:pPr>
        <w:ind w:left="1987" w:hanging="1987"/>
      </w:pPr>
      <w:rPr>
        <w:rFonts w:hint="default"/>
      </w:rPr>
    </w:lvl>
    <w:lvl w:ilvl="5">
      <w:start w:val="1"/>
      <w:numFmt w:val="decimal"/>
      <w:pStyle w:val="Heading6"/>
      <w:lvlText w:val="%1.%2.%3.%4.%5.%6"/>
      <w:lvlJc w:val="left"/>
      <w:pPr>
        <w:ind w:left="2160" w:hanging="2160"/>
      </w:pPr>
      <w:rPr>
        <w:rFonts w:hint="default"/>
      </w:rPr>
    </w:lvl>
    <w:lvl w:ilvl="6">
      <w:start w:val="1"/>
      <w:numFmt w:val="decimal"/>
      <w:pStyle w:val="Heading7"/>
      <w:lvlText w:val="%1.%2.%3.%4.%5.%6.%7"/>
      <w:lvlJc w:val="left"/>
      <w:pPr>
        <w:ind w:left="2520" w:hanging="2520"/>
      </w:pPr>
      <w:rPr>
        <w:rFonts w:hint="default"/>
      </w:rPr>
    </w:lvl>
    <w:lvl w:ilvl="7">
      <w:start w:val="1"/>
      <w:numFmt w:val="decimal"/>
      <w:pStyle w:val="Heading8"/>
      <w:lvlText w:val="%1.%2.%3.%4.%5.%6.%7.%8"/>
      <w:lvlJc w:val="left"/>
      <w:pPr>
        <w:ind w:left="2606" w:hanging="2606"/>
      </w:pPr>
      <w:rPr>
        <w:rFonts w:hint="default"/>
      </w:rPr>
    </w:lvl>
    <w:lvl w:ilvl="8">
      <w:start w:val="1"/>
      <w:numFmt w:val="decimal"/>
      <w:pStyle w:val="Heading9"/>
      <w:lvlText w:val="%1.%2.%3.%4.%5.%6.%7.%8.%9"/>
      <w:lvlJc w:val="left"/>
      <w:pPr>
        <w:ind w:left="2880" w:hanging="2880"/>
      </w:pPr>
      <w:rPr>
        <w:rFonts w:hint="default"/>
      </w:rPr>
    </w:lvl>
  </w:abstractNum>
  <w:abstractNum w:abstractNumId="73" w15:restartNumberingAfterBreak="0">
    <w:nsid w:val="7BD5631B"/>
    <w:multiLevelType w:val="hybridMultilevel"/>
    <w:tmpl w:val="A2786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C0230D5"/>
    <w:multiLevelType w:val="hybridMultilevel"/>
    <w:tmpl w:val="44700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C4701D4"/>
    <w:multiLevelType w:val="hybridMultilevel"/>
    <w:tmpl w:val="B3AA0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D7A09E5"/>
    <w:multiLevelType w:val="hybridMultilevel"/>
    <w:tmpl w:val="A7B2C7A8"/>
    <w:lvl w:ilvl="0" w:tplc="033A1256">
      <w:numFmt w:val="bullet"/>
      <w:lvlText w:val="•"/>
      <w:lvlJc w:val="left"/>
      <w:pPr>
        <w:ind w:left="720" w:hanging="360"/>
      </w:pPr>
      <w:rPr>
        <w:rFonts w:ascii="Calibri" w:eastAsia="Calibri" w:hAnsi="Calibri"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F8F7832"/>
    <w:multiLevelType w:val="hybridMultilevel"/>
    <w:tmpl w:val="EC284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2"/>
  </w:num>
  <w:num w:numId="2">
    <w:abstractNumId w:val="34"/>
  </w:num>
  <w:num w:numId="3">
    <w:abstractNumId w:val="37"/>
  </w:num>
  <w:num w:numId="4">
    <w:abstractNumId w:val="40"/>
  </w:num>
  <w:num w:numId="5">
    <w:abstractNumId w:val="35"/>
  </w:num>
  <w:num w:numId="6">
    <w:abstractNumId w:val="61"/>
  </w:num>
  <w:num w:numId="7">
    <w:abstractNumId w:val="52"/>
  </w:num>
  <w:num w:numId="8">
    <w:abstractNumId w:val="9"/>
  </w:num>
  <w:num w:numId="9">
    <w:abstractNumId w:val="25"/>
  </w:num>
  <w:num w:numId="10">
    <w:abstractNumId w:val="28"/>
  </w:num>
  <w:num w:numId="11">
    <w:abstractNumId w:val="64"/>
  </w:num>
  <w:num w:numId="12">
    <w:abstractNumId w:val="47"/>
  </w:num>
  <w:num w:numId="13">
    <w:abstractNumId w:val="62"/>
  </w:num>
  <w:num w:numId="14">
    <w:abstractNumId w:val="6"/>
  </w:num>
  <w:num w:numId="15">
    <w:abstractNumId w:val="17"/>
  </w:num>
  <w:num w:numId="16">
    <w:abstractNumId w:val="56"/>
  </w:num>
  <w:num w:numId="17">
    <w:abstractNumId w:val="3"/>
  </w:num>
  <w:num w:numId="18">
    <w:abstractNumId w:val="77"/>
  </w:num>
  <w:num w:numId="19">
    <w:abstractNumId w:val="41"/>
  </w:num>
  <w:num w:numId="20">
    <w:abstractNumId w:val="10"/>
  </w:num>
  <w:num w:numId="21">
    <w:abstractNumId w:val="7"/>
  </w:num>
  <w:num w:numId="22">
    <w:abstractNumId w:val="1"/>
  </w:num>
  <w:num w:numId="23">
    <w:abstractNumId w:val="27"/>
  </w:num>
  <w:num w:numId="24">
    <w:abstractNumId w:val="49"/>
  </w:num>
  <w:num w:numId="25">
    <w:abstractNumId w:val="32"/>
  </w:num>
  <w:num w:numId="26">
    <w:abstractNumId w:val="74"/>
  </w:num>
  <w:num w:numId="27">
    <w:abstractNumId w:val="55"/>
  </w:num>
  <w:num w:numId="28">
    <w:abstractNumId w:val="16"/>
  </w:num>
  <w:num w:numId="29">
    <w:abstractNumId w:val="73"/>
  </w:num>
  <w:num w:numId="30">
    <w:abstractNumId w:val="43"/>
  </w:num>
  <w:num w:numId="31">
    <w:abstractNumId w:val="59"/>
  </w:num>
  <w:num w:numId="32">
    <w:abstractNumId w:val="60"/>
  </w:num>
  <w:num w:numId="33">
    <w:abstractNumId w:val="57"/>
  </w:num>
  <w:num w:numId="34">
    <w:abstractNumId w:val="70"/>
  </w:num>
  <w:num w:numId="35">
    <w:abstractNumId w:val="42"/>
  </w:num>
  <w:num w:numId="36">
    <w:abstractNumId w:val="63"/>
  </w:num>
  <w:num w:numId="37">
    <w:abstractNumId w:val="39"/>
  </w:num>
  <w:num w:numId="38">
    <w:abstractNumId w:val="69"/>
  </w:num>
  <w:num w:numId="39">
    <w:abstractNumId w:val="0"/>
  </w:num>
  <w:num w:numId="40">
    <w:abstractNumId w:val="15"/>
  </w:num>
  <w:num w:numId="41">
    <w:abstractNumId w:val="23"/>
  </w:num>
  <w:num w:numId="42">
    <w:abstractNumId w:val="71"/>
  </w:num>
  <w:num w:numId="43">
    <w:abstractNumId w:val="11"/>
  </w:num>
  <w:num w:numId="44">
    <w:abstractNumId w:val="51"/>
  </w:num>
  <w:num w:numId="45">
    <w:abstractNumId w:val="54"/>
  </w:num>
  <w:num w:numId="46">
    <w:abstractNumId w:val="31"/>
  </w:num>
  <w:num w:numId="47">
    <w:abstractNumId w:val="2"/>
  </w:num>
  <w:num w:numId="48">
    <w:abstractNumId w:val="38"/>
  </w:num>
  <w:num w:numId="49">
    <w:abstractNumId w:val="24"/>
  </w:num>
  <w:num w:numId="50">
    <w:abstractNumId w:val="18"/>
  </w:num>
  <w:num w:numId="51">
    <w:abstractNumId w:val="67"/>
  </w:num>
  <w:num w:numId="52">
    <w:abstractNumId w:val="14"/>
  </w:num>
  <w:num w:numId="53">
    <w:abstractNumId w:val="8"/>
  </w:num>
  <w:num w:numId="54">
    <w:abstractNumId w:val="36"/>
  </w:num>
  <w:num w:numId="55">
    <w:abstractNumId w:val="44"/>
  </w:num>
  <w:num w:numId="56">
    <w:abstractNumId w:val="58"/>
  </w:num>
  <w:num w:numId="57">
    <w:abstractNumId w:val="12"/>
  </w:num>
  <w:num w:numId="58">
    <w:abstractNumId w:val="5"/>
  </w:num>
  <w:num w:numId="59">
    <w:abstractNumId w:val="75"/>
  </w:num>
  <w:num w:numId="60">
    <w:abstractNumId w:val="30"/>
  </w:num>
  <w:num w:numId="61">
    <w:abstractNumId w:val="46"/>
  </w:num>
  <w:num w:numId="62">
    <w:abstractNumId w:val="26"/>
  </w:num>
  <w:num w:numId="63">
    <w:abstractNumId w:val="68"/>
  </w:num>
  <w:num w:numId="64">
    <w:abstractNumId w:val="76"/>
  </w:num>
  <w:num w:numId="65">
    <w:abstractNumId w:val="65"/>
  </w:num>
  <w:num w:numId="66">
    <w:abstractNumId w:val="19"/>
  </w:num>
  <w:num w:numId="67">
    <w:abstractNumId w:val="66"/>
  </w:num>
  <w:num w:numId="68">
    <w:abstractNumId w:val="50"/>
  </w:num>
  <w:num w:numId="69">
    <w:abstractNumId w:val="4"/>
  </w:num>
  <w:num w:numId="70">
    <w:abstractNumId w:val="45"/>
  </w:num>
  <w:num w:numId="71">
    <w:abstractNumId w:val="33"/>
  </w:num>
  <w:num w:numId="72">
    <w:abstractNumId w:val="20"/>
  </w:num>
  <w:num w:numId="73">
    <w:abstractNumId w:val="29"/>
  </w:num>
  <w:num w:numId="74">
    <w:abstractNumId w:val="48"/>
  </w:num>
  <w:num w:numId="75">
    <w:abstractNumId w:val="53"/>
  </w:num>
  <w:num w:numId="76">
    <w:abstractNumId w:val="22"/>
  </w:num>
  <w:num w:numId="77">
    <w:abstractNumId w:val="13"/>
  </w:num>
  <w:num w:numId="78">
    <w:abstractNumId w:val="21"/>
  </w:num>
  <w:numIdMacAtCleanup w:val="76"/>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Kraig Hughes">
    <w15:presenceInfo w15:providerId="AD" w15:userId="S-1-5-21-583907252-1644491937-1801674531-113615"/>
  </w15:person>
  <w15:person w15:author="kraig.hughes@plexus.com">
    <w15:presenceInfo w15:providerId="None" w15:userId="kraig.hughes@plexus.com"/>
  </w15:person>
  <w15:person w15:author="Deb Will-Jochman">
    <w15:presenceInfo w15:providerId="AD" w15:userId="S-1-5-21-583907252-1644491937-1801674531-1171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20"/>
  <w:defaultTableStyle w:val="PlexusTableGrid"/>
  <w:characterSpacingControl w:val="doNotCompress"/>
  <w:hdrShapeDefaults>
    <o:shapedefaults v:ext="edit" spidmax="1843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49F0"/>
    <w:rsid w:val="0001536B"/>
    <w:rsid w:val="00020A13"/>
    <w:rsid w:val="00025E39"/>
    <w:rsid w:val="0004399F"/>
    <w:rsid w:val="000510CF"/>
    <w:rsid w:val="00051AF1"/>
    <w:rsid w:val="00074976"/>
    <w:rsid w:val="00094A22"/>
    <w:rsid w:val="000C52BA"/>
    <w:rsid w:val="000C69B1"/>
    <w:rsid w:val="000E5F37"/>
    <w:rsid w:val="000F6E58"/>
    <w:rsid w:val="001001EA"/>
    <w:rsid w:val="00112307"/>
    <w:rsid w:val="00124B1F"/>
    <w:rsid w:val="001318A0"/>
    <w:rsid w:val="0014046F"/>
    <w:rsid w:val="00141DAB"/>
    <w:rsid w:val="001558A5"/>
    <w:rsid w:val="0017434A"/>
    <w:rsid w:val="00183243"/>
    <w:rsid w:val="0019169C"/>
    <w:rsid w:val="001A0048"/>
    <w:rsid w:val="001A1120"/>
    <w:rsid w:val="001A2DBE"/>
    <w:rsid w:val="001A3284"/>
    <w:rsid w:val="001A5A5C"/>
    <w:rsid w:val="001B3901"/>
    <w:rsid w:val="001C2EC9"/>
    <w:rsid w:val="001D3979"/>
    <w:rsid w:val="001D3CC8"/>
    <w:rsid w:val="001D7E6B"/>
    <w:rsid w:val="001F253A"/>
    <w:rsid w:val="00201084"/>
    <w:rsid w:val="00201FB3"/>
    <w:rsid w:val="00202465"/>
    <w:rsid w:val="00203508"/>
    <w:rsid w:val="0020731F"/>
    <w:rsid w:val="00217523"/>
    <w:rsid w:val="00232889"/>
    <w:rsid w:val="002333B6"/>
    <w:rsid w:val="00241EF8"/>
    <w:rsid w:val="0025112C"/>
    <w:rsid w:val="0026255E"/>
    <w:rsid w:val="00273D1A"/>
    <w:rsid w:val="00275435"/>
    <w:rsid w:val="002875D4"/>
    <w:rsid w:val="002B7859"/>
    <w:rsid w:val="002C49F0"/>
    <w:rsid w:val="002E65A7"/>
    <w:rsid w:val="002F4E96"/>
    <w:rsid w:val="00300A6F"/>
    <w:rsid w:val="00306DB0"/>
    <w:rsid w:val="003134F2"/>
    <w:rsid w:val="00316EBB"/>
    <w:rsid w:val="003178EE"/>
    <w:rsid w:val="00325EF7"/>
    <w:rsid w:val="003338DB"/>
    <w:rsid w:val="00347A6F"/>
    <w:rsid w:val="003570D1"/>
    <w:rsid w:val="00362F06"/>
    <w:rsid w:val="0036612E"/>
    <w:rsid w:val="003735F1"/>
    <w:rsid w:val="00375B4C"/>
    <w:rsid w:val="00381805"/>
    <w:rsid w:val="003B32AD"/>
    <w:rsid w:val="003C501A"/>
    <w:rsid w:val="003F759B"/>
    <w:rsid w:val="0040073E"/>
    <w:rsid w:val="0040391F"/>
    <w:rsid w:val="004134E8"/>
    <w:rsid w:val="00421095"/>
    <w:rsid w:val="00425475"/>
    <w:rsid w:val="00437B7A"/>
    <w:rsid w:val="004445E4"/>
    <w:rsid w:val="00447319"/>
    <w:rsid w:val="00452737"/>
    <w:rsid w:val="00463263"/>
    <w:rsid w:val="004640E6"/>
    <w:rsid w:val="00467D69"/>
    <w:rsid w:val="004968E7"/>
    <w:rsid w:val="004B64BA"/>
    <w:rsid w:val="004C127B"/>
    <w:rsid w:val="004C4ED0"/>
    <w:rsid w:val="004C766F"/>
    <w:rsid w:val="004E0092"/>
    <w:rsid w:val="004E64FA"/>
    <w:rsid w:val="004F4924"/>
    <w:rsid w:val="004F4EB3"/>
    <w:rsid w:val="00500150"/>
    <w:rsid w:val="0051627B"/>
    <w:rsid w:val="005164B1"/>
    <w:rsid w:val="00523162"/>
    <w:rsid w:val="00534CE4"/>
    <w:rsid w:val="00542AC8"/>
    <w:rsid w:val="005515C6"/>
    <w:rsid w:val="0055247B"/>
    <w:rsid w:val="00557BDC"/>
    <w:rsid w:val="00563D9F"/>
    <w:rsid w:val="005757D8"/>
    <w:rsid w:val="00580448"/>
    <w:rsid w:val="005833A4"/>
    <w:rsid w:val="00587CC2"/>
    <w:rsid w:val="00590E9E"/>
    <w:rsid w:val="00597574"/>
    <w:rsid w:val="005C2715"/>
    <w:rsid w:val="005C7C57"/>
    <w:rsid w:val="005D1BB4"/>
    <w:rsid w:val="005E679D"/>
    <w:rsid w:val="005E7E09"/>
    <w:rsid w:val="006109EE"/>
    <w:rsid w:val="00613E1E"/>
    <w:rsid w:val="006203EA"/>
    <w:rsid w:val="00621F05"/>
    <w:rsid w:val="006224D5"/>
    <w:rsid w:val="006235C3"/>
    <w:rsid w:val="006406BC"/>
    <w:rsid w:val="00651DE9"/>
    <w:rsid w:val="00662053"/>
    <w:rsid w:val="00667C63"/>
    <w:rsid w:val="006A4553"/>
    <w:rsid w:val="006B6F54"/>
    <w:rsid w:val="006C7EB4"/>
    <w:rsid w:val="006D48F0"/>
    <w:rsid w:val="006D74AA"/>
    <w:rsid w:val="006D7775"/>
    <w:rsid w:val="006E74FB"/>
    <w:rsid w:val="006F21ED"/>
    <w:rsid w:val="006F51A4"/>
    <w:rsid w:val="00701B03"/>
    <w:rsid w:val="0075336B"/>
    <w:rsid w:val="00770C45"/>
    <w:rsid w:val="0078622F"/>
    <w:rsid w:val="00796DF1"/>
    <w:rsid w:val="007A1211"/>
    <w:rsid w:val="007A543E"/>
    <w:rsid w:val="007B4689"/>
    <w:rsid w:val="007F28AE"/>
    <w:rsid w:val="00800877"/>
    <w:rsid w:val="008203A1"/>
    <w:rsid w:val="00825B48"/>
    <w:rsid w:val="00837682"/>
    <w:rsid w:val="008630A5"/>
    <w:rsid w:val="0087017A"/>
    <w:rsid w:val="00871883"/>
    <w:rsid w:val="00871F5A"/>
    <w:rsid w:val="008745F5"/>
    <w:rsid w:val="00882434"/>
    <w:rsid w:val="008B17FE"/>
    <w:rsid w:val="008B2FAF"/>
    <w:rsid w:val="008B445F"/>
    <w:rsid w:val="008C1F85"/>
    <w:rsid w:val="008C3F36"/>
    <w:rsid w:val="008C5A11"/>
    <w:rsid w:val="008E6760"/>
    <w:rsid w:val="008E6DF9"/>
    <w:rsid w:val="008F207C"/>
    <w:rsid w:val="008F2806"/>
    <w:rsid w:val="00900304"/>
    <w:rsid w:val="00926B60"/>
    <w:rsid w:val="00930C36"/>
    <w:rsid w:val="0093265E"/>
    <w:rsid w:val="009726F0"/>
    <w:rsid w:val="00973A81"/>
    <w:rsid w:val="0098222A"/>
    <w:rsid w:val="0098307B"/>
    <w:rsid w:val="00984B82"/>
    <w:rsid w:val="00985B85"/>
    <w:rsid w:val="00986560"/>
    <w:rsid w:val="009A4B53"/>
    <w:rsid w:val="009A6975"/>
    <w:rsid w:val="009B2E64"/>
    <w:rsid w:val="009B31CE"/>
    <w:rsid w:val="009B4CB6"/>
    <w:rsid w:val="009B7311"/>
    <w:rsid w:val="009C475F"/>
    <w:rsid w:val="009D0C24"/>
    <w:rsid w:val="009E13AF"/>
    <w:rsid w:val="009E711E"/>
    <w:rsid w:val="009F7A8C"/>
    <w:rsid w:val="00A06177"/>
    <w:rsid w:val="00A20742"/>
    <w:rsid w:val="00A53757"/>
    <w:rsid w:val="00A6394E"/>
    <w:rsid w:val="00A778AD"/>
    <w:rsid w:val="00A77A08"/>
    <w:rsid w:val="00A85892"/>
    <w:rsid w:val="00A978B1"/>
    <w:rsid w:val="00AA4115"/>
    <w:rsid w:val="00AA5794"/>
    <w:rsid w:val="00AB0A89"/>
    <w:rsid w:val="00AC12B3"/>
    <w:rsid w:val="00AC67F1"/>
    <w:rsid w:val="00AE6DD2"/>
    <w:rsid w:val="00AF504D"/>
    <w:rsid w:val="00B10FE0"/>
    <w:rsid w:val="00B1269B"/>
    <w:rsid w:val="00B16E21"/>
    <w:rsid w:val="00B24670"/>
    <w:rsid w:val="00B30533"/>
    <w:rsid w:val="00B327E2"/>
    <w:rsid w:val="00B4369A"/>
    <w:rsid w:val="00B45528"/>
    <w:rsid w:val="00B4565E"/>
    <w:rsid w:val="00B80CE0"/>
    <w:rsid w:val="00B8595C"/>
    <w:rsid w:val="00B90156"/>
    <w:rsid w:val="00B96EE4"/>
    <w:rsid w:val="00BA6F7D"/>
    <w:rsid w:val="00BD3997"/>
    <w:rsid w:val="00BD4F38"/>
    <w:rsid w:val="00BE23C5"/>
    <w:rsid w:val="00BE400E"/>
    <w:rsid w:val="00BE731B"/>
    <w:rsid w:val="00BF6C68"/>
    <w:rsid w:val="00C03809"/>
    <w:rsid w:val="00C10099"/>
    <w:rsid w:val="00C102AE"/>
    <w:rsid w:val="00C12CEA"/>
    <w:rsid w:val="00C138CB"/>
    <w:rsid w:val="00C15613"/>
    <w:rsid w:val="00C21343"/>
    <w:rsid w:val="00C41CCC"/>
    <w:rsid w:val="00C41CD7"/>
    <w:rsid w:val="00C51E50"/>
    <w:rsid w:val="00C660F3"/>
    <w:rsid w:val="00C76704"/>
    <w:rsid w:val="00C76F01"/>
    <w:rsid w:val="00C83B0E"/>
    <w:rsid w:val="00C86A13"/>
    <w:rsid w:val="00C94004"/>
    <w:rsid w:val="00CA2FEC"/>
    <w:rsid w:val="00CC2AB5"/>
    <w:rsid w:val="00CC5433"/>
    <w:rsid w:val="00CD4DAE"/>
    <w:rsid w:val="00CD539F"/>
    <w:rsid w:val="00CD5EB9"/>
    <w:rsid w:val="00CE1103"/>
    <w:rsid w:val="00D25196"/>
    <w:rsid w:val="00D25612"/>
    <w:rsid w:val="00D27681"/>
    <w:rsid w:val="00D324EF"/>
    <w:rsid w:val="00D36814"/>
    <w:rsid w:val="00D43387"/>
    <w:rsid w:val="00D63249"/>
    <w:rsid w:val="00D7152C"/>
    <w:rsid w:val="00D77160"/>
    <w:rsid w:val="00D807D7"/>
    <w:rsid w:val="00D80D51"/>
    <w:rsid w:val="00D80E23"/>
    <w:rsid w:val="00D80E5E"/>
    <w:rsid w:val="00D9459E"/>
    <w:rsid w:val="00D97445"/>
    <w:rsid w:val="00DA51F4"/>
    <w:rsid w:val="00DA53BE"/>
    <w:rsid w:val="00DA7824"/>
    <w:rsid w:val="00DB4B97"/>
    <w:rsid w:val="00DC1224"/>
    <w:rsid w:val="00DC6271"/>
    <w:rsid w:val="00DD5721"/>
    <w:rsid w:val="00DD6822"/>
    <w:rsid w:val="00E10F6B"/>
    <w:rsid w:val="00E2672B"/>
    <w:rsid w:val="00E424C6"/>
    <w:rsid w:val="00E47575"/>
    <w:rsid w:val="00E51E0A"/>
    <w:rsid w:val="00E72C2B"/>
    <w:rsid w:val="00E73430"/>
    <w:rsid w:val="00E87C4D"/>
    <w:rsid w:val="00E91A59"/>
    <w:rsid w:val="00EA3F08"/>
    <w:rsid w:val="00EA4C65"/>
    <w:rsid w:val="00EB20C5"/>
    <w:rsid w:val="00EC2079"/>
    <w:rsid w:val="00EC4613"/>
    <w:rsid w:val="00ED3119"/>
    <w:rsid w:val="00ED43B0"/>
    <w:rsid w:val="00ED797B"/>
    <w:rsid w:val="00EE658A"/>
    <w:rsid w:val="00EF4C2F"/>
    <w:rsid w:val="00F03C2D"/>
    <w:rsid w:val="00F04BC9"/>
    <w:rsid w:val="00F163F7"/>
    <w:rsid w:val="00F17FEF"/>
    <w:rsid w:val="00F22D3A"/>
    <w:rsid w:val="00F251E9"/>
    <w:rsid w:val="00F33BA9"/>
    <w:rsid w:val="00F34D7B"/>
    <w:rsid w:val="00F366E1"/>
    <w:rsid w:val="00F36CD2"/>
    <w:rsid w:val="00F36ED7"/>
    <w:rsid w:val="00F43E59"/>
    <w:rsid w:val="00F526BD"/>
    <w:rsid w:val="00F6464C"/>
    <w:rsid w:val="00F66B33"/>
    <w:rsid w:val="00F700BC"/>
    <w:rsid w:val="00F90034"/>
    <w:rsid w:val="00F947B0"/>
    <w:rsid w:val="00FA0EA3"/>
    <w:rsid w:val="00FA6955"/>
    <w:rsid w:val="00FB1514"/>
    <w:rsid w:val="00FB2A1E"/>
    <w:rsid w:val="00FC3672"/>
    <w:rsid w:val="00FD3947"/>
    <w:rsid w:val="00FD5F8D"/>
    <w:rsid w:val="00FE1A58"/>
    <w:rsid w:val="00FE40F2"/>
    <w:rsid w:val="00FE4DD0"/>
    <w:rsid w:val="00FF07B7"/>
    <w:rsid w:val="00FF1159"/>
    <w:rsid w:val="00FF7F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3DEBAA7F"/>
  <w15:docId w15:val="{1294190C-061E-4677-847F-CB16A1C88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color w:val="54575A" w:themeColor="text1"/>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4"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21ED"/>
  </w:style>
  <w:style w:type="paragraph" w:styleId="Heading1">
    <w:name w:val="heading 1"/>
    <w:basedOn w:val="Normal"/>
    <w:next w:val="Normal"/>
    <w:link w:val="Heading1Char"/>
    <w:qFormat/>
    <w:rsid w:val="00275435"/>
    <w:pPr>
      <w:keepNext/>
      <w:numPr>
        <w:numId w:val="1"/>
      </w:numPr>
      <w:pBdr>
        <w:top w:val="single" w:sz="24" w:space="0" w:color="4D86A0" w:themeColor="accent1"/>
        <w:left w:val="single" w:sz="24" w:space="0" w:color="4D86A0" w:themeColor="accent1"/>
        <w:bottom w:val="single" w:sz="24" w:space="0" w:color="4D86A0" w:themeColor="accent1"/>
        <w:right w:val="single" w:sz="24" w:space="0" w:color="4D86A0" w:themeColor="accent1"/>
      </w:pBdr>
      <w:shd w:val="clear" w:color="auto" w:fill="4D86A0" w:themeFill="accent1"/>
      <w:spacing w:after="0" w:line="240" w:lineRule="auto"/>
      <w:outlineLvl w:val="0"/>
    </w:pPr>
    <w:rPr>
      <w:smallCaps/>
      <w:color w:val="FFFFFF" w:themeColor="background1"/>
      <w:spacing w:val="15"/>
      <w:sz w:val="24"/>
      <w:szCs w:val="22"/>
    </w:rPr>
  </w:style>
  <w:style w:type="paragraph" w:styleId="Heading2">
    <w:name w:val="heading 2"/>
    <w:basedOn w:val="Normal"/>
    <w:next w:val="Normal"/>
    <w:link w:val="Heading2Char"/>
    <w:unhideWhenUsed/>
    <w:qFormat/>
    <w:rsid w:val="0036612E"/>
    <w:pPr>
      <w:keepNext/>
      <w:numPr>
        <w:ilvl w:val="1"/>
        <w:numId w:val="1"/>
      </w:numPr>
      <w:pBdr>
        <w:top w:val="single" w:sz="24" w:space="0" w:color="DAE7ED" w:themeColor="accent1" w:themeTint="33"/>
        <w:left w:val="single" w:sz="24" w:space="0" w:color="DAE7ED" w:themeColor="accent1" w:themeTint="33"/>
        <w:bottom w:val="single" w:sz="24" w:space="0" w:color="DAE7ED" w:themeColor="accent1" w:themeTint="33"/>
        <w:right w:val="single" w:sz="24" w:space="0" w:color="DAE7ED" w:themeColor="accent1" w:themeTint="33"/>
      </w:pBdr>
      <w:shd w:val="clear" w:color="auto" w:fill="DAE7ED" w:themeFill="accent1" w:themeFillTint="33"/>
      <w:spacing w:after="0" w:line="240" w:lineRule="auto"/>
      <w:outlineLvl w:val="1"/>
    </w:pPr>
    <w:rPr>
      <w:smallCaps/>
      <w:spacing w:val="15"/>
      <w:sz w:val="24"/>
    </w:rPr>
  </w:style>
  <w:style w:type="paragraph" w:styleId="Heading3">
    <w:name w:val="heading 3"/>
    <w:basedOn w:val="Normal"/>
    <w:next w:val="Normal"/>
    <w:link w:val="Heading3Char"/>
    <w:unhideWhenUsed/>
    <w:qFormat/>
    <w:rsid w:val="0036612E"/>
    <w:pPr>
      <w:keepNext/>
      <w:numPr>
        <w:ilvl w:val="2"/>
        <w:numId w:val="1"/>
      </w:numPr>
      <w:pBdr>
        <w:top w:val="single" w:sz="6" w:space="2" w:color="4D86A0" w:themeColor="accent1"/>
      </w:pBdr>
      <w:spacing w:before="300" w:after="0"/>
      <w:outlineLvl w:val="2"/>
    </w:pPr>
    <w:rPr>
      <w:smallCaps/>
      <w:spacing w:val="15"/>
      <w:sz w:val="24"/>
    </w:rPr>
  </w:style>
  <w:style w:type="paragraph" w:styleId="Heading4">
    <w:name w:val="heading 4"/>
    <w:basedOn w:val="Normal"/>
    <w:next w:val="Normal"/>
    <w:link w:val="Heading4Char"/>
    <w:unhideWhenUsed/>
    <w:qFormat/>
    <w:rsid w:val="0036612E"/>
    <w:pPr>
      <w:keepNext/>
      <w:numPr>
        <w:ilvl w:val="3"/>
        <w:numId w:val="1"/>
      </w:numPr>
      <w:pBdr>
        <w:top w:val="dotted" w:sz="6" w:space="2" w:color="4D86A0" w:themeColor="accent1"/>
      </w:pBdr>
      <w:spacing w:before="200" w:after="0"/>
      <w:outlineLvl w:val="3"/>
    </w:pPr>
    <w:rPr>
      <w:smallCaps/>
      <w:spacing w:val="10"/>
      <w:sz w:val="24"/>
    </w:rPr>
  </w:style>
  <w:style w:type="paragraph" w:styleId="Heading5">
    <w:name w:val="heading 5"/>
    <w:basedOn w:val="Normal"/>
    <w:next w:val="Normal"/>
    <w:link w:val="Heading5Char"/>
    <w:unhideWhenUsed/>
    <w:qFormat/>
    <w:rsid w:val="0036612E"/>
    <w:pPr>
      <w:keepNext/>
      <w:numPr>
        <w:ilvl w:val="4"/>
        <w:numId w:val="1"/>
      </w:numPr>
      <w:spacing w:before="200" w:after="0"/>
      <w:outlineLvl w:val="4"/>
    </w:pPr>
    <w:rPr>
      <w:smallCaps/>
      <w:spacing w:val="10"/>
      <w:sz w:val="24"/>
    </w:rPr>
  </w:style>
  <w:style w:type="paragraph" w:styleId="Heading6">
    <w:name w:val="heading 6"/>
    <w:basedOn w:val="Normal"/>
    <w:next w:val="Normal"/>
    <w:link w:val="Heading6Char"/>
    <w:unhideWhenUsed/>
    <w:qFormat/>
    <w:rsid w:val="0036612E"/>
    <w:pPr>
      <w:keepNext/>
      <w:numPr>
        <w:ilvl w:val="5"/>
        <w:numId w:val="1"/>
      </w:numPr>
      <w:spacing w:before="200" w:after="0"/>
      <w:outlineLvl w:val="5"/>
    </w:pPr>
    <w:rPr>
      <w:smallCaps/>
      <w:spacing w:val="10"/>
    </w:rPr>
  </w:style>
  <w:style w:type="paragraph" w:styleId="Heading7">
    <w:name w:val="heading 7"/>
    <w:basedOn w:val="Normal"/>
    <w:next w:val="Normal"/>
    <w:link w:val="Heading7Char"/>
    <w:unhideWhenUsed/>
    <w:qFormat/>
    <w:rsid w:val="0036612E"/>
    <w:pPr>
      <w:keepNext/>
      <w:numPr>
        <w:ilvl w:val="6"/>
        <w:numId w:val="1"/>
      </w:numPr>
      <w:spacing w:before="200" w:after="0"/>
      <w:outlineLvl w:val="6"/>
    </w:pPr>
    <w:rPr>
      <w:i/>
      <w:smallCaps/>
      <w:spacing w:val="10"/>
    </w:rPr>
  </w:style>
  <w:style w:type="paragraph" w:styleId="Heading8">
    <w:name w:val="heading 8"/>
    <w:basedOn w:val="Normal"/>
    <w:next w:val="Normal"/>
    <w:link w:val="Heading8Char"/>
    <w:unhideWhenUsed/>
    <w:qFormat/>
    <w:rsid w:val="0036612E"/>
    <w:pPr>
      <w:keepNext/>
      <w:numPr>
        <w:ilvl w:val="7"/>
        <w:numId w:val="1"/>
      </w:numPr>
      <w:spacing w:before="200" w:after="0"/>
      <w:outlineLvl w:val="7"/>
    </w:pPr>
    <w:rPr>
      <w:smallCaps/>
      <w:spacing w:val="10"/>
      <w:szCs w:val="18"/>
    </w:rPr>
  </w:style>
  <w:style w:type="paragraph" w:styleId="Heading9">
    <w:name w:val="heading 9"/>
    <w:basedOn w:val="Normal"/>
    <w:next w:val="Normal"/>
    <w:link w:val="Heading9Char"/>
    <w:unhideWhenUsed/>
    <w:qFormat/>
    <w:rsid w:val="0036612E"/>
    <w:pPr>
      <w:keepNext/>
      <w:numPr>
        <w:ilvl w:val="8"/>
        <w:numId w:val="1"/>
      </w:numPr>
      <w:spacing w:before="200" w:after="0"/>
      <w:outlineLvl w:val="8"/>
    </w:pPr>
    <w:rPr>
      <w:i/>
      <w:iCs/>
      <w:smallCaps/>
      <w:spacing w:val="10"/>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ver-CustomerName">
    <w:name w:val="Cover - Customer Name"/>
    <w:basedOn w:val="Normal"/>
    <w:link w:val="Cover-CustomerNameChar"/>
    <w:uiPriority w:val="19"/>
    <w:rsid w:val="004134E8"/>
    <w:rPr>
      <w:color w:val="FFFFFF" w:themeColor="background1"/>
      <w:sz w:val="36"/>
      <w:szCs w:val="36"/>
    </w:rPr>
  </w:style>
  <w:style w:type="character" w:customStyle="1" w:styleId="Cover-CustomerNameChar">
    <w:name w:val="Cover - Customer Name Char"/>
    <w:basedOn w:val="BodyTextChar"/>
    <w:link w:val="Cover-CustomerName"/>
    <w:uiPriority w:val="19"/>
    <w:rsid w:val="003F759B"/>
    <w:rPr>
      <w:color w:val="FFFFFF" w:themeColor="background1"/>
      <w:sz w:val="36"/>
      <w:szCs w:val="36"/>
    </w:rPr>
  </w:style>
  <w:style w:type="paragraph" w:customStyle="1" w:styleId="FieldPromptText">
    <w:name w:val="Field Prompt Text"/>
    <w:basedOn w:val="Normal"/>
    <w:link w:val="FieldPromptTextChar"/>
    <w:uiPriority w:val="36"/>
    <w:rsid w:val="0014046F"/>
    <w:pPr>
      <w:spacing w:before="0" w:after="0" w:line="240" w:lineRule="auto"/>
    </w:pPr>
    <w:rPr>
      <w:i/>
      <w:color w:val="BCBCBC" w:themeColor="accent5"/>
      <w:lang w:bidi="en-US"/>
    </w:rPr>
  </w:style>
  <w:style w:type="character" w:customStyle="1" w:styleId="FieldPromptTextChar">
    <w:name w:val="Field Prompt Text Char"/>
    <w:basedOn w:val="DefaultParagraphFont"/>
    <w:link w:val="FieldPromptText"/>
    <w:uiPriority w:val="36"/>
    <w:rsid w:val="003F759B"/>
    <w:rPr>
      <w:i/>
      <w:color w:val="BCBCBC" w:themeColor="accent5"/>
      <w:lang w:bidi="en-US"/>
    </w:rPr>
  </w:style>
  <w:style w:type="paragraph" w:styleId="BodyText">
    <w:name w:val="Body Text"/>
    <w:basedOn w:val="Normal"/>
    <w:link w:val="BodyTextChar"/>
    <w:uiPriority w:val="99"/>
    <w:semiHidden/>
    <w:unhideWhenUsed/>
    <w:rsid w:val="002C49F0"/>
    <w:pPr>
      <w:spacing w:after="120"/>
    </w:pPr>
  </w:style>
  <w:style w:type="character" w:customStyle="1" w:styleId="BodyTextChar">
    <w:name w:val="Body Text Char"/>
    <w:basedOn w:val="DefaultParagraphFont"/>
    <w:link w:val="BodyText"/>
    <w:uiPriority w:val="99"/>
    <w:semiHidden/>
    <w:rsid w:val="002C49F0"/>
  </w:style>
  <w:style w:type="paragraph" w:customStyle="1" w:styleId="Cover-DocTitle">
    <w:name w:val="Cover - Doc Title"/>
    <w:basedOn w:val="Normal"/>
    <w:link w:val="Cover-DocTitleChar"/>
    <w:uiPriority w:val="19"/>
    <w:rsid w:val="004134E8"/>
    <w:rPr>
      <w:b/>
      <w:color w:val="FFFFFF" w:themeColor="background1"/>
      <w:sz w:val="48"/>
      <w:szCs w:val="48"/>
    </w:rPr>
  </w:style>
  <w:style w:type="paragraph" w:customStyle="1" w:styleId="Cover-DocSubtitle">
    <w:name w:val="Cover - Doc Subtitle"/>
    <w:basedOn w:val="Normal"/>
    <w:link w:val="Cover-DocSubtitleChar"/>
    <w:uiPriority w:val="19"/>
    <w:rsid w:val="004134E8"/>
    <w:rPr>
      <w:color w:val="FFFFFF" w:themeColor="background1"/>
      <w:sz w:val="40"/>
      <w:szCs w:val="40"/>
    </w:rPr>
  </w:style>
  <w:style w:type="character" w:customStyle="1" w:styleId="Cover-DocTitleChar">
    <w:name w:val="Cover - Doc Title Char"/>
    <w:basedOn w:val="BodyTextChar"/>
    <w:link w:val="Cover-DocTitle"/>
    <w:uiPriority w:val="19"/>
    <w:rsid w:val="003F759B"/>
    <w:rPr>
      <w:b/>
      <w:color w:val="FFFFFF" w:themeColor="background1"/>
      <w:sz w:val="48"/>
      <w:szCs w:val="48"/>
    </w:rPr>
  </w:style>
  <w:style w:type="paragraph" w:customStyle="1" w:styleId="Cover-DocNumber">
    <w:name w:val="Cover - Doc Number"/>
    <w:basedOn w:val="Normal"/>
    <w:link w:val="Cover-DocNumberChar"/>
    <w:uiPriority w:val="19"/>
    <w:rsid w:val="004134E8"/>
    <w:rPr>
      <w:color w:val="FFFFFF" w:themeColor="background1"/>
      <w:sz w:val="32"/>
      <w:szCs w:val="32"/>
    </w:rPr>
  </w:style>
  <w:style w:type="character" w:customStyle="1" w:styleId="Cover-DocSubtitleChar">
    <w:name w:val="Cover - Doc Subtitle Char"/>
    <w:basedOn w:val="BodyTextChar"/>
    <w:link w:val="Cover-DocSubtitle"/>
    <w:uiPriority w:val="19"/>
    <w:rsid w:val="003F759B"/>
    <w:rPr>
      <w:color w:val="FFFFFF" w:themeColor="background1"/>
      <w:sz w:val="40"/>
      <w:szCs w:val="40"/>
    </w:rPr>
  </w:style>
  <w:style w:type="character" w:customStyle="1" w:styleId="Cover-DocNumberChar">
    <w:name w:val="Cover - Doc Number Char"/>
    <w:basedOn w:val="BodyTextChar"/>
    <w:link w:val="Cover-DocNumber"/>
    <w:uiPriority w:val="19"/>
    <w:rsid w:val="003F759B"/>
    <w:rPr>
      <w:color w:val="FFFFFF" w:themeColor="background1"/>
      <w:sz w:val="32"/>
      <w:szCs w:val="32"/>
    </w:rPr>
  </w:style>
  <w:style w:type="paragraph" w:customStyle="1" w:styleId="Cover-DocInfo">
    <w:name w:val="Cover - Doc Info"/>
    <w:basedOn w:val="Normal"/>
    <w:link w:val="Cover-DocInfoChar"/>
    <w:uiPriority w:val="19"/>
    <w:rsid w:val="004134E8"/>
    <w:pPr>
      <w:spacing w:before="0" w:after="0"/>
    </w:pPr>
    <w:rPr>
      <w:sz w:val="28"/>
      <w:szCs w:val="28"/>
    </w:rPr>
  </w:style>
  <w:style w:type="paragraph" w:styleId="TOC1">
    <w:name w:val="toc 1"/>
    <w:basedOn w:val="Normal"/>
    <w:next w:val="Normal"/>
    <w:autoRedefine/>
    <w:uiPriority w:val="39"/>
    <w:unhideWhenUsed/>
    <w:rsid w:val="00EF4C2F"/>
    <w:pPr>
      <w:tabs>
        <w:tab w:val="left" w:pos="400"/>
        <w:tab w:val="right" w:leader="dot" w:pos="9350"/>
      </w:tabs>
      <w:spacing w:after="0"/>
    </w:pPr>
  </w:style>
  <w:style w:type="character" w:customStyle="1" w:styleId="Cover-DocInfoChar">
    <w:name w:val="Cover - Doc Info Char"/>
    <w:basedOn w:val="BodyTextChar"/>
    <w:link w:val="Cover-DocInfo"/>
    <w:uiPriority w:val="19"/>
    <w:rsid w:val="003F759B"/>
    <w:rPr>
      <w:sz w:val="28"/>
      <w:szCs w:val="28"/>
    </w:rPr>
  </w:style>
  <w:style w:type="paragraph" w:styleId="TOC2">
    <w:name w:val="toc 2"/>
    <w:basedOn w:val="Normal"/>
    <w:next w:val="Normal"/>
    <w:autoRedefine/>
    <w:uiPriority w:val="39"/>
    <w:unhideWhenUsed/>
    <w:rsid w:val="00EF4C2F"/>
    <w:pPr>
      <w:tabs>
        <w:tab w:val="left" w:pos="1080"/>
        <w:tab w:val="right" w:leader="dot" w:pos="9350"/>
      </w:tabs>
      <w:spacing w:before="0" w:after="0"/>
      <w:ind w:left="446"/>
    </w:pPr>
  </w:style>
  <w:style w:type="paragraph" w:customStyle="1" w:styleId="Cover-Notifications">
    <w:name w:val="Cover - Notifications"/>
    <w:basedOn w:val="Normal"/>
    <w:link w:val="Cover-NotificationsChar"/>
    <w:uiPriority w:val="19"/>
    <w:rsid w:val="004445E4"/>
    <w:rPr>
      <w:i/>
      <w:color w:val="8C8C8C" w:themeColor="accent5" w:themeShade="BF"/>
      <w:sz w:val="18"/>
      <w:szCs w:val="18"/>
    </w:rPr>
  </w:style>
  <w:style w:type="character" w:customStyle="1" w:styleId="Cover-NotificationsChar">
    <w:name w:val="Cover - Notifications Char"/>
    <w:basedOn w:val="BodyTextChar"/>
    <w:link w:val="Cover-Notifications"/>
    <w:uiPriority w:val="19"/>
    <w:rsid w:val="003F759B"/>
    <w:rPr>
      <w:i/>
      <w:color w:val="8C8C8C" w:themeColor="accent5" w:themeShade="BF"/>
      <w:sz w:val="18"/>
      <w:szCs w:val="18"/>
    </w:rPr>
  </w:style>
  <w:style w:type="character" w:customStyle="1" w:styleId="Heading1Char">
    <w:name w:val="Heading 1 Char"/>
    <w:basedOn w:val="DefaultParagraphFont"/>
    <w:link w:val="Heading1"/>
    <w:rsid w:val="006F21ED"/>
    <w:rPr>
      <w:smallCaps/>
      <w:color w:val="FFFFFF" w:themeColor="background1"/>
      <w:spacing w:val="15"/>
      <w:sz w:val="24"/>
      <w:szCs w:val="22"/>
      <w:shd w:val="clear" w:color="auto" w:fill="4D86A0" w:themeFill="accent1"/>
    </w:rPr>
  </w:style>
  <w:style w:type="character" w:customStyle="1" w:styleId="Heading2Char">
    <w:name w:val="Heading 2 Char"/>
    <w:basedOn w:val="DefaultParagraphFont"/>
    <w:link w:val="Heading2"/>
    <w:rsid w:val="006F21ED"/>
    <w:rPr>
      <w:smallCaps/>
      <w:spacing w:val="15"/>
      <w:sz w:val="24"/>
      <w:shd w:val="clear" w:color="auto" w:fill="DAE7ED" w:themeFill="accent1" w:themeFillTint="33"/>
    </w:rPr>
  </w:style>
  <w:style w:type="character" w:customStyle="1" w:styleId="Heading3Char">
    <w:name w:val="Heading 3 Char"/>
    <w:basedOn w:val="DefaultParagraphFont"/>
    <w:link w:val="Heading3"/>
    <w:rsid w:val="006F21ED"/>
    <w:rPr>
      <w:smallCaps/>
      <w:spacing w:val="15"/>
      <w:sz w:val="24"/>
    </w:rPr>
  </w:style>
  <w:style w:type="character" w:customStyle="1" w:styleId="Heading4Char">
    <w:name w:val="Heading 4 Char"/>
    <w:basedOn w:val="DefaultParagraphFont"/>
    <w:link w:val="Heading4"/>
    <w:rsid w:val="006F21ED"/>
    <w:rPr>
      <w:smallCaps/>
      <w:spacing w:val="10"/>
      <w:sz w:val="24"/>
    </w:rPr>
  </w:style>
  <w:style w:type="character" w:customStyle="1" w:styleId="Heading5Char">
    <w:name w:val="Heading 5 Char"/>
    <w:basedOn w:val="DefaultParagraphFont"/>
    <w:link w:val="Heading5"/>
    <w:rsid w:val="006F21ED"/>
    <w:rPr>
      <w:smallCaps/>
      <w:spacing w:val="10"/>
      <w:sz w:val="24"/>
    </w:rPr>
  </w:style>
  <w:style w:type="character" w:customStyle="1" w:styleId="Heading6Char">
    <w:name w:val="Heading 6 Char"/>
    <w:basedOn w:val="DefaultParagraphFont"/>
    <w:link w:val="Heading6"/>
    <w:rsid w:val="006F21ED"/>
    <w:rPr>
      <w:smallCaps/>
      <w:spacing w:val="10"/>
    </w:rPr>
  </w:style>
  <w:style w:type="character" w:customStyle="1" w:styleId="Heading7Char">
    <w:name w:val="Heading 7 Char"/>
    <w:basedOn w:val="DefaultParagraphFont"/>
    <w:link w:val="Heading7"/>
    <w:rsid w:val="006F21ED"/>
    <w:rPr>
      <w:i/>
      <w:smallCaps/>
      <w:spacing w:val="10"/>
    </w:rPr>
  </w:style>
  <w:style w:type="character" w:customStyle="1" w:styleId="Heading8Char">
    <w:name w:val="Heading 8 Char"/>
    <w:basedOn w:val="DefaultParagraphFont"/>
    <w:link w:val="Heading8"/>
    <w:rsid w:val="006F21ED"/>
    <w:rPr>
      <w:smallCaps/>
      <w:spacing w:val="10"/>
      <w:szCs w:val="18"/>
    </w:rPr>
  </w:style>
  <w:style w:type="character" w:customStyle="1" w:styleId="Heading9Char">
    <w:name w:val="Heading 9 Char"/>
    <w:basedOn w:val="DefaultParagraphFont"/>
    <w:link w:val="Heading9"/>
    <w:rsid w:val="006F21ED"/>
    <w:rPr>
      <w:i/>
      <w:iCs/>
      <w:smallCaps/>
      <w:spacing w:val="10"/>
      <w:szCs w:val="18"/>
    </w:rPr>
  </w:style>
  <w:style w:type="paragraph" w:styleId="Caption">
    <w:name w:val="caption"/>
    <w:basedOn w:val="Normal"/>
    <w:next w:val="Normal"/>
    <w:unhideWhenUsed/>
    <w:qFormat/>
    <w:rsid w:val="00A06177"/>
    <w:rPr>
      <w:b/>
      <w:bCs/>
      <w:color w:val="396477" w:themeColor="accent1" w:themeShade="BF"/>
      <w:sz w:val="16"/>
      <w:szCs w:val="16"/>
    </w:rPr>
  </w:style>
  <w:style w:type="paragraph" w:styleId="Title">
    <w:name w:val="Title"/>
    <w:basedOn w:val="Normal"/>
    <w:next w:val="Normal"/>
    <w:link w:val="TitleChar"/>
    <w:uiPriority w:val="10"/>
    <w:qFormat/>
    <w:rsid w:val="00A06177"/>
    <w:pPr>
      <w:spacing w:before="0" w:after="0"/>
    </w:pPr>
    <w:rPr>
      <w:rFonts w:asciiTheme="majorHAnsi" w:eastAsiaTheme="majorEastAsia" w:hAnsiTheme="majorHAnsi" w:cstheme="majorBidi"/>
      <w:caps/>
      <w:color w:val="4D86A0" w:themeColor="accent1"/>
      <w:spacing w:val="10"/>
      <w:sz w:val="52"/>
      <w:szCs w:val="52"/>
    </w:rPr>
  </w:style>
  <w:style w:type="character" w:customStyle="1" w:styleId="TitleChar">
    <w:name w:val="Title Char"/>
    <w:basedOn w:val="DefaultParagraphFont"/>
    <w:link w:val="Title"/>
    <w:uiPriority w:val="10"/>
    <w:rsid w:val="00A06177"/>
    <w:rPr>
      <w:rFonts w:asciiTheme="majorHAnsi" w:eastAsiaTheme="majorEastAsia" w:hAnsiTheme="majorHAnsi" w:cstheme="majorBidi"/>
      <w:caps/>
      <w:color w:val="4D86A0" w:themeColor="accent1"/>
      <w:spacing w:val="10"/>
      <w:sz w:val="52"/>
      <w:szCs w:val="52"/>
    </w:rPr>
  </w:style>
  <w:style w:type="paragraph" w:styleId="Subtitle">
    <w:name w:val="Subtitle"/>
    <w:basedOn w:val="Normal"/>
    <w:next w:val="Normal"/>
    <w:link w:val="SubtitleChar"/>
    <w:uiPriority w:val="11"/>
    <w:qFormat/>
    <w:rsid w:val="00A06177"/>
    <w:pPr>
      <w:spacing w:before="0" w:after="500" w:line="240" w:lineRule="auto"/>
    </w:pPr>
    <w:rPr>
      <w:caps/>
      <w:color w:val="8D9195" w:themeColor="text1" w:themeTint="A6"/>
      <w:spacing w:val="10"/>
      <w:sz w:val="21"/>
      <w:szCs w:val="21"/>
    </w:rPr>
  </w:style>
  <w:style w:type="character" w:customStyle="1" w:styleId="SubtitleChar">
    <w:name w:val="Subtitle Char"/>
    <w:basedOn w:val="DefaultParagraphFont"/>
    <w:link w:val="Subtitle"/>
    <w:uiPriority w:val="11"/>
    <w:rsid w:val="00A06177"/>
    <w:rPr>
      <w:caps/>
      <w:color w:val="8D9195" w:themeColor="text1" w:themeTint="A6"/>
      <w:spacing w:val="10"/>
      <w:sz w:val="21"/>
      <w:szCs w:val="21"/>
    </w:rPr>
  </w:style>
  <w:style w:type="character" w:styleId="Strong">
    <w:name w:val="Strong"/>
    <w:uiPriority w:val="2"/>
    <w:qFormat/>
    <w:rsid w:val="00A06177"/>
    <w:rPr>
      <w:b/>
      <w:bCs/>
    </w:rPr>
  </w:style>
  <w:style w:type="character" w:styleId="Emphasis">
    <w:name w:val="Emphasis"/>
    <w:uiPriority w:val="4"/>
    <w:qFormat/>
    <w:rsid w:val="00A06177"/>
    <w:rPr>
      <w:caps/>
      <w:color w:val="26424F" w:themeColor="accent1" w:themeShade="7F"/>
      <w:spacing w:val="5"/>
    </w:rPr>
  </w:style>
  <w:style w:type="paragraph" w:styleId="NoSpacing">
    <w:name w:val="No Spacing"/>
    <w:uiPriority w:val="1"/>
    <w:qFormat/>
    <w:rsid w:val="00A06177"/>
    <w:pPr>
      <w:spacing w:after="0" w:line="240" w:lineRule="auto"/>
    </w:pPr>
  </w:style>
  <w:style w:type="paragraph" w:styleId="Quote">
    <w:name w:val="Quote"/>
    <w:basedOn w:val="Normal"/>
    <w:next w:val="Normal"/>
    <w:link w:val="QuoteChar"/>
    <w:uiPriority w:val="5"/>
    <w:qFormat/>
    <w:rsid w:val="005C2715"/>
    <w:rPr>
      <w:i/>
      <w:iCs/>
      <w:szCs w:val="24"/>
    </w:rPr>
  </w:style>
  <w:style w:type="character" w:customStyle="1" w:styleId="QuoteChar">
    <w:name w:val="Quote Char"/>
    <w:basedOn w:val="DefaultParagraphFont"/>
    <w:link w:val="Quote"/>
    <w:uiPriority w:val="5"/>
    <w:rsid w:val="003F759B"/>
    <w:rPr>
      <w:i/>
      <w:iCs/>
      <w:sz w:val="22"/>
      <w:szCs w:val="24"/>
    </w:rPr>
  </w:style>
  <w:style w:type="paragraph" w:styleId="IntenseQuote">
    <w:name w:val="Intense Quote"/>
    <w:basedOn w:val="Normal"/>
    <w:next w:val="Normal"/>
    <w:link w:val="IntenseQuoteChar"/>
    <w:uiPriority w:val="5"/>
    <w:qFormat/>
    <w:rsid w:val="005C2715"/>
    <w:pPr>
      <w:spacing w:before="240" w:after="240" w:line="240" w:lineRule="auto"/>
      <w:ind w:left="1080" w:right="1080"/>
      <w:jc w:val="center"/>
    </w:pPr>
    <w:rPr>
      <w:color w:val="4D86A0" w:themeColor="accent1"/>
      <w:szCs w:val="24"/>
    </w:rPr>
  </w:style>
  <w:style w:type="character" w:customStyle="1" w:styleId="IntenseQuoteChar">
    <w:name w:val="Intense Quote Char"/>
    <w:basedOn w:val="DefaultParagraphFont"/>
    <w:link w:val="IntenseQuote"/>
    <w:uiPriority w:val="5"/>
    <w:rsid w:val="003F759B"/>
    <w:rPr>
      <w:color w:val="4D86A0" w:themeColor="accent1"/>
      <w:sz w:val="22"/>
      <w:szCs w:val="24"/>
    </w:rPr>
  </w:style>
  <w:style w:type="character" w:styleId="SubtleEmphasis">
    <w:name w:val="Subtle Emphasis"/>
    <w:uiPriority w:val="4"/>
    <w:qFormat/>
    <w:rsid w:val="00A06177"/>
    <w:rPr>
      <w:i/>
      <w:iCs/>
      <w:color w:val="26424F" w:themeColor="accent1" w:themeShade="7F"/>
    </w:rPr>
  </w:style>
  <w:style w:type="character" w:styleId="IntenseEmphasis">
    <w:name w:val="Intense Emphasis"/>
    <w:uiPriority w:val="4"/>
    <w:qFormat/>
    <w:rsid w:val="00A06177"/>
    <w:rPr>
      <w:b/>
      <w:bCs/>
      <w:caps/>
      <w:color w:val="26424F" w:themeColor="accent1" w:themeShade="7F"/>
      <w:spacing w:val="10"/>
    </w:rPr>
  </w:style>
  <w:style w:type="character" w:styleId="SubtleReference">
    <w:name w:val="Subtle Reference"/>
    <w:uiPriority w:val="6"/>
    <w:qFormat/>
    <w:rsid w:val="00A06177"/>
    <w:rPr>
      <w:b/>
      <w:bCs/>
      <w:color w:val="4D86A0" w:themeColor="accent1"/>
    </w:rPr>
  </w:style>
  <w:style w:type="character" w:styleId="IntenseReference">
    <w:name w:val="Intense Reference"/>
    <w:uiPriority w:val="6"/>
    <w:qFormat/>
    <w:rsid w:val="00A06177"/>
    <w:rPr>
      <w:b/>
      <w:bCs/>
      <w:i/>
      <w:iCs/>
      <w:caps/>
      <w:color w:val="4D86A0" w:themeColor="accent1"/>
    </w:rPr>
  </w:style>
  <w:style w:type="character" w:styleId="BookTitle">
    <w:name w:val="Book Title"/>
    <w:uiPriority w:val="39"/>
    <w:qFormat/>
    <w:rsid w:val="00A06177"/>
    <w:rPr>
      <w:b/>
      <w:bCs/>
      <w:i/>
      <w:iCs/>
      <w:spacing w:val="0"/>
    </w:rPr>
  </w:style>
  <w:style w:type="paragraph" w:styleId="TOCHeading">
    <w:name w:val="TOC Heading"/>
    <w:basedOn w:val="Heading1"/>
    <w:next w:val="Normal"/>
    <w:uiPriority w:val="39"/>
    <w:unhideWhenUsed/>
    <w:qFormat/>
    <w:rsid w:val="001A3284"/>
  </w:style>
  <w:style w:type="paragraph" w:styleId="TOC3">
    <w:name w:val="toc 3"/>
    <w:basedOn w:val="Normal"/>
    <w:next w:val="Normal"/>
    <w:autoRedefine/>
    <w:uiPriority w:val="39"/>
    <w:unhideWhenUsed/>
    <w:rsid w:val="00EF4C2F"/>
    <w:pPr>
      <w:tabs>
        <w:tab w:val="left" w:pos="1980"/>
        <w:tab w:val="right" w:leader="dot" w:pos="9350"/>
      </w:tabs>
      <w:spacing w:before="0" w:after="0"/>
      <w:ind w:left="1080"/>
    </w:pPr>
  </w:style>
  <w:style w:type="character" w:styleId="Hyperlink">
    <w:name w:val="Hyperlink"/>
    <w:basedOn w:val="DefaultParagraphFont"/>
    <w:uiPriority w:val="99"/>
    <w:unhideWhenUsed/>
    <w:rsid w:val="00FC3672"/>
    <w:rPr>
      <w:color w:val="0000FF" w:themeColor="hyperlink"/>
      <w:u w:val="single"/>
    </w:rPr>
  </w:style>
  <w:style w:type="table" w:styleId="TableGrid">
    <w:name w:val="Table Grid"/>
    <w:basedOn w:val="TableNormal"/>
    <w:uiPriority w:val="39"/>
    <w:rsid w:val="00FE4DD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qFormat/>
    <w:rsid w:val="004F4EB3"/>
    <w:pPr>
      <w:spacing w:before="0" w:after="0"/>
    </w:pPr>
    <w:rPr>
      <w:rFonts w:cstheme="minorHAnsi"/>
      <w:sz w:val="18"/>
      <w:lang w:bidi="en-US"/>
    </w:rPr>
  </w:style>
  <w:style w:type="table" w:customStyle="1" w:styleId="TableGridLight1">
    <w:name w:val="Table Grid Light1"/>
    <w:basedOn w:val="TableNormal"/>
    <w:uiPriority w:val="40"/>
    <w:rsid w:val="004F4EB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Accent51">
    <w:name w:val="Grid Table 1 Light - Accent 51"/>
    <w:basedOn w:val="TableNormal"/>
    <w:uiPriority w:val="46"/>
    <w:rsid w:val="004F4EB3"/>
    <w:pPr>
      <w:spacing w:after="0" w:line="240" w:lineRule="auto"/>
    </w:pPr>
    <w:tblPr>
      <w:tblStyleRowBandSize w:val="1"/>
      <w:tblStyleColBandSize w:val="1"/>
      <w:tblBorders>
        <w:top w:val="single" w:sz="4" w:space="0" w:color="E4E4E4" w:themeColor="accent5" w:themeTint="66"/>
        <w:left w:val="single" w:sz="4" w:space="0" w:color="E4E4E4" w:themeColor="accent5" w:themeTint="66"/>
        <w:bottom w:val="single" w:sz="4" w:space="0" w:color="E4E4E4" w:themeColor="accent5" w:themeTint="66"/>
        <w:right w:val="single" w:sz="4" w:space="0" w:color="E4E4E4" w:themeColor="accent5" w:themeTint="66"/>
        <w:insideH w:val="single" w:sz="4" w:space="0" w:color="E4E4E4" w:themeColor="accent5" w:themeTint="66"/>
        <w:insideV w:val="single" w:sz="4" w:space="0" w:color="E4E4E4" w:themeColor="accent5" w:themeTint="66"/>
      </w:tblBorders>
    </w:tblPr>
    <w:tblStylePr w:type="firstRow">
      <w:rPr>
        <w:b/>
        <w:bCs/>
      </w:rPr>
      <w:tblPr/>
      <w:tcPr>
        <w:tcBorders>
          <w:bottom w:val="single" w:sz="12" w:space="0" w:color="D6D6D6" w:themeColor="accent5" w:themeTint="99"/>
        </w:tcBorders>
      </w:tcPr>
    </w:tblStylePr>
    <w:tblStylePr w:type="lastRow">
      <w:rPr>
        <w:b/>
        <w:bCs/>
      </w:rPr>
      <w:tblPr/>
      <w:tcPr>
        <w:tcBorders>
          <w:top w:val="double" w:sz="2" w:space="0" w:color="D6D6D6" w:themeColor="accent5" w:themeTint="99"/>
        </w:tcBorders>
      </w:tcPr>
    </w:tblStylePr>
    <w:tblStylePr w:type="firstCol">
      <w:rPr>
        <w:b/>
        <w:bCs/>
      </w:rPr>
    </w:tblStylePr>
    <w:tblStylePr w:type="lastCol">
      <w:rPr>
        <w:b/>
        <w:bCs/>
      </w:rPr>
    </w:tblStylePr>
  </w:style>
  <w:style w:type="table" w:customStyle="1" w:styleId="GridTable1Light1">
    <w:name w:val="Grid Table 1 Light1"/>
    <w:basedOn w:val="TableNormal"/>
    <w:uiPriority w:val="46"/>
    <w:rsid w:val="004F4EB3"/>
    <w:pPr>
      <w:spacing w:after="0" w:line="240" w:lineRule="auto"/>
    </w:pPr>
    <w:tblPr>
      <w:tblStyleRowBandSize w:val="1"/>
      <w:tblStyleColBandSize w:val="1"/>
      <w:tblBorders>
        <w:top w:val="single" w:sz="4" w:space="0" w:color="B9BBBE" w:themeColor="text1" w:themeTint="66"/>
        <w:left w:val="single" w:sz="4" w:space="0" w:color="B9BBBE" w:themeColor="text1" w:themeTint="66"/>
        <w:bottom w:val="single" w:sz="4" w:space="0" w:color="B9BBBE" w:themeColor="text1" w:themeTint="66"/>
        <w:right w:val="single" w:sz="4" w:space="0" w:color="B9BBBE" w:themeColor="text1" w:themeTint="66"/>
        <w:insideH w:val="single" w:sz="4" w:space="0" w:color="B9BBBE" w:themeColor="text1" w:themeTint="66"/>
        <w:insideV w:val="single" w:sz="4" w:space="0" w:color="B9BBBE" w:themeColor="text1" w:themeTint="66"/>
      </w:tblBorders>
    </w:tblPr>
    <w:tblStylePr w:type="firstRow">
      <w:rPr>
        <w:b/>
        <w:bCs/>
      </w:rPr>
      <w:tblPr/>
      <w:tcPr>
        <w:tcBorders>
          <w:bottom w:val="single" w:sz="12" w:space="0" w:color="969A9D" w:themeColor="text1" w:themeTint="99"/>
        </w:tcBorders>
      </w:tcPr>
    </w:tblStylePr>
    <w:tblStylePr w:type="lastRow">
      <w:rPr>
        <w:b/>
        <w:bCs/>
      </w:rPr>
      <w:tblPr/>
      <w:tcPr>
        <w:tcBorders>
          <w:top w:val="double" w:sz="2" w:space="0" w:color="969A9D" w:themeColor="text1" w:themeTint="99"/>
        </w:tcBorders>
      </w:tcPr>
    </w:tblStylePr>
    <w:tblStylePr w:type="firstCol">
      <w:rPr>
        <w:b/>
        <w:bCs/>
      </w:rPr>
    </w:tblStylePr>
    <w:tblStylePr w:type="lastCol">
      <w:rPr>
        <w:b/>
        <w:bCs/>
      </w:rPr>
    </w:tblStylePr>
  </w:style>
  <w:style w:type="table" w:customStyle="1" w:styleId="GridTable4-Accent11">
    <w:name w:val="Grid Table 4 - Accent 11"/>
    <w:basedOn w:val="TableNormal"/>
    <w:uiPriority w:val="49"/>
    <w:rsid w:val="001C2EC9"/>
    <w:pPr>
      <w:spacing w:after="0" w:line="240" w:lineRule="auto"/>
    </w:pPr>
    <w:tblPr>
      <w:tblStyleRowBandSize w:val="1"/>
      <w:tblStyleColBandSize w:val="1"/>
      <w:tblBorders>
        <w:top w:val="single" w:sz="4" w:space="0" w:color="90B7C9" w:themeColor="accent1" w:themeTint="99"/>
        <w:left w:val="single" w:sz="4" w:space="0" w:color="90B7C9" w:themeColor="accent1" w:themeTint="99"/>
        <w:bottom w:val="single" w:sz="4" w:space="0" w:color="90B7C9" w:themeColor="accent1" w:themeTint="99"/>
        <w:right w:val="single" w:sz="4" w:space="0" w:color="90B7C9" w:themeColor="accent1" w:themeTint="99"/>
        <w:insideH w:val="single" w:sz="4" w:space="0" w:color="90B7C9" w:themeColor="accent1" w:themeTint="99"/>
        <w:insideV w:val="single" w:sz="4" w:space="0" w:color="90B7C9" w:themeColor="accent1" w:themeTint="99"/>
      </w:tblBorders>
    </w:tblPr>
    <w:tblStylePr w:type="firstRow">
      <w:rPr>
        <w:b/>
        <w:bCs/>
        <w:color w:val="FFFFFF" w:themeColor="background1"/>
      </w:rPr>
      <w:tblPr/>
      <w:tcPr>
        <w:tcBorders>
          <w:top w:val="single" w:sz="4" w:space="0" w:color="4D86A0" w:themeColor="accent1"/>
          <w:left w:val="single" w:sz="4" w:space="0" w:color="4D86A0" w:themeColor="accent1"/>
          <w:bottom w:val="single" w:sz="4" w:space="0" w:color="4D86A0" w:themeColor="accent1"/>
          <w:right w:val="single" w:sz="4" w:space="0" w:color="4D86A0" w:themeColor="accent1"/>
          <w:insideH w:val="nil"/>
          <w:insideV w:val="nil"/>
        </w:tcBorders>
        <w:shd w:val="clear" w:color="auto" w:fill="4D86A0" w:themeFill="accent1"/>
      </w:tcPr>
    </w:tblStylePr>
    <w:tblStylePr w:type="lastRow">
      <w:rPr>
        <w:b/>
        <w:bCs/>
      </w:rPr>
      <w:tblPr/>
      <w:tcPr>
        <w:tcBorders>
          <w:top w:val="double" w:sz="4" w:space="0" w:color="4D86A0" w:themeColor="accent1"/>
        </w:tcBorders>
      </w:tcPr>
    </w:tblStylePr>
    <w:tblStylePr w:type="firstCol">
      <w:rPr>
        <w:b/>
        <w:bCs/>
      </w:rPr>
    </w:tblStylePr>
    <w:tblStylePr w:type="lastCol">
      <w:rPr>
        <w:b/>
        <w:bCs/>
      </w:rPr>
    </w:tblStylePr>
    <w:tblStylePr w:type="band1Vert">
      <w:tblPr/>
      <w:tcPr>
        <w:shd w:val="clear" w:color="auto" w:fill="DAE7ED" w:themeFill="accent1" w:themeFillTint="33"/>
      </w:tcPr>
    </w:tblStylePr>
    <w:tblStylePr w:type="band1Horz">
      <w:tblPr/>
      <w:tcPr>
        <w:shd w:val="clear" w:color="auto" w:fill="DAE7ED" w:themeFill="accent1" w:themeFillTint="33"/>
      </w:tcPr>
    </w:tblStylePr>
  </w:style>
  <w:style w:type="paragraph" w:styleId="Header">
    <w:name w:val="header"/>
    <w:basedOn w:val="Normal"/>
    <w:link w:val="HeaderChar"/>
    <w:unhideWhenUsed/>
    <w:rsid w:val="00DA53B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A53BE"/>
  </w:style>
  <w:style w:type="paragraph" w:styleId="Footer">
    <w:name w:val="footer"/>
    <w:basedOn w:val="Normal"/>
    <w:link w:val="FooterChar"/>
    <w:unhideWhenUsed/>
    <w:rsid w:val="00DA53B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A53BE"/>
  </w:style>
  <w:style w:type="paragraph" w:styleId="ListParagraph">
    <w:name w:val="List Paragraph"/>
    <w:basedOn w:val="Normal"/>
    <w:uiPriority w:val="34"/>
    <w:qFormat/>
    <w:rsid w:val="001A0048"/>
    <w:pPr>
      <w:ind w:left="720"/>
      <w:contextualSpacing/>
    </w:pPr>
  </w:style>
  <w:style w:type="table" w:customStyle="1" w:styleId="PlexusTable">
    <w:name w:val="Plexus Table"/>
    <w:basedOn w:val="TableNormal"/>
    <w:uiPriority w:val="99"/>
    <w:qFormat/>
    <w:rsid w:val="004F4924"/>
    <w:pPr>
      <w:spacing w:before="0" w:after="0" w:line="240" w:lineRule="auto"/>
    </w:pPr>
    <w:rPr>
      <w:sz w:val="18"/>
      <w:lang w:eastAsia="ko-KR"/>
    </w:rPr>
    <w:tblPr>
      <w:tblStyleRowBandSize w:val="1"/>
      <w:tblStyleColBandSize w:val="1"/>
      <w:tblBorders>
        <w:top w:val="single" w:sz="8" w:space="0" w:color="54575A" w:themeColor="text1"/>
        <w:bottom w:val="single" w:sz="8" w:space="0" w:color="54575A" w:themeColor="text1"/>
      </w:tblBorders>
    </w:tblPr>
    <w:trPr>
      <w:cantSplit/>
    </w:trPr>
    <w:tblStylePr w:type="firstRow">
      <w:pPr>
        <w:spacing w:before="0" w:after="0" w:line="240" w:lineRule="auto"/>
      </w:pPr>
      <w:rPr>
        <w:b/>
        <w:bCs/>
      </w:rPr>
      <w:tblPr/>
      <w:tcPr>
        <w:tcBorders>
          <w:top w:val="single" w:sz="8" w:space="0" w:color="54575A" w:themeColor="text1"/>
          <w:left w:val="nil"/>
          <w:bottom w:val="single" w:sz="8" w:space="0" w:color="54575A" w:themeColor="text1"/>
          <w:right w:val="nil"/>
          <w:insideH w:val="nil"/>
          <w:insideV w:val="nil"/>
        </w:tcBorders>
      </w:tcPr>
    </w:tblStylePr>
    <w:tblStylePr w:type="lastRow">
      <w:pPr>
        <w:spacing w:before="0" w:after="0" w:line="240" w:lineRule="auto"/>
      </w:pPr>
      <w:rPr>
        <w:b/>
        <w:bCs/>
      </w:rPr>
      <w:tblPr/>
      <w:tcPr>
        <w:tcBorders>
          <w:top w:val="single" w:sz="8" w:space="0" w:color="54575A" w:themeColor="text1"/>
          <w:left w:val="nil"/>
          <w:bottom w:val="single" w:sz="8" w:space="0" w:color="54575A"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5D6" w:themeFill="text1" w:themeFillTint="3F"/>
      </w:tcPr>
    </w:tblStylePr>
    <w:tblStylePr w:type="band1Horz">
      <w:tblPr/>
      <w:tcPr>
        <w:tcBorders>
          <w:left w:val="nil"/>
          <w:right w:val="nil"/>
          <w:insideH w:val="nil"/>
          <w:insideV w:val="nil"/>
        </w:tcBorders>
        <w:shd w:val="clear" w:color="auto" w:fill="D3D5D6" w:themeFill="text1" w:themeFillTint="3F"/>
      </w:tcPr>
    </w:tblStylePr>
  </w:style>
  <w:style w:type="table" w:customStyle="1" w:styleId="PlexusTableGrid">
    <w:name w:val="Plexus Table Grid"/>
    <w:basedOn w:val="PlexusTable"/>
    <w:uiPriority w:val="99"/>
    <w:qFormat/>
    <w:rsid w:val="004F4924"/>
    <w:tblPr>
      <w:tblBorders>
        <w:top w:val="single" w:sz="8" w:space="0" w:color="auto"/>
        <w:bottom w:val="single" w:sz="8" w:space="0" w:color="auto"/>
        <w:insideH w:val="single" w:sz="8" w:space="0" w:color="BFBFBF" w:themeColor="background1" w:themeShade="BF"/>
        <w:insideV w:val="single" w:sz="8" w:space="0" w:color="BFBFBF" w:themeColor="background1" w:themeShade="BF"/>
      </w:tblBorders>
    </w:tblPr>
    <w:tblStylePr w:type="firstRow">
      <w:pPr>
        <w:spacing w:before="0" w:after="0" w:line="240" w:lineRule="auto"/>
      </w:pPr>
      <w:rPr>
        <w:b/>
        <w:bCs/>
      </w:rPr>
      <w:tblPr/>
      <w:tcPr>
        <w:tcBorders>
          <w:top w:val="single" w:sz="8" w:space="0" w:color="54575A" w:themeColor="text1"/>
          <w:left w:val="nil"/>
          <w:bottom w:val="single" w:sz="8" w:space="0" w:color="54575A" w:themeColor="text1"/>
          <w:right w:val="nil"/>
          <w:insideH w:val="nil"/>
          <w:insideV w:val="nil"/>
        </w:tcBorders>
      </w:tcPr>
    </w:tblStylePr>
    <w:tblStylePr w:type="lastRow">
      <w:pPr>
        <w:spacing w:before="0" w:after="0" w:line="240" w:lineRule="auto"/>
      </w:pPr>
      <w:rPr>
        <w:b/>
        <w:bCs/>
      </w:rPr>
      <w:tblPr/>
      <w:tcPr>
        <w:tcBorders>
          <w:top w:val="single" w:sz="8" w:space="0" w:color="54575A" w:themeColor="text1"/>
          <w:left w:val="nil"/>
          <w:bottom w:val="single" w:sz="8" w:space="0" w:color="54575A"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5D6" w:themeFill="text1" w:themeFillTint="3F"/>
      </w:tcPr>
    </w:tblStylePr>
    <w:tblStylePr w:type="band1Horz">
      <w:tblPr/>
      <w:tcPr>
        <w:tcBorders>
          <w:left w:val="nil"/>
          <w:right w:val="nil"/>
          <w:insideH w:val="nil"/>
          <w:insideV w:val="nil"/>
        </w:tcBorders>
        <w:shd w:val="clear" w:color="auto" w:fill="D3D5D6" w:themeFill="text1" w:themeFillTint="3F"/>
      </w:tcPr>
    </w:tblStylePr>
  </w:style>
  <w:style w:type="table" w:customStyle="1" w:styleId="PlexusTableRows">
    <w:name w:val="Plexus Table Rows"/>
    <w:basedOn w:val="PlexusTable"/>
    <w:uiPriority w:val="99"/>
    <w:qFormat/>
    <w:rsid w:val="00563D9F"/>
    <w:tblPr>
      <w:tblBorders>
        <w:top w:val="single" w:sz="8" w:space="0" w:color="auto"/>
        <w:bottom w:val="single" w:sz="8" w:space="0" w:color="auto"/>
        <w:insideH w:val="single" w:sz="8" w:space="0" w:color="BFBFBF" w:themeColor="background1" w:themeShade="BF"/>
      </w:tblBorders>
    </w:tblPr>
    <w:tblStylePr w:type="firstRow">
      <w:pPr>
        <w:spacing w:before="0" w:after="0" w:line="240" w:lineRule="auto"/>
      </w:pPr>
      <w:rPr>
        <w:b/>
        <w:bCs/>
      </w:rPr>
      <w:tblPr/>
      <w:tcPr>
        <w:tcBorders>
          <w:top w:val="single" w:sz="8" w:space="0" w:color="54575A" w:themeColor="text1"/>
          <w:left w:val="nil"/>
          <w:bottom w:val="single" w:sz="8" w:space="0" w:color="54575A" w:themeColor="text1"/>
          <w:right w:val="nil"/>
          <w:insideH w:val="nil"/>
          <w:insideV w:val="nil"/>
        </w:tcBorders>
      </w:tcPr>
    </w:tblStylePr>
    <w:tblStylePr w:type="lastRow">
      <w:pPr>
        <w:spacing w:before="0" w:after="0" w:line="240" w:lineRule="auto"/>
      </w:pPr>
      <w:rPr>
        <w:b/>
        <w:bCs/>
      </w:rPr>
      <w:tblPr/>
      <w:tcPr>
        <w:tcBorders>
          <w:top w:val="single" w:sz="8" w:space="0" w:color="54575A" w:themeColor="text1"/>
          <w:left w:val="nil"/>
          <w:bottom w:val="single" w:sz="8" w:space="0" w:color="54575A"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5D6" w:themeFill="text1" w:themeFillTint="3F"/>
      </w:tcPr>
    </w:tblStylePr>
    <w:tblStylePr w:type="band1Horz">
      <w:tblPr/>
      <w:tcPr>
        <w:tcBorders>
          <w:left w:val="nil"/>
          <w:right w:val="nil"/>
          <w:insideH w:val="nil"/>
          <w:insideV w:val="nil"/>
        </w:tcBorders>
        <w:shd w:val="clear" w:color="auto" w:fill="D3D5D6" w:themeFill="text1" w:themeFillTint="3F"/>
      </w:tcPr>
    </w:tblStylePr>
  </w:style>
  <w:style w:type="table" w:customStyle="1" w:styleId="PlexusTableColumns">
    <w:name w:val="Plexus Table Columns"/>
    <w:basedOn w:val="PlexusTable"/>
    <w:uiPriority w:val="99"/>
    <w:qFormat/>
    <w:rsid w:val="00563D9F"/>
    <w:tblPr>
      <w:tblBorders>
        <w:top w:val="single" w:sz="8" w:space="0" w:color="auto"/>
        <w:bottom w:val="single" w:sz="8" w:space="0" w:color="auto"/>
        <w:insideV w:val="single" w:sz="8" w:space="0" w:color="BFBFBF" w:themeColor="background1" w:themeShade="BF"/>
      </w:tblBorders>
    </w:tblPr>
    <w:tblStylePr w:type="firstRow">
      <w:pPr>
        <w:spacing w:before="0" w:after="0" w:line="240" w:lineRule="auto"/>
      </w:pPr>
      <w:rPr>
        <w:b/>
        <w:bCs/>
      </w:rPr>
      <w:tblPr/>
      <w:tcPr>
        <w:tcBorders>
          <w:top w:val="single" w:sz="8" w:space="0" w:color="54575A" w:themeColor="text1"/>
          <w:left w:val="nil"/>
          <w:bottom w:val="single" w:sz="8" w:space="0" w:color="54575A" w:themeColor="text1"/>
          <w:right w:val="nil"/>
          <w:insideH w:val="nil"/>
          <w:insideV w:val="nil"/>
        </w:tcBorders>
      </w:tcPr>
    </w:tblStylePr>
    <w:tblStylePr w:type="lastRow">
      <w:pPr>
        <w:spacing w:before="0" w:after="0" w:line="240" w:lineRule="auto"/>
      </w:pPr>
      <w:rPr>
        <w:b/>
        <w:bCs/>
      </w:rPr>
      <w:tblPr/>
      <w:tcPr>
        <w:tcBorders>
          <w:top w:val="single" w:sz="8" w:space="0" w:color="54575A" w:themeColor="text1"/>
          <w:left w:val="nil"/>
          <w:bottom w:val="single" w:sz="8" w:space="0" w:color="54575A"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5D6" w:themeFill="text1" w:themeFillTint="3F"/>
      </w:tcPr>
    </w:tblStylePr>
    <w:tblStylePr w:type="band1Horz">
      <w:tblPr/>
      <w:tcPr>
        <w:tcBorders>
          <w:left w:val="nil"/>
          <w:right w:val="nil"/>
          <w:insideH w:val="nil"/>
          <w:insideV w:val="nil"/>
        </w:tcBorders>
        <w:shd w:val="clear" w:color="auto" w:fill="D3D5D6" w:themeFill="text1" w:themeFillTint="3F"/>
      </w:tcPr>
    </w:tblStylePr>
  </w:style>
  <w:style w:type="numbering" w:customStyle="1" w:styleId="PlexusBulletList">
    <w:name w:val="Plexus Bullet List"/>
    <w:uiPriority w:val="99"/>
    <w:rsid w:val="00563D9F"/>
    <w:pPr>
      <w:numPr>
        <w:numId w:val="2"/>
      </w:numPr>
    </w:pPr>
  </w:style>
  <w:style w:type="numbering" w:customStyle="1" w:styleId="PlexusNumberedList">
    <w:name w:val="Plexus Numbered List"/>
    <w:uiPriority w:val="99"/>
    <w:rsid w:val="00563D9F"/>
    <w:pPr>
      <w:numPr>
        <w:numId w:val="3"/>
      </w:numPr>
    </w:pPr>
  </w:style>
  <w:style w:type="paragraph" w:styleId="TOC4">
    <w:name w:val="toc 4"/>
    <w:basedOn w:val="Normal"/>
    <w:next w:val="Normal"/>
    <w:autoRedefine/>
    <w:uiPriority w:val="39"/>
    <w:semiHidden/>
    <w:unhideWhenUsed/>
    <w:rsid w:val="00871F5A"/>
    <w:pPr>
      <w:spacing w:before="0" w:after="0"/>
      <w:ind w:left="605"/>
    </w:pPr>
  </w:style>
  <w:style w:type="paragraph" w:styleId="TOC5">
    <w:name w:val="toc 5"/>
    <w:basedOn w:val="Normal"/>
    <w:next w:val="Normal"/>
    <w:autoRedefine/>
    <w:uiPriority w:val="39"/>
    <w:semiHidden/>
    <w:unhideWhenUsed/>
    <w:rsid w:val="00871F5A"/>
    <w:pPr>
      <w:spacing w:before="0" w:after="0"/>
      <w:ind w:left="806"/>
    </w:pPr>
  </w:style>
  <w:style w:type="paragraph" w:styleId="TOC6">
    <w:name w:val="toc 6"/>
    <w:basedOn w:val="Normal"/>
    <w:next w:val="Normal"/>
    <w:autoRedefine/>
    <w:uiPriority w:val="39"/>
    <w:semiHidden/>
    <w:unhideWhenUsed/>
    <w:rsid w:val="00871F5A"/>
    <w:pPr>
      <w:spacing w:before="0" w:after="0"/>
      <w:ind w:left="994"/>
    </w:pPr>
  </w:style>
  <w:style w:type="paragraph" w:styleId="TOC7">
    <w:name w:val="toc 7"/>
    <w:basedOn w:val="Normal"/>
    <w:next w:val="Normal"/>
    <w:autoRedefine/>
    <w:uiPriority w:val="39"/>
    <w:semiHidden/>
    <w:unhideWhenUsed/>
    <w:rsid w:val="00871F5A"/>
    <w:pPr>
      <w:spacing w:before="0" w:after="0"/>
      <w:ind w:left="1195"/>
    </w:pPr>
  </w:style>
  <w:style w:type="paragraph" w:styleId="TOC8">
    <w:name w:val="toc 8"/>
    <w:basedOn w:val="Normal"/>
    <w:next w:val="Normal"/>
    <w:autoRedefine/>
    <w:uiPriority w:val="39"/>
    <w:semiHidden/>
    <w:unhideWhenUsed/>
    <w:rsid w:val="00871F5A"/>
    <w:pPr>
      <w:spacing w:before="0" w:after="0"/>
      <w:ind w:left="1397"/>
    </w:pPr>
  </w:style>
  <w:style w:type="paragraph" w:styleId="TOC9">
    <w:name w:val="toc 9"/>
    <w:basedOn w:val="Normal"/>
    <w:next w:val="Normal"/>
    <w:autoRedefine/>
    <w:uiPriority w:val="39"/>
    <w:semiHidden/>
    <w:unhideWhenUsed/>
    <w:rsid w:val="00871F5A"/>
    <w:pPr>
      <w:spacing w:before="0" w:after="0"/>
      <w:ind w:left="1598"/>
    </w:pPr>
  </w:style>
  <w:style w:type="paragraph" w:styleId="BlockText">
    <w:name w:val="Block Text"/>
    <w:basedOn w:val="Normal"/>
    <w:uiPriority w:val="99"/>
    <w:unhideWhenUsed/>
    <w:rsid w:val="005C2715"/>
    <w:pPr>
      <w:pBdr>
        <w:top w:val="single" w:sz="2" w:space="10" w:color="4D86A0" w:themeColor="accent1" w:shadow="1"/>
        <w:left w:val="single" w:sz="2" w:space="10" w:color="4D86A0" w:themeColor="accent1" w:shadow="1"/>
        <w:bottom w:val="single" w:sz="2" w:space="10" w:color="4D86A0" w:themeColor="accent1" w:shadow="1"/>
        <w:right w:val="single" w:sz="2" w:space="10" w:color="4D86A0" w:themeColor="accent1" w:shadow="1"/>
      </w:pBdr>
      <w:ind w:left="1152" w:right="1152"/>
    </w:pPr>
    <w:rPr>
      <w:i/>
      <w:iCs/>
      <w:color w:val="4D86A0" w:themeColor="accent1"/>
    </w:rPr>
  </w:style>
  <w:style w:type="paragraph" w:styleId="BalloonText">
    <w:name w:val="Balloon Text"/>
    <w:basedOn w:val="Normal"/>
    <w:link w:val="BalloonTextChar"/>
    <w:uiPriority w:val="99"/>
    <w:unhideWhenUsed/>
    <w:rsid w:val="005C2715"/>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5C2715"/>
    <w:rPr>
      <w:rFonts w:ascii="Segoe UI" w:hAnsi="Segoe UI" w:cs="Segoe UI"/>
      <w:sz w:val="18"/>
      <w:szCs w:val="18"/>
    </w:rPr>
  </w:style>
  <w:style w:type="paragraph" w:customStyle="1" w:styleId="HelpText">
    <w:name w:val="Help Text"/>
    <w:basedOn w:val="Normal"/>
    <w:link w:val="HelpTextChar"/>
    <w:uiPriority w:val="1"/>
    <w:qFormat/>
    <w:rsid w:val="00EC2079"/>
    <w:pPr>
      <w:spacing w:before="200"/>
    </w:pPr>
    <w:rPr>
      <w:i/>
      <w:color w:val="C20430" w:themeColor="accent3"/>
      <w:lang w:bidi="en-US"/>
    </w:rPr>
  </w:style>
  <w:style w:type="character" w:customStyle="1" w:styleId="HelpTextChar">
    <w:name w:val="Help Text Char"/>
    <w:basedOn w:val="BodyTextChar"/>
    <w:link w:val="HelpText"/>
    <w:uiPriority w:val="1"/>
    <w:rsid w:val="006F21ED"/>
    <w:rPr>
      <w:i/>
      <w:color w:val="C20430" w:themeColor="accent3"/>
      <w:lang w:bidi="en-US"/>
    </w:rPr>
  </w:style>
  <w:style w:type="paragraph" w:customStyle="1" w:styleId="Letter-Addressee">
    <w:name w:val="Letter - Addressee"/>
    <w:basedOn w:val="BodyText"/>
    <w:link w:val="Letter-AddresseeChar"/>
    <w:uiPriority w:val="29"/>
    <w:qFormat/>
    <w:rsid w:val="005C2715"/>
    <w:pPr>
      <w:spacing w:before="360"/>
      <w:contextualSpacing/>
    </w:pPr>
    <w:rPr>
      <w:color w:val="auto"/>
      <w:lang w:bidi="en-US"/>
    </w:rPr>
  </w:style>
  <w:style w:type="character" w:customStyle="1" w:styleId="Letter-AddresseeChar">
    <w:name w:val="Letter - Addressee Char"/>
    <w:basedOn w:val="BodyTextChar"/>
    <w:link w:val="Letter-Addressee"/>
    <w:uiPriority w:val="29"/>
    <w:rsid w:val="005C2715"/>
    <w:rPr>
      <w:color w:val="auto"/>
      <w:sz w:val="22"/>
      <w:lang w:bidi="en-US"/>
    </w:rPr>
  </w:style>
  <w:style w:type="paragraph" w:customStyle="1" w:styleId="Letter-Attachments">
    <w:name w:val="Letter - Attachments"/>
    <w:basedOn w:val="BodyText"/>
    <w:link w:val="Letter-AttachmentsChar"/>
    <w:uiPriority w:val="29"/>
    <w:qFormat/>
    <w:rsid w:val="005C2715"/>
    <w:pPr>
      <w:tabs>
        <w:tab w:val="left" w:pos="1440"/>
      </w:tabs>
      <w:spacing w:before="360"/>
      <w:ind w:left="1440" w:hanging="1440"/>
      <w:contextualSpacing/>
    </w:pPr>
    <w:rPr>
      <w:color w:val="auto"/>
      <w:lang w:bidi="en-US"/>
    </w:rPr>
  </w:style>
  <w:style w:type="character" w:customStyle="1" w:styleId="Letter-AttachmentsChar">
    <w:name w:val="Letter - Attachments Char"/>
    <w:basedOn w:val="BodyTextChar"/>
    <w:link w:val="Letter-Attachments"/>
    <w:uiPriority w:val="29"/>
    <w:rsid w:val="005C2715"/>
    <w:rPr>
      <w:color w:val="auto"/>
      <w:sz w:val="22"/>
      <w:lang w:bidi="en-US"/>
    </w:rPr>
  </w:style>
  <w:style w:type="paragraph" w:customStyle="1" w:styleId="Letter-Closing">
    <w:name w:val="Letter - Closing"/>
    <w:basedOn w:val="BodyText"/>
    <w:link w:val="Letter-ClosingChar"/>
    <w:uiPriority w:val="29"/>
    <w:qFormat/>
    <w:rsid w:val="005C2715"/>
    <w:pPr>
      <w:spacing w:before="200"/>
    </w:pPr>
    <w:rPr>
      <w:color w:val="auto"/>
      <w:lang w:bidi="en-US"/>
    </w:rPr>
  </w:style>
  <w:style w:type="character" w:customStyle="1" w:styleId="Letter-ClosingChar">
    <w:name w:val="Letter - Closing Char"/>
    <w:basedOn w:val="BodyTextChar"/>
    <w:link w:val="Letter-Closing"/>
    <w:uiPriority w:val="29"/>
    <w:rsid w:val="005C2715"/>
    <w:rPr>
      <w:color w:val="auto"/>
      <w:sz w:val="22"/>
      <w:lang w:bidi="en-US"/>
    </w:rPr>
  </w:style>
  <w:style w:type="paragraph" w:customStyle="1" w:styleId="Letter-Date">
    <w:name w:val="Letter - Date"/>
    <w:basedOn w:val="BodyText"/>
    <w:link w:val="Letter-DateChar"/>
    <w:uiPriority w:val="29"/>
    <w:qFormat/>
    <w:rsid w:val="005C2715"/>
    <w:pPr>
      <w:spacing w:before="480"/>
    </w:pPr>
    <w:rPr>
      <w:smallCaps/>
      <w:color w:val="auto"/>
      <w:lang w:bidi="en-US"/>
    </w:rPr>
  </w:style>
  <w:style w:type="character" w:customStyle="1" w:styleId="Letter-DateChar">
    <w:name w:val="Letter - Date Char"/>
    <w:basedOn w:val="BodyTextChar"/>
    <w:link w:val="Letter-Date"/>
    <w:uiPriority w:val="29"/>
    <w:rsid w:val="005C2715"/>
    <w:rPr>
      <w:smallCaps/>
      <w:color w:val="auto"/>
      <w:sz w:val="22"/>
      <w:lang w:bidi="en-US"/>
    </w:rPr>
  </w:style>
  <w:style w:type="paragraph" w:customStyle="1" w:styleId="Letter-Distribution">
    <w:name w:val="Letter - Distribution"/>
    <w:basedOn w:val="BodyText"/>
    <w:link w:val="Letter-DistributionChar"/>
    <w:uiPriority w:val="29"/>
    <w:qFormat/>
    <w:rsid w:val="005C2715"/>
    <w:pPr>
      <w:tabs>
        <w:tab w:val="left" w:pos="1440"/>
      </w:tabs>
      <w:spacing w:before="200"/>
      <w:ind w:left="1440" w:hanging="1440"/>
      <w:contextualSpacing/>
    </w:pPr>
    <w:rPr>
      <w:color w:val="auto"/>
      <w:lang w:bidi="en-US"/>
    </w:rPr>
  </w:style>
  <w:style w:type="character" w:customStyle="1" w:styleId="Letter-DistributionChar">
    <w:name w:val="Letter - Distribution Char"/>
    <w:basedOn w:val="BodyTextChar"/>
    <w:link w:val="Letter-Distribution"/>
    <w:uiPriority w:val="29"/>
    <w:rsid w:val="005C2715"/>
    <w:rPr>
      <w:color w:val="auto"/>
      <w:sz w:val="22"/>
      <w:lang w:bidi="en-US"/>
    </w:rPr>
  </w:style>
  <w:style w:type="paragraph" w:customStyle="1" w:styleId="Letter-Footer">
    <w:name w:val="Letter - Footer"/>
    <w:basedOn w:val="Footer"/>
    <w:link w:val="Letter-FooterChar"/>
    <w:uiPriority w:val="29"/>
    <w:qFormat/>
    <w:rsid w:val="005C2715"/>
    <w:pPr>
      <w:spacing w:before="200" w:line="276" w:lineRule="auto"/>
      <w:jc w:val="center"/>
    </w:pPr>
    <w:rPr>
      <w:rFonts w:cstheme="minorHAnsi"/>
      <w:color w:val="auto"/>
      <w:sz w:val="15"/>
      <w:szCs w:val="15"/>
      <w:lang w:bidi="en-US"/>
    </w:rPr>
  </w:style>
  <w:style w:type="character" w:customStyle="1" w:styleId="Letter-FooterChar">
    <w:name w:val="Letter - Footer Char"/>
    <w:basedOn w:val="FooterChar"/>
    <w:link w:val="Letter-Footer"/>
    <w:uiPriority w:val="29"/>
    <w:rsid w:val="005C2715"/>
    <w:rPr>
      <w:rFonts w:cstheme="minorHAnsi"/>
      <w:color w:val="auto"/>
      <w:sz w:val="15"/>
      <w:szCs w:val="15"/>
      <w:lang w:bidi="en-US"/>
    </w:rPr>
  </w:style>
  <w:style w:type="paragraph" w:customStyle="1" w:styleId="Letter-Greeting">
    <w:name w:val="Letter - Greeting"/>
    <w:basedOn w:val="BodyText"/>
    <w:link w:val="Letter-GreetingChar"/>
    <w:uiPriority w:val="29"/>
    <w:qFormat/>
    <w:rsid w:val="005C2715"/>
    <w:pPr>
      <w:spacing w:before="360"/>
    </w:pPr>
    <w:rPr>
      <w:color w:val="auto"/>
      <w:lang w:bidi="en-US"/>
    </w:rPr>
  </w:style>
  <w:style w:type="character" w:customStyle="1" w:styleId="Letter-GreetingChar">
    <w:name w:val="Letter - Greeting Char"/>
    <w:basedOn w:val="BodyTextChar"/>
    <w:link w:val="Letter-Greeting"/>
    <w:uiPriority w:val="29"/>
    <w:rsid w:val="005C2715"/>
    <w:rPr>
      <w:color w:val="auto"/>
      <w:sz w:val="22"/>
      <w:lang w:bidi="en-US"/>
    </w:rPr>
  </w:style>
  <w:style w:type="paragraph" w:customStyle="1" w:styleId="Letter-Sender">
    <w:name w:val="Letter - Sender"/>
    <w:basedOn w:val="BodyText"/>
    <w:link w:val="Letter-SenderChar"/>
    <w:uiPriority w:val="29"/>
    <w:qFormat/>
    <w:rsid w:val="005C2715"/>
    <w:pPr>
      <w:spacing w:before="120"/>
      <w:contextualSpacing/>
    </w:pPr>
    <w:rPr>
      <w:color w:val="auto"/>
      <w:lang w:bidi="en-US"/>
    </w:rPr>
  </w:style>
  <w:style w:type="character" w:customStyle="1" w:styleId="Letter-SenderChar">
    <w:name w:val="Letter - Sender Char"/>
    <w:basedOn w:val="BodyTextChar"/>
    <w:link w:val="Letter-Sender"/>
    <w:uiPriority w:val="29"/>
    <w:rsid w:val="003F759B"/>
    <w:rPr>
      <w:color w:val="auto"/>
      <w:sz w:val="22"/>
      <w:lang w:bidi="en-US"/>
    </w:rPr>
  </w:style>
  <w:style w:type="paragraph" w:customStyle="1" w:styleId="Letter-Subject">
    <w:name w:val="Letter - Subject"/>
    <w:basedOn w:val="BodyText"/>
    <w:link w:val="Letter-SubjectChar"/>
    <w:uiPriority w:val="29"/>
    <w:qFormat/>
    <w:rsid w:val="005C2715"/>
    <w:pPr>
      <w:tabs>
        <w:tab w:val="left" w:pos="900"/>
      </w:tabs>
      <w:spacing w:before="360"/>
      <w:contextualSpacing/>
    </w:pPr>
    <w:rPr>
      <w:color w:val="auto"/>
      <w:lang w:bidi="en-US"/>
    </w:rPr>
  </w:style>
  <w:style w:type="character" w:customStyle="1" w:styleId="Letter-SubjectChar">
    <w:name w:val="Letter - Subject Char"/>
    <w:basedOn w:val="BodyTextChar"/>
    <w:link w:val="Letter-Subject"/>
    <w:uiPriority w:val="29"/>
    <w:rsid w:val="003F759B"/>
    <w:rPr>
      <w:color w:val="auto"/>
      <w:sz w:val="22"/>
      <w:lang w:bidi="en-US"/>
    </w:rPr>
  </w:style>
  <w:style w:type="paragraph" w:customStyle="1" w:styleId="Appendix1">
    <w:name w:val="Appendix 1"/>
    <w:basedOn w:val="Normal"/>
    <w:next w:val="Normal"/>
    <w:link w:val="Appendix1Char"/>
    <w:uiPriority w:val="2"/>
    <w:qFormat/>
    <w:rsid w:val="00275435"/>
    <w:pPr>
      <w:keepNext/>
      <w:pageBreakBefore/>
      <w:numPr>
        <w:numId w:val="4"/>
      </w:numPr>
      <w:pBdr>
        <w:top w:val="single" w:sz="24" w:space="0" w:color="4D86A0" w:themeColor="accent1"/>
        <w:left w:val="single" w:sz="24" w:space="0" w:color="4D86A0" w:themeColor="accent1"/>
        <w:bottom w:val="single" w:sz="24" w:space="0" w:color="4D86A0" w:themeColor="accent1"/>
        <w:right w:val="single" w:sz="24" w:space="0" w:color="4D86A0" w:themeColor="accent1"/>
      </w:pBdr>
      <w:shd w:val="clear" w:color="auto" w:fill="4D86A0" w:themeFill="accent1"/>
      <w:spacing w:after="0" w:line="240" w:lineRule="auto"/>
      <w:outlineLvl w:val="0"/>
    </w:pPr>
    <w:rPr>
      <w:smallCaps/>
      <w:color w:val="FFFFFF" w:themeColor="background1"/>
      <w:spacing w:val="15"/>
      <w:sz w:val="24"/>
    </w:rPr>
  </w:style>
  <w:style w:type="character" w:customStyle="1" w:styleId="Appendix1Char">
    <w:name w:val="Appendix 1 Char"/>
    <w:basedOn w:val="DefaultParagraphFont"/>
    <w:link w:val="Appendix1"/>
    <w:uiPriority w:val="2"/>
    <w:rsid w:val="006F21ED"/>
    <w:rPr>
      <w:smallCaps/>
      <w:color w:val="FFFFFF" w:themeColor="background1"/>
      <w:spacing w:val="15"/>
      <w:sz w:val="24"/>
      <w:shd w:val="clear" w:color="auto" w:fill="4D86A0" w:themeFill="accent1"/>
    </w:rPr>
  </w:style>
  <w:style w:type="paragraph" w:customStyle="1" w:styleId="Appendix2">
    <w:name w:val="Appendix 2"/>
    <w:basedOn w:val="Normal"/>
    <w:next w:val="Normal"/>
    <w:link w:val="Appendix2Char"/>
    <w:uiPriority w:val="2"/>
    <w:qFormat/>
    <w:rsid w:val="00275435"/>
    <w:pPr>
      <w:keepNext/>
      <w:numPr>
        <w:ilvl w:val="1"/>
        <w:numId w:val="4"/>
      </w:numPr>
      <w:pBdr>
        <w:top w:val="single" w:sz="24" w:space="0" w:color="DAE7ED" w:themeColor="accent1" w:themeTint="33"/>
        <w:left w:val="single" w:sz="24" w:space="0" w:color="DAE7ED" w:themeColor="accent1" w:themeTint="33"/>
        <w:bottom w:val="single" w:sz="24" w:space="0" w:color="DAE7ED" w:themeColor="accent1" w:themeTint="33"/>
        <w:right w:val="single" w:sz="24" w:space="0" w:color="DAE7ED" w:themeColor="accent1" w:themeTint="33"/>
      </w:pBdr>
      <w:shd w:val="clear" w:color="auto" w:fill="DAE7ED" w:themeFill="accent1" w:themeFillTint="33"/>
      <w:spacing w:after="0" w:line="240" w:lineRule="auto"/>
      <w:outlineLvl w:val="1"/>
    </w:pPr>
    <w:rPr>
      <w:smallCaps/>
      <w:spacing w:val="15"/>
      <w:sz w:val="24"/>
    </w:rPr>
  </w:style>
  <w:style w:type="paragraph" w:customStyle="1" w:styleId="Appendix3">
    <w:name w:val="Appendix 3"/>
    <w:basedOn w:val="Normal"/>
    <w:next w:val="Normal"/>
    <w:link w:val="Appendix3Char"/>
    <w:uiPriority w:val="2"/>
    <w:qFormat/>
    <w:rsid w:val="00275435"/>
    <w:pPr>
      <w:keepNext/>
      <w:numPr>
        <w:ilvl w:val="2"/>
        <w:numId w:val="4"/>
      </w:numPr>
      <w:pBdr>
        <w:top w:val="single" w:sz="6" w:space="2" w:color="4D86A0" w:themeColor="accent1"/>
      </w:pBdr>
      <w:spacing w:before="300" w:after="0"/>
      <w:outlineLvl w:val="2"/>
    </w:pPr>
    <w:rPr>
      <w:smallCaps/>
      <w:spacing w:val="15"/>
      <w:sz w:val="24"/>
    </w:rPr>
  </w:style>
  <w:style w:type="character" w:customStyle="1" w:styleId="Appendix2Char">
    <w:name w:val="Appendix 2 Char"/>
    <w:basedOn w:val="DefaultParagraphFont"/>
    <w:link w:val="Appendix2"/>
    <w:uiPriority w:val="2"/>
    <w:rsid w:val="006F21ED"/>
    <w:rPr>
      <w:smallCaps/>
      <w:spacing w:val="15"/>
      <w:sz w:val="24"/>
      <w:shd w:val="clear" w:color="auto" w:fill="DAE7ED" w:themeFill="accent1" w:themeFillTint="33"/>
    </w:rPr>
  </w:style>
  <w:style w:type="paragraph" w:customStyle="1" w:styleId="Appendix4">
    <w:name w:val="Appendix 4"/>
    <w:basedOn w:val="Normal"/>
    <w:next w:val="Normal"/>
    <w:link w:val="Appendix4Char"/>
    <w:uiPriority w:val="2"/>
    <w:qFormat/>
    <w:rsid w:val="00275435"/>
    <w:pPr>
      <w:keepNext/>
      <w:numPr>
        <w:ilvl w:val="3"/>
        <w:numId w:val="4"/>
      </w:numPr>
      <w:pBdr>
        <w:top w:val="dotted" w:sz="6" w:space="2" w:color="4D86A0" w:themeColor="accent1"/>
      </w:pBdr>
      <w:spacing w:before="200" w:after="0"/>
      <w:outlineLvl w:val="3"/>
    </w:pPr>
    <w:rPr>
      <w:smallCaps/>
      <w:spacing w:val="10"/>
      <w:sz w:val="24"/>
    </w:rPr>
  </w:style>
  <w:style w:type="character" w:customStyle="1" w:styleId="Appendix3Char">
    <w:name w:val="Appendix 3 Char"/>
    <w:basedOn w:val="DefaultParagraphFont"/>
    <w:link w:val="Appendix3"/>
    <w:uiPriority w:val="2"/>
    <w:rsid w:val="006F21ED"/>
    <w:rPr>
      <w:smallCaps/>
      <w:spacing w:val="15"/>
      <w:sz w:val="24"/>
    </w:rPr>
  </w:style>
  <w:style w:type="paragraph" w:customStyle="1" w:styleId="Appendix5">
    <w:name w:val="Appendix 5"/>
    <w:basedOn w:val="Normal"/>
    <w:next w:val="Normal"/>
    <w:link w:val="Appendix5Char"/>
    <w:uiPriority w:val="2"/>
    <w:qFormat/>
    <w:rsid w:val="00275435"/>
    <w:pPr>
      <w:keepNext/>
      <w:numPr>
        <w:ilvl w:val="4"/>
        <w:numId w:val="4"/>
      </w:numPr>
      <w:spacing w:before="200" w:after="0"/>
      <w:outlineLvl w:val="4"/>
    </w:pPr>
    <w:rPr>
      <w:smallCaps/>
      <w:spacing w:val="10"/>
      <w:sz w:val="24"/>
    </w:rPr>
  </w:style>
  <w:style w:type="character" w:customStyle="1" w:styleId="Appendix4Char">
    <w:name w:val="Appendix 4 Char"/>
    <w:basedOn w:val="DefaultParagraphFont"/>
    <w:link w:val="Appendix4"/>
    <w:uiPriority w:val="2"/>
    <w:rsid w:val="006F21ED"/>
    <w:rPr>
      <w:smallCaps/>
      <w:spacing w:val="10"/>
      <w:sz w:val="24"/>
    </w:rPr>
  </w:style>
  <w:style w:type="paragraph" w:customStyle="1" w:styleId="Appendix6">
    <w:name w:val="Appendix 6"/>
    <w:basedOn w:val="Normal"/>
    <w:next w:val="Normal"/>
    <w:link w:val="Appendix6Char"/>
    <w:uiPriority w:val="2"/>
    <w:qFormat/>
    <w:rsid w:val="00275435"/>
    <w:pPr>
      <w:keepNext/>
      <w:numPr>
        <w:ilvl w:val="5"/>
        <w:numId w:val="4"/>
      </w:numPr>
      <w:spacing w:before="200" w:after="0"/>
      <w:outlineLvl w:val="5"/>
    </w:pPr>
    <w:rPr>
      <w:smallCaps/>
      <w:spacing w:val="10"/>
    </w:rPr>
  </w:style>
  <w:style w:type="character" w:customStyle="1" w:styleId="Appendix5Char">
    <w:name w:val="Appendix 5 Char"/>
    <w:basedOn w:val="DefaultParagraphFont"/>
    <w:link w:val="Appendix5"/>
    <w:uiPriority w:val="2"/>
    <w:rsid w:val="006F21ED"/>
    <w:rPr>
      <w:smallCaps/>
      <w:spacing w:val="10"/>
      <w:sz w:val="24"/>
    </w:rPr>
  </w:style>
  <w:style w:type="paragraph" w:customStyle="1" w:styleId="Appendix7">
    <w:name w:val="Appendix 7"/>
    <w:basedOn w:val="Normal"/>
    <w:next w:val="Normal"/>
    <w:link w:val="Appendix7Char"/>
    <w:uiPriority w:val="2"/>
    <w:qFormat/>
    <w:rsid w:val="00275435"/>
    <w:pPr>
      <w:keepNext/>
      <w:numPr>
        <w:ilvl w:val="6"/>
        <w:numId w:val="4"/>
      </w:numPr>
      <w:spacing w:before="200" w:after="0"/>
      <w:outlineLvl w:val="6"/>
    </w:pPr>
    <w:rPr>
      <w:i/>
      <w:smallCaps/>
      <w:spacing w:val="10"/>
    </w:rPr>
  </w:style>
  <w:style w:type="character" w:customStyle="1" w:styleId="Appendix6Char">
    <w:name w:val="Appendix 6 Char"/>
    <w:basedOn w:val="DefaultParagraphFont"/>
    <w:link w:val="Appendix6"/>
    <w:uiPriority w:val="2"/>
    <w:rsid w:val="006F21ED"/>
    <w:rPr>
      <w:smallCaps/>
      <w:spacing w:val="10"/>
    </w:rPr>
  </w:style>
  <w:style w:type="paragraph" w:customStyle="1" w:styleId="Appendix8">
    <w:name w:val="Appendix 8"/>
    <w:basedOn w:val="Normal"/>
    <w:next w:val="Normal"/>
    <w:link w:val="Appendix8Char"/>
    <w:uiPriority w:val="2"/>
    <w:qFormat/>
    <w:rsid w:val="00275435"/>
    <w:pPr>
      <w:keepNext/>
      <w:numPr>
        <w:ilvl w:val="7"/>
        <w:numId w:val="4"/>
      </w:numPr>
      <w:spacing w:before="200" w:after="0"/>
      <w:outlineLvl w:val="7"/>
    </w:pPr>
    <w:rPr>
      <w:smallCaps/>
      <w:spacing w:val="10"/>
    </w:rPr>
  </w:style>
  <w:style w:type="character" w:customStyle="1" w:styleId="Appendix7Char">
    <w:name w:val="Appendix 7 Char"/>
    <w:basedOn w:val="DefaultParagraphFont"/>
    <w:link w:val="Appendix7"/>
    <w:uiPriority w:val="2"/>
    <w:rsid w:val="006F21ED"/>
    <w:rPr>
      <w:i/>
      <w:smallCaps/>
      <w:spacing w:val="10"/>
    </w:rPr>
  </w:style>
  <w:style w:type="paragraph" w:customStyle="1" w:styleId="Appendix9">
    <w:name w:val="Appendix 9"/>
    <w:basedOn w:val="Normal"/>
    <w:next w:val="Normal"/>
    <w:link w:val="Appendix9Char"/>
    <w:uiPriority w:val="2"/>
    <w:qFormat/>
    <w:rsid w:val="00275435"/>
    <w:pPr>
      <w:keepNext/>
      <w:numPr>
        <w:ilvl w:val="8"/>
        <w:numId w:val="4"/>
      </w:numPr>
      <w:spacing w:before="200" w:after="0"/>
      <w:outlineLvl w:val="8"/>
    </w:pPr>
    <w:rPr>
      <w:i/>
      <w:smallCaps/>
      <w:spacing w:val="10"/>
    </w:rPr>
  </w:style>
  <w:style w:type="character" w:customStyle="1" w:styleId="Appendix8Char">
    <w:name w:val="Appendix 8 Char"/>
    <w:basedOn w:val="DefaultParagraphFont"/>
    <w:link w:val="Appendix8"/>
    <w:uiPriority w:val="2"/>
    <w:rsid w:val="006F21ED"/>
    <w:rPr>
      <w:smallCaps/>
      <w:spacing w:val="10"/>
    </w:rPr>
  </w:style>
  <w:style w:type="character" w:customStyle="1" w:styleId="Appendix9Char">
    <w:name w:val="Appendix 9 Char"/>
    <w:basedOn w:val="DefaultParagraphFont"/>
    <w:link w:val="Appendix9"/>
    <w:uiPriority w:val="2"/>
    <w:rsid w:val="006F21ED"/>
    <w:rPr>
      <w:i/>
      <w:smallCaps/>
      <w:spacing w:val="10"/>
    </w:rPr>
  </w:style>
  <w:style w:type="character" w:styleId="PlaceholderText">
    <w:name w:val="Placeholder Text"/>
    <w:basedOn w:val="DefaultParagraphFont"/>
    <w:uiPriority w:val="99"/>
    <w:semiHidden/>
    <w:rsid w:val="00AA4115"/>
    <w:rPr>
      <w:color w:val="808080"/>
    </w:rPr>
  </w:style>
  <w:style w:type="character" w:styleId="CommentReference">
    <w:name w:val="annotation reference"/>
    <w:basedOn w:val="DefaultParagraphFont"/>
    <w:uiPriority w:val="99"/>
    <w:semiHidden/>
    <w:unhideWhenUsed/>
    <w:rsid w:val="00FB2A1E"/>
    <w:rPr>
      <w:sz w:val="16"/>
      <w:szCs w:val="16"/>
    </w:rPr>
  </w:style>
  <w:style w:type="paragraph" w:styleId="CommentText">
    <w:name w:val="annotation text"/>
    <w:basedOn w:val="Normal"/>
    <w:link w:val="CommentTextChar"/>
    <w:uiPriority w:val="99"/>
    <w:semiHidden/>
    <w:unhideWhenUsed/>
    <w:rsid w:val="00FB2A1E"/>
    <w:pPr>
      <w:spacing w:line="240" w:lineRule="auto"/>
    </w:pPr>
  </w:style>
  <w:style w:type="character" w:customStyle="1" w:styleId="CommentTextChar">
    <w:name w:val="Comment Text Char"/>
    <w:basedOn w:val="DefaultParagraphFont"/>
    <w:link w:val="CommentText"/>
    <w:uiPriority w:val="99"/>
    <w:semiHidden/>
    <w:rsid w:val="00FB2A1E"/>
  </w:style>
  <w:style w:type="paragraph" w:styleId="CommentSubject">
    <w:name w:val="annotation subject"/>
    <w:basedOn w:val="CommentText"/>
    <w:next w:val="CommentText"/>
    <w:link w:val="CommentSubjectChar"/>
    <w:uiPriority w:val="99"/>
    <w:semiHidden/>
    <w:unhideWhenUsed/>
    <w:rsid w:val="00FB2A1E"/>
    <w:rPr>
      <w:b/>
      <w:bCs/>
    </w:rPr>
  </w:style>
  <w:style w:type="character" w:customStyle="1" w:styleId="CommentSubjectChar">
    <w:name w:val="Comment Subject Char"/>
    <w:basedOn w:val="CommentTextChar"/>
    <w:link w:val="CommentSubject"/>
    <w:uiPriority w:val="99"/>
    <w:semiHidden/>
    <w:rsid w:val="00FB2A1E"/>
    <w:rPr>
      <w:b/>
      <w:bCs/>
    </w:rPr>
  </w:style>
  <w:style w:type="paragraph" w:styleId="BodyTextIndent">
    <w:name w:val="Body Text Indent"/>
    <w:basedOn w:val="Normal"/>
    <w:link w:val="BodyTextIndentChar"/>
    <w:uiPriority w:val="99"/>
    <w:semiHidden/>
    <w:unhideWhenUsed/>
    <w:rsid w:val="00E87C4D"/>
    <w:pPr>
      <w:spacing w:after="120"/>
      <w:ind w:left="360"/>
    </w:pPr>
  </w:style>
  <w:style w:type="character" w:customStyle="1" w:styleId="BodyTextIndentChar">
    <w:name w:val="Body Text Indent Char"/>
    <w:basedOn w:val="DefaultParagraphFont"/>
    <w:link w:val="BodyTextIndent"/>
    <w:uiPriority w:val="99"/>
    <w:semiHidden/>
    <w:rsid w:val="00E87C4D"/>
  </w:style>
  <w:style w:type="paragraph" w:styleId="ListBullet4">
    <w:name w:val="List Bullet 4"/>
    <w:basedOn w:val="Normal"/>
    <w:autoRedefine/>
    <w:rsid w:val="00D77160"/>
    <w:pPr>
      <w:tabs>
        <w:tab w:val="num" w:pos="1440"/>
      </w:tabs>
      <w:spacing w:before="0" w:after="0" w:line="240" w:lineRule="auto"/>
      <w:ind w:left="1440" w:hanging="360"/>
    </w:pPr>
    <w:rPr>
      <w:rFonts w:ascii="Arial" w:eastAsia="Times New Roman" w:hAnsi="Arial" w:cs="Times New Roman"/>
      <w:color w:val="auto"/>
      <w:sz w:val="22"/>
    </w:rPr>
  </w:style>
  <w:style w:type="character" w:styleId="FollowedHyperlink">
    <w:name w:val="FollowedHyperlink"/>
    <w:basedOn w:val="DefaultParagraphFont"/>
    <w:uiPriority w:val="99"/>
    <w:semiHidden/>
    <w:unhideWhenUsed/>
    <w:rsid w:val="0020731F"/>
    <w:rPr>
      <w:color w:val="800080" w:themeColor="followedHyperlink"/>
      <w:u w:val="single"/>
    </w:rPr>
  </w:style>
  <w:style w:type="paragraph" w:customStyle="1" w:styleId="TableBullet">
    <w:name w:val="Table Bullet"/>
    <w:basedOn w:val="ListParagraph"/>
    <w:link w:val="TableBulletChar"/>
    <w:qFormat/>
    <w:rsid w:val="006F51A4"/>
    <w:pPr>
      <w:numPr>
        <w:numId w:val="30"/>
      </w:numPr>
      <w:spacing w:before="0" w:after="120" w:line="240" w:lineRule="auto"/>
      <w:ind w:left="342" w:hanging="270"/>
    </w:pPr>
    <w:rPr>
      <w:rFonts w:ascii="Calibri" w:eastAsia="Calibri" w:hAnsi="Calibri" w:cs="Times New Roman"/>
      <w:color w:val="auto"/>
    </w:rPr>
  </w:style>
  <w:style w:type="character" w:customStyle="1" w:styleId="TableBulletChar">
    <w:name w:val="Table Bullet Char"/>
    <w:basedOn w:val="DefaultParagraphFont"/>
    <w:link w:val="TableBullet"/>
    <w:rsid w:val="006F51A4"/>
    <w:rPr>
      <w:rFonts w:ascii="Calibri" w:eastAsia="Calibri" w:hAnsi="Calibri"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8568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msdn.microsoft.com/en-us/library/ms189822.aspx" TargetMode="Externa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636F6F54BD34A8D84876A0217FDB494"/>
        <w:category>
          <w:name w:val="General"/>
          <w:gallery w:val="placeholder"/>
        </w:category>
        <w:types>
          <w:type w:val="bbPlcHdr"/>
        </w:types>
        <w:behaviors>
          <w:behavior w:val="content"/>
        </w:behaviors>
        <w:guid w:val="{4726DB30-35E1-446F-8842-CAFE71EEA5C3}"/>
      </w:docPartPr>
      <w:docPartBody>
        <w:p w:rsidR="00E73FC0" w:rsidRDefault="00DA2A1A" w:rsidP="00DA2A1A">
          <w:pPr>
            <w:pStyle w:val="F636F6F54BD34A8D84876A0217FDB494"/>
          </w:pPr>
          <w:r w:rsidRPr="00E31ECA">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notTrueType/>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TE2895370t00">
    <w:panose1 w:val="00000000000000000000"/>
    <w:charset w:val="00"/>
    <w:family w:val="auto"/>
    <w:notTrueType/>
    <w:pitch w:val="default"/>
    <w:sig w:usb0="00000003" w:usb1="00000000" w:usb2="00000000" w:usb3="00000000" w:csb0="00000001" w:csb1="00000000"/>
  </w:font>
  <w:font w:name="TTE2898618t00">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2A1A"/>
    <w:rsid w:val="003D548E"/>
    <w:rsid w:val="00450F46"/>
    <w:rsid w:val="004751CD"/>
    <w:rsid w:val="007970F5"/>
    <w:rsid w:val="007C27B4"/>
    <w:rsid w:val="008348E7"/>
    <w:rsid w:val="00952B44"/>
    <w:rsid w:val="009D3C99"/>
    <w:rsid w:val="00CA1E68"/>
    <w:rsid w:val="00CD0C79"/>
    <w:rsid w:val="00DA2A1A"/>
    <w:rsid w:val="00E45F97"/>
    <w:rsid w:val="00E73FC0"/>
    <w:rsid w:val="00F83F20"/>
    <w:rsid w:val="00F92F49"/>
    <w:rsid w:val="00FA3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73FC0"/>
    <w:rPr>
      <w:color w:val="808080"/>
    </w:rPr>
  </w:style>
  <w:style w:type="paragraph" w:customStyle="1" w:styleId="8A726DCC9EFB45AA9F945D39188E98B9">
    <w:name w:val="8A726DCC9EFB45AA9F945D39188E98B9"/>
    <w:rsid w:val="00DA2A1A"/>
  </w:style>
  <w:style w:type="paragraph" w:customStyle="1" w:styleId="F636F6F54BD34A8D84876A0217FDB494">
    <w:name w:val="F636F6F54BD34A8D84876A0217FDB494"/>
    <w:rsid w:val="00DA2A1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Plexus">
      <a:dk1>
        <a:srgbClr val="54575A"/>
      </a:dk1>
      <a:lt1>
        <a:sysClr val="window" lastClr="FFFFFF"/>
      </a:lt1>
      <a:dk2>
        <a:srgbClr val="54575A"/>
      </a:dk2>
      <a:lt2>
        <a:srgbClr val="FFFFFF"/>
      </a:lt2>
      <a:accent1>
        <a:srgbClr val="4D86A0"/>
      </a:accent1>
      <a:accent2>
        <a:srgbClr val="FFC72A"/>
      </a:accent2>
      <a:accent3>
        <a:srgbClr val="C20430"/>
      </a:accent3>
      <a:accent4>
        <a:srgbClr val="EE7624"/>
      </a:accent4>
      <a:accent5>
        <a:srgbClr val="BCBCBC"/>
      </a:accent5>
      <a:accent6>
        <a:srgbClr val="54575A"/>
      </a:accent6>
      <a:hlink>
        <a:srgbClr val="0000FF"/>
      </a:hlink>
      <a:folHlink>
        <a:srgbClr val="800080"/>
      </a:folHlink>
    </a:clrScheme>
    <a:fontScheme name="Plexus Fonts">
      <a:majorFont>
        <a:latin typeface="Trebuchet MS"/>
        <a:ea typeface=""/>
        <a:cs typeface=""/>
      </a:majorFont>
      <a:minorFont>
        <a:latin typeface="Trebuchet M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2BCA3B9E3BD948878378D0ECE4C390" ma:contentTypeVersion="0" ma:contentTypeDescription="Create a new document." ma:contentTypeScope="" ma:versionID="e6508eae0094a1bf00a3cb3a5ad760e9">
  <xsd:schema xmlns:xsd="http://www.w3.org/2001/XMLSchema" xmlns:xs="http://www.w3.org/2001/XMLSchema" xmlns:p="http://schemas.microsoft.com/office/2006/metadata/properties" targetNamespace="http://schemas.microsoft.com/office/2006/metadata/properties" ma:root="true" ma:fieldsID="067e30616eeadeb776f014c5fbcfd81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WrappedLabelHistory xmlns:xsi="http://www.w3.org/2001/XMLSchema-instance" xmlns:xsd="http://www.w3.org/2001/XMLSchema" xmlns="http://www.boldonjames.com/2016/02/Classifier/internal/wrappedLabelHistory">
  <Value>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JmYjU4OWNhNC0zNjYyLTQwYjQtYTI5ZC02NDM1MTZlYjY3YjQiIG9yaWdpbj0idXNlclNlbGVjdGVkIj48ZWxlbWVudCB1aWQ9ImlkX2NsYXNzaWZpY2F0aW9uX2dlbmVyYWxidXNpbmVzcyIgdmFsdWU9IiIgeG1sbnM9Imh0dHA6Ly93d3cuYm9sZG9uamFtZXMuY29tLzIwMDgvMDEvc2llL2ludGVybmFsL2xhYmVsIiAvPjwvc2lzbD48VXNlck5hbWU+TkFca3JhaWcuaHVnaGVzPC9Vc2VyTmFtZT48RGF0ZVRpbWU+My8xMS8yMDIxIDY6NDA6MDIgUE08L0RhdGVUaW1lPjxMYWJlbFN0cmluZz5DMiBQUk9QUklFVEFSWTwvTGFiZWxTdHJpbmc+PC9pdGVtPjwvbGFiZWxIaXN0b3J5Pg==</Value>
</WrappedLabelHistory>
</file>

<file path=customXml/item5.xml><?xml version="1.0" encoding="utf-8"?>
<sisl xmlns:xsi="http://www.w3.org/2001/XMLSchema-instance" xmlns:xsd="http://www.w3.org/2001/XMLSchema" xmlns="http://www.boldonjames.com/2008/01/sie/internal/label" sislVersion="0" policy="fb589ca4-3662-40b4-a29d-643516eb67b4" origin="userSelected">
  <element uid="id_classification_generalbusiness" value=""/>
</sisl>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75E311-F610-40B6-BDB2-F907F96556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1C790DF-13E0-42CE-850A-EC6FEFDAF0FA}">
  <ds:schemaRefs>
    <ds:schemaRef ds:uri="http://schemas.microsoft.com/sharepoint/v3/contenttype/forms"/>
  </ds:schemaRefs>
</ds:datastoreItem>
</file>

<file path=customXml/itemProps3.xml><?xml version="1.0" encoding="utf-8"?>
<ds:datastoreItem xmlns:ds="http://schemas.openxmlformats.org/officeDocument/2006/customXml" ds:itemID="{8D3A91F2-61DD-4F64-A6AC-F041CCE4E38D}">
  <ds:schemaRefs>
    <ds:schemaRef ds:uri="http://schemas.microsoft.com/office/2006/metadata/properties"/>
    <ds:schemaRef ds:uri="http://purl.org/dc/elements/1.1/"/>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www.w3.org/XML/1998/namespace"/>
    <ds:schemaRef ds:uri="http://purl.org/dc/dcmitype/"/>
  </ds:schemaRefs>
</ds:datastoreItem>
</file>

<file path=customXml/itemProps4.xml><?xml version="1.0" encoding="utf-8"?>
<ds:datastoreItem xmlns:ds="http://schemas.openxmlformats.org/officeDocument/2006/customXml" ds:itemID="{5D80B70B-8F65-4987-9B69-D6D3E4DA5EB7}">
  <ds:schemaRefs>
    <ds:schemaRef ds:uri="http://www.w3.org/2001/XMLSchema"/>
    <ds:schemaRef ds:uri="http://www.boldonjames.com/2016/02/Classifier/internal/wrappedLabelHistory"/>
  </ds:schemaRefs>
</ds:datastoreItem>
</file>

<file path=customXml/itemProps5.xml><?xml version="1.0" encoding="utf-8"?>
<ds:datastoreItem xmlns:ds="http://schemas.openxmlformats.org/officeDocument/2006/customXml" ds:itemID="{480330FA-C49A-45F9-8FE2-9D114A76DC62}">
  <ds:schemaRefs>
    <ds:schemaRef ds:uri="http://www.w3.org/2001/XMLSchema"/>
    <ds:schemaRef ds:uri="http://www.boldonjames.com/2008/01/sie/internal/label"/>
  </ds:schemaRefs>
</ds:datastoreItem>
</file>

<file path=customXml/itemProps6.xml><?xml version="1.0" encoding="utf-8"?>
<ds:datastoreItem xmlns:ds="http://schemas.openxmlformats.org/officeDocument/2006/customXml" ds:itemID="{C437E3BB-3EFE-444D-B275-1F76261CAD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1574</TotalTime>
  <Pages>49</Pages>
  <Words>11306</Words>
  <Characters>65801</Characters>
  <Application>Microsoft Office Word</Application>
  <DocSecurity>0</DocSecurity>
  <Lines>2193</Lines>
  <Paragraphs>1542</Paragraphs>
  <ScaleCrop>false</ScaleCrop>
  <HeadingPairs>
    <vt:vector size="2" baseType="variant">
      <vt:variant>
        <vt:lpstr>Title</vt:lpstr>
      </vt:variant>
      <vt:variant>
        <vt:i4>1</vt:i4>
      </vt:variant>
    </vt:vector>
  </HeadingPairs>
  <TitlesOfParts>
    <vt:vector size="1" baseType="lpstr">
      <vt:lpstr>Corporate Policy for Quality, Environmental, Health &amp; Safety and Social Responsibility Management</vt:lpstr>
    </vt:vector>
  </TitlesOfParts>
  <Company>Plexus Corp.</Company>
  <LinksUpToDate>false</LinksUpToDate>
  <CharactersWithSpaces>75565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Corporate Policy for Quality, Environmental, Health &amp; Safety and Social Responsibility Management</dc:title>
  <dc:creator>IT Work Instruction</dc:creator>
  <cp:keywords>[C2 PROPRIETARY]</cp:keywords>
  <cp:lastModifiedBy>Kraig Hughes</cp:lastModifiedBy>
  <cp:revision>5</cp:revision>
  <cp:lastPrinted>2019-02-25T14:53:00Z</cp:lastPrinted>
  <dcterms:created xsi:type="dcterms:W3CDTF">2021-03-11T18:40:00Z</dcterms:created>
  <dcterms:modified xsi:type="dcterms:W3CDTF">2021-03-12T21:34:00Z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0x010100B12BCA3B9E3BD948878378D0ECE4C390</vt:lpwstr>
  </property>
  <property fmtid="{D5CDD505-2E9C-101B-9397-08002B2CF9AE}" pid="3" name="docIndexRef">
    <vt:lpwstr>314d0160-795d-4998-9505-b9a03fdbde4b</vt:lpwstr>
  </property>
  <property fmtid="{D5CDD505-2E9C-101B-9397-08002B2CF9AE}" pid="4" name="bjSaver">
    <vt:lpwstr>dATdE2i2N+euvdx30HNdWyfl2TrxMjoV</vt:lpwstr>
  </property>
  <property fmtid="{D5CDD505-2E9C-101B-9397-08002B2CF9AE}" pid="5" name="bjDocumentLabelXML">
    <vt:lpwstr>&lt;?xml version="1.0" encoding="us-ascii"?&gt;&lt;sisl xmlns:xsi="http://www.w3.org/2001/XMLSchema-instance" xmlns:xsd="http://www.w3.org/2001/XMLSchema" sislVersion="0" policy="fb589ca4-3662-40b4-a29d-643516eb67b4" origin="userSelected" xmlns="http://www.boldonj</vt:lpwstr>
  </property>
  <property fmtid="{D5CDD505-2E9C-101B-9397-08002B2CF9AE}" pid="6" name="bjDocumentLabelXML-0">
    <vt:lpwstr>ames.com/2008/01/sie/internal/label"&gt;&lt;element uid="id_classification_generalbusiness" value="" /&gt;&lt;/sisl&gt;</vt:lpwstr>
  </property>
  <property fmtid="{D5CDD505-2E9C-101B-9397-08002B2CF9AE}" pid="7" name="bjDocumentSecurityLabel">
    <vt:lpwstr>C2 PROPRIETARY</vt:lpwstr>
  </property>
  <property fmtid="{D5CDD505-2E9C-101B-9397-08002B2CF9AE}" pid="8" name="bjLabelHistoryID">
    <vt:lpwstr>{5D80B70B-8F65-4987-9B69-D6D3E4DA5EB7}</vt:lpwstr>
  </property>
</Properties>
</file>